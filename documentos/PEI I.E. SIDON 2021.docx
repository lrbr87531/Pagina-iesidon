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68D8B4" w14:textId="4D152136" w:rsidR="00AA3857" w:rsidRDefault="0011030B">
      <w:r>
        <w:rPr>
          <w:noProof/>
          <w:lang w:val="es-CO" w:eastAsia="es-CO"/>
        </w:rPr>
        <mc:AlternateContent>
          <mc:Choice Requires="wps">
            <w:drawing>
              <wp:anchor distT="0" distB="0" distL="114300" distR="114300" simplePos="0" relativeHeight="251678720" behindDoc="0" locked="0" layoutInCell="1" allowOverlap="1" wp14:anchorId="22699DD0" wp14:editId="51ADDF2A">
                <wp:simplePos x="0" y="0"/>
                <wp:positionH relativeFrom="page">
                  <wp:posOffset>159026</wp:posOffset>
                </wp:positionH>
                <wp:positionV relativeFrom="page">
                  <wp:posOffset>222637</wp:posOffset>
                </wp:positionV>
                <wp:extent cx="5510254" cy="9653270"/>
                <wp:effectExtent l="0" t="0" r="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10254" cy="9653270"/>
                        </a:xfrm>
                        <a:prstGeom prst="rect">
                          <a:avLst/>
                        </a:prstGeom>
                        <a:solidFill>
                          <a:schemeClr val="accent6">
                            <a:lumMod val="60000"/>
                            <a:lumOff val="40000"/>
                          </a:schemeClr>
                        </a:solidFill>
                        <a:ln>
                          <a:noFill/>
                        </a:ln>
                        <a:extLst/>
                      </wps:spPr>
                      <wps:txbx>
                        <w:txbxContent>
                          <w:sdt>
                            <w:sdtPr>
                              <w:rPr>
                                <w:i/>
                                <w:outline/>
                                <w:color w:val="ED7D31" w:themeColor="accent2"/>
                                <w:sz w:val="80"/>
                                <w:szCs w:val="8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alias w:val="Título"/>
                              <w:id w:val="-1242331167"/>
                              <w:dataBinding w:prefixMappings="xmlns:ns0='http://schemas.openxmlformats.org/package/2006/metadata/core-properties' xmlns:ns1='http://purl.org/dc/elements/1.1/'" w:xpath="/ns0:coreProperties[1]/ns1:title[1]" w:storeItemID="{6C3C8BC8-F283-45AE-878A-BAB7291924A1}"/>
                              <w:text/>
                            </w:sdtPr>
                            <w:sdtEndPr>
                              <w:rPr>
                                <w:color w:val="000000"/>
                                <w:sz w:val="32"/>
                                <w:szCs w:val="24"/>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dtEndPr>
                            <w:sdtContent>
                              <w:p w14:paraId="40646C41" w14:textId="72CE7BD4" w:rsidR="0005013E" w:rsidRPr="00C16124" w:rsidRDefault="0005013E">
                                <w:pPr>
                                  <w:pStyle w:val="Ttulo"/>
                                  <w:jc w:val="right"/>
                                  <w:rPr>
                                    <w:i/>
                                    <w:outline/>
                                    <w:color w:val="ED7D31" w:themeColor="accent2"/>
                                    <w:sz w:val="80"/>
                                    <w:szCs w:val="8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030B">
                                  <w:rPr>
                                    <w:i/>
                                  </w:rPr>
                                  <w:t>PROYECTO EDUCATIVO INSTITUCIONAL IEM SIDON</w:t>
                                </w:r>
                              </w:p>
                            </w:sdtContent>
                          </w:sdt>
                          <w:p w14:paraId="6799C524" w14:textId="77777777" w:rsidR="0005013E" w:rsidRPr="00F966E2" w:rsidRDefault="0005013E">
                            <w:pPr>
                              <w:spacing w:before="240"/>
                              <w:ind w:left="720"/>
                              <w:jc w:val="right"/>
                              <w:rPr>
                                <w:color w:val="FFFFFF" w:themeColor="background1"/>
                                <w:sz w:val="32"/>
                              </w:rPr>
                            </w:pPr>
                          </w:p>
                          <w:sdt>
                            <w:sdtPr>
                              <w:rPr>
                                <w:i/>
                                <w:sz w:val="28"/>
                                <w:lang w:val="es-CO"/>
                              </w:rPr>
                              <w:alias w:val="Descripción breve"/>
                              <w:id w:val="477431289"/>
                              <w:dataBinding w:prefixMappings="xmlns:ns0='http://schemas.microsoft.com/office/2006/coverPageProps'" w:xpath="/ns0:CoverPageProperties[1]/ns0:Abstract[1]" w:storeItemID="{55AF091B-3C7A-41E3-B477-F2FDAA23CFDA}"/>
                              <w:text/>
                            </w:sdtPr>
                            <w:sdtContent>
                              <w:p w14:paraId="112CD384" w14:textId="03234C57" w:rsidR="0005013E" w:rsidRDefault="0005013E">
                                <w:pPr>
                                  <w:spacing w:before="240"/>
                                  <w:ind w:left="1008"/>
                                  <w:jc w:val="right"/>
                                  <w:rPr>
                                    <w:color w:val="FFFFFF" w:themeColor="background1"/>
                                  </w:rPr>
                                </w:pPr>
                                <w:r w:rsidRPr="00F966E2">
                                  <w:rPr>
                                    <w:i/>
                                    <w:sz w:val="28"/>
                                    <w:lang w:val="es-CO"/>
                                  </w:rPr>
                                  <w:t xml:space="preserve">Los integrantes de la Comunidad Educativa del IEM SIDON del Municipio de Cumbitara – Departamento de </w:t>
                                </w:r>
                                <w:proofErr w:type="spellStart"/>
                                <w:r w:rsidRPr="00F966E2">
                                  <w:rPr>
                                    <w:i/>
                                    <w:sz w:val="28"/>
                                    <w:lang w:val="es-CO"/>
                                  </w:rPr>
                                  <w:t>Narño</w:t>
                                </w:r>
                                <w:proofErr w:type="spellEnd"/>
                                <w:r w:rsidRPr="00F966E2">
                                  <w:rPr>
                                    <w:i/>
                                    <w:sz w:val="28"/>
                                    <w:lang w:val="es-CO"/>
                                  </w:rPr>
                                  <w:t xml:space="preserve">, expresamos en el presente documento nuestro compromiso e identificación con el desarrollo educativo de la región mediante la excelencia en la prestación de los servicios profesionales y pedagógicos. El actual contexto social regional, nacional y mundial nos compromete a </w:t>
                                </w:r>
                                <w:r>
                                  <w:rPr>
                                    <w:i/>
                                    <w:sz w:val="28"/>
                                    <w:lang w:val="es-CO"/>
                                  </w:rPr>
                                  <w:t xml:space="preserve">formar personas íntegras capaces de aportar valores de paz y progreso y a </w:t>
                                </w:r>
                                <w:r w:rsidRPr="00F966E2">
                                  <w:rPr>
                                    <w:i/>
                                    <w:sz w:val="28"/>
                                    <w:lang w:val="es-CO"/>
                                  </w:rPr>
                                  <w:t xml:space="preserve">elevar la calidad de los servicios educativos que presta nuestra institución.  </w:t>
                                </w:r>
                              </w:p>
                            </w:sdtContent>
                          </w:sdt>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rect w14:anchorId="22699DD0" id="Rectángulo 16" o:spid="_x0000_s1026" style="position:absolute;left:0;text-align:left;margin-left:12.5pt;margin-top:17.55pt;width:433.9pt;height:760.1pt;z-index:251678720;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" fillcolor="#a8d08d [1945]" stroked="f">
                <v:path arrowok="t"/>
                <v:textbox inset="21.6pt,1in,21.6pt">
                  <w:txbxContent>
                    <w:sdt>
                      <w:sdtPr>
                        <w:rPr>
                          <w:i/>
                          <w:outline/>
                          <w:color w:val="ED7D31" w:themeColor="accent2"/>
                          <w:sz w:val="80"/>
                          <w:szCs w:val="8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alias w:val="Título"/>
                        <w:id w:val="-1242331167"/>
                        <w:dataBinding w:prefixMappings="xmlns:ns0='http://schemas.openxmlformats.org/package/2006/metadata/core-properties' xmlns:ns1='http://purl.org/dc/elements/1.1/'" w:xpath="/ns0:coreProperties[1]/ns1:title[1]" w:storeItemID="{6C3C8BC8-F283-45AE-878A-BAB7291924A1}"/>
                        <w:text/>
                      </w:sdtPr>
                      <w:sdtEndPr>
                        <w:rPr>
                          <w:color w:val="000000"/>
                          <w:sz w:val="32"/>
                          <w:szCs w:val="24"/>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sdtEndPr>
                      <w:sdtContent>
                        <w:p w14:paraId="40646C41" w14:textId="72CE7BD4" w:rsidR="00E50720" w:rsidRPr="00C16124" w:rsidRDefault="00E50720">
                          <w:pPr>
                            <w:pStyle w:val="Ttulo"/>
                            <w:jc w:val="right"/>
                            <w:rPr>
                              <w:i/>
                              <w:outline/>
                              <w:color w:val="ED7D31" w:themeColor="accent2"/>
                              <w:sz w:val="80"/>
                              <w:szCs w:val="80"/>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pPr>
                          <w:r w:rsidRPr="0011030B">
                            <w:rPr>
                              <w:i/>
                            </w:rPr>
                            <w:t>PROYECTO EDUCATIVO INSTITUCIONAL IEM SIDON</w:t>
                          </w:r>
                        </w:p>
                      </w:sdtContent>
                    </w:sdt>
                    <w:p w14:paraId="6799C524" w14:textId="77777777" w:rsidR="00E50720" w:rsidRPr="00F966E2" w:rsidRDefault="00E50720">
                      <w:pPr>
                        <w:spacing w:before="240"/>
                        <w:ind w:left="720"/>
                        <w:jc w:val="right"/>
                        <w:rPr>
                          <w:color w:val="FFFFFF" w:themeColor="background1"/>
                          <w:sz w:val="32"/>
                        </w:rPr>
                      </w:pPr>
                    </w:p>
                    <w:sdt>
                      <w:sdtPr>
                        <w:rPr>
                          <w:i/>
                          <w:sz w:val="28"/>
                          <w:lang w:val="es-CO"/>
                        </w:rPr>
                        <w:alias w:val="Descripción breve"/>
                        <w:id w:val="477431289"/>
                        <w:dataBinding w:prefixMappings="xmlns:ns0='http://schemas.microsoft.com/office/2006/coverPageProps'" w:xpath="/ns0:CoverPageProperties[1]/ns0:Abstract[1]" w:storeItemID="{55AF091B-3C7A-41E3-B477-F2FDAA23CFDA}"/>
                        <w:text/>
                      </w:sdtPr>
                      <w:sdtContent>
                        <w:p w14:paraId="112CD384" w14:textId="03234C57" w:rsidR="00E50720" w:rsidRDefault="00E50720">
                          <w:pPr>
                            <w:spacing w:before="240"/>
                            <w:ind w:left="1008"/>
                            <w:jc w:val="right"/>
                            <w:rPr>
                              <w:color w:val="FFFFFF" w:themeColor="background1"/>
                            </w:rPr>
                          </w:pPr>
                          <w:r w:rsidRPr="00F966E2">
                            <w:rPr>
                              <w:i/>
                              <w:sz w:val="28"/>
                              <w:lang w:val="es-CO"/>
                            </w:rPr>
                            <w:t xml:space="preserve">Los integrantes de la Comunidad Educativa del IEM SIDON del Municipio de Cumbitara – Departamento de Narño, expresamos en el presente documento nuestro compromiso e identificación con el desarrollo educativo de la región mediante la excelencia en la prestación de los servicios profesionales y pedagógicos. El actual contexto social regional, nacional y mundial nos compromete a </w:t>
                          </w:r>
                          <w:r>
                            <w:rPr>
                              <w:i/>
                              <w:sz w:val="28"/>
                              <w:lang w:val="es-CO"/>
                            </w:rPr>
                            <w:t xml:space="preserve">formar personas íntegras capaces de aportar valores de paz y progreso y a </w:t>
                          </w:r>
                          <w:r w:rsidRPr="00F966E2">
                            <w:rPr>
                              <w:i/>
                              <w:sz w:val="28"/>
                              <w:lang w:val="es-CO"/>
                            </w:rPr>
                            <w:t xml:space="preserve">elevar la calidad de los servicios educativos que presta nuestra institución.  </w:t>
                          </w:r>
                        </w:p>
                      </w:sdtContent>
                    </w:sdt>
                  </w:txbxContent>
                </v:textbox>
                <w10:wrap anchorx="page" anchory="page"/>
              </v:rect>
            </w:pict>
          </mc:Fallback>
        </mc:AlternateContent>
      </w:r>
      <w:r w:rsidR="00AA3857">
        <w:rPr>
          <w:noProof/>
          <w:lang w:val="es-CO" w:eastAsia="es-CO"/>
        </w:rPr>
        <mc:AlternateContent>
          <mc:Choice Requires="wps">
            <w:drawing>
              <wp:anchor distT="0" distB="0" distL="114300" distR="114300" simplePos="0" relativeHeight="251679744" behindDoc="0" locked="0" layoutInCell="1" allowOverlap="1" wp14:anchorId="222C286C" wp14:editId="4A24518E">
                <wp:simplePos x="0" y="0"/>
                <wp:positionH relativeFrom="page">
                  <wp:posOffset>5676900</wp:posOffset>
                </wp:positionH>
                <wp:positionV relativeFrom="paragraph">
                  <wp:posOffset>-1032510</wp:posOffset>
                </wp:positionV>
                <wp:extent cx="1875790" cy="9653270"/>
                <wp:effectExtent l="0" t="0" r="5080" b="2540"/>
                <wp:wrapNone/>
                <wp:docPr id="472" name="Rectángulo 4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75790" cy="9653270"/>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Style w:val="Ttulo3Car"/>
                                <w:b w:val="0"/>
                                <w:bCs/>
                                <w:i/>
                                <w:color w:val="000000" w:themeColor="text1"/>
                                <w:spacing w:val="0"/>
                                <w:sz w:val="22"/>
                                <w:shd w:val="clear" w:color="auto" w:fill="FFFFFF"/>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586001641"/>
                              <w:dataBinding w:prefixMappings="xmlns:ns0='http://schemas.openxmlformats.org/package/2006/metadata/core-properties' xmlns:ns1='http://purl.org/dc/elements/1.1/'" w:xpath="/ns0:coreProperties[1]/ns1:subject[1]" w:storeItemID="{6C3C8BC8-F283-45AE-878A-BAB7291924A1}"/>
                              <w:text/>
                            </w:sdtPr>
                            <w:sdtContent>
                              <w:p w14:paraId="4C0D2623" w14:textId="3B1439A5" w:rsidR="0005013E" w:rsidRPr="004B186E" w:rsidRDefault="0005013E">
                                <w:pPr>
                                  <w:pStyle w:val="Subttulo"/>
                                  <w:rPr>
                                    <w:rFonts w:cstheme="minorBidi"/>
                                    <w:b/>
                                    <w:color w:val="F7CAAC" w:themeColor="accent2" w:themeTint="66"/>
                                    <w:spacing w:val="0"/>
                                    <w:lang w:val="es-CO"/>
                                    <w14:textOutline w14:w="11112" w14:cap="flat" w14:cmpd="sng" w14:algn="ctr">
                                      <w14:solidFill>
                                        <w14:schemeClr w14:val="accent2"/>
                                      </w14:solidFill>
                                      <w14:prstDash w14:val="solid"/>
                                      <w14:round/>
                                    </w14:textOutline>
                                  </w:rPr>
                                </w:pPr>
                                <w:r w:rsidRPr="00F966E2">
                                  <w:rPr>
                                    <w:rStyle w:val="Ttulo3Car"/>
                                    <w:b w:val="0"/>
                                    <w:bCs/>
                                    <w:i/>
                                    <w:color w:val="000000" w:themeColor="text1"/>
                                    <w:spacing w:val="0"/>
                                    <w:sz w:val="22"/>
                                    <w:shd w:val="clear" w:color="auto" w:fill="FFFFFF"/>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“Educación Paz y Progreso, un compromiso de todos”</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rect w14:anchorId="222C286C" id="Rectángulo 472" o:spid="_x0000_s1027" style="position:absolute;left:0;text-align:left;margin-left:447pt;margin-top:-81.3pt;width:147.7pt;height:760.1pt;z-index:251679744;visibility:visible;mso-wrap-style:square;mso-width-percent:242;mso-height-percent:960;mso-wrap-distance-left:9pt;mso-wrap-distance-top:0;mso-wrap-distance-right:9pt;mso-wrap-distance-bottom:0;mso-position-horizontal:absolute;mso-position-horizontal-relative:page;mso-position-vertical:absolute;mso-position-vertical-relative:text;mso-width-percent:242;mso-height-percent:96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" fillcolor="#e2efd9 [665]" stroked="f" strokeweight="1.25pt">
                <v:path arrowok="t"/>
                <v:textbox inset="14.4pt,,14.4pt">
                  <w:txbxContent>
                    <w:sdt>
                      <w:sdtPr>
                        <w:rPr>
                          <w:rStyle w:val="Ttulo3Car"/>
                          <w:b w:val="0"/>
                          <w:bCs/>
                          <w:i/>
                          <w:color w:val="000000" w:themeColor="text1"/>
                          <w:spacing w:val="0"/>
                          <w:sz w:val="22"/>
                          <w:shd w:val="clear" w:color="auto" w:fill="FFFFFF"/>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ítulo"/>
                        <w:id w:val="-586001641"/>
                        <w:dataBinding w:prefixMappings="xmlns:ns0='http://schemas.openxmlformats.org/package/2006/metadata/core-properties' xmlns:ns1='http://purl.org/dc/elements/1.1/'" w:xpath="/ns0:coreProperties[1]/ns1:subject[1]" w:storeItemID="{6C3C8BC8-F283-45AE-878A-BAB7291924A1}"/>
                        <w:text/>
                      </w:sdtPr>
                      <w:sdtContent>
                        <w:p w14:paraId="4C0D2623" w14:textId="3B1439A5" w:rsidR="00E50720" w:rsidRPr="004B186E" w:rsidRDefault="00E50720">
                          <w:pPr>
                            <w:pStyle w:val="Subttulo"/>
                            <w:rPr>
                              <w:rFonts w:cstheme="minorBidi"/>
                              <w:b/>
                              <w:color w:val="F7CAAC" w:themeColor="accent2" w:themeTint="66"/>
                              <w:spacing w:val="0"/>
                              <w:lang w:val="es-CO"/>
                              <w14:textOutline w14:w="11112" w14:cap="flat" w14:cmpd="sng" w14:algn="ctr">
                                <w14:solidFill>
                                  <w14:schemeClr w14:val="accent2"/>
                                </w14:solidFill>
                                <w14:prstDash w14:val="solid"/>
                                <w14:round/>
                              </w14:textOutline>
                            </w:rPr>
                          </w:pPr>
                          <w:r w:rsidRPr="00F966E2">
                            <w:rPr>
                              <w:rStyle w:val="Ttulo3Car"/>
                              <w:b w:val="0"/>
                              <w:bCs/>
                              <w:i/>
                              <w:color w:val="000000" w:themeColor="text1"/>
                              <w:spacing w:val="0"/>
                              <w:sz w:val="22"/>
                              <w:shd w:val="clear" w:color="auto" w:fill="FFFFFF"/>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“Educación Paz y Progreso, un compromiso de todos”</w:t>
                          </w:r>
                        </w:p>
                      </w:sdtContent>
                    </w:sdt>
                  </w:txbxContent>
                </v:textbox>
                <w10:wrap anchorx="page"/>
              </v:rect>
            </w:pict>
          </mc:Fallback>
        </mc:AlternateContent>
      </w:r>
    </w:p>
    <w:sdt>
      <w:sdtPr>
        <w:id w:val="-1230073745"/>
        <w:docPartObj>
          <w:docPartGallery w:val="Cover Pages"/>
          <w:docPartUnique/>
        </w:docPartObj>
      </w:sdtPr>
      <w:sdtEndPr>
        <w:rPr>
          <w:rFonts w:ascii="Times New Roman" w:hAnsi="Times New Roman" w:cs="Times New Roman"/>
          <w:i/>
        </w:rPr>
      </w:sdtEndPr>
      <w:sdtContent>
        <w:p w14:paraId="669CDC22" w14:textId="4FC17E3F" w:rsidR="00745365" w:rsidRDefault="00745365"/>
        <w:p w14:paraId="2AB5FAF7" w14:textId="77777777" w:rsidR="00745365" w:rsidRDefault="00745365"/>
        <w:p w14:paraId="32E0AA2E" w14:textId="691929A7" w:rsidR="00745365" w:rsidRDefault="00745365">
          <w:pPr>
            <w:spacing w:after="160" w:line="259" w:lineRule="auto"/>
            <w:ind w:left="0" w:firstLine="0"/>
            <w:rPr>
              <w:rFonts w:ascii="Times New Roman" w:hAnsi="Times New Roman" w:cs="Times New Roman"/>
              <w:i/>
            </w:rPr>
          </w:pPr>
          <w:r>
            <w:rPr>
              <w:rFonts w:ascii="Times New Roman" w:hAnsi="Times New Roman" w:cs="Times New Roman"/>
              <w:i/>
            </w:rPr>
            <w:br w:type="page"/>
          </w:r>
        </w:p>
      </w:sdtContent>
    </w:sdt>
    <w:tbl>
      <w:tblPr>
        <w:tblStyle w:val="Tablaconcuadrcula"/>
        <w:tblW w:w="5000" w:type="pct"/>
        <w:tblLook w:val="04A0" w:firstRow="1" w:lastRow="0" w:firstColumn="1" w:lastColumn="0" w:noHBand="0" w:noVBand="1"/>
      </w:tblPr>
      <w:tblGrid>
        <w:gridCol w:w="7741"/>
        <w:gridCol w:w="1313"/>
      </w:tblGrid>
      <w:tr w:rsidR="00FA03C1" w:rsidRPr="00FA03C1" w14:paraId="3B63A909" w14:textId="77777777" w:rsidTr="0011030B">
        <w:tc>
          <w:tcPr>
            <w:tcW w:w="5000" w:type="pct"/>
            <w:gridSpan w:val="2"/>
            <w:shd w:val="clear" w:color="auto" w:fill="C5E0B3" w:themeFill="accent6" w:themeFillTint="66"/>
          </w:tcPr>
          <w:p w14:paraId="36281969" w14:textId="452ECE88" w:rsidR="00FA03C1" w:rsidRPr="0011030B" w:rsidRDefault="00FA03C1" w:rsidP="00FA03C1">
            <w:pPr>
              <w:spacing w:after="0" w:line="259" w:lineRule="auto"/>
              <w:ind w:left="0" w:right="12" w:firstLine="0"/>
              <w:jc w:val="center"/>
              <w:rPr>
                <w:rFonts w:ascii="Times New Roman" w:hAnsi="Times New Roman" w:cs="Times New Roman"/>
                <w:b/>
                <w:i/>
                <w:sz w:val="28"/>
              </w:rPr>
            </w:pPr>
            <w:r w:rsidRPr="0011030B">
              <w:rPr>
                <w:rFonts w:ascii="Times New Roman" w:hAnsi="Times New Roman" w:cs="Times New Roman"/>
                <w:b/>
                <w:i/>
                <w:sz w:val="28"/>
              </w:rPr>
              <w:lastRenderedPageBreak/>
              <w:t xml:space="preserve">TABLA DE CONTENIDO </w:t>
            </w:r>
          </w:p>
        </w:tc>
      </w:tr>
      <w:tr w:rsidR="00FA03C1" w:rsidRPr="00FA03C1" w14:paraId="0E957AC7" w14:textId="77777777" w:rsidTr="00E50720">
        <w:tc>
          <w:tcPr>
            <w:tcW w:w="4275" w:type="pct"/>
          </w:tcPr>
          <w:p w14:paraId="19141650" w14:textId="77777777" w:rsidR="00FA03C1" w:rsidRPr="00FA03C1" w:rsidRDefault="00FA03C1" w:rsidP="007220FA">
            <w:pPr>
              <w:spacing w:after="0" w:line="259" w:lineRule="auto"/>
              <w:ind w:left="0" w:right="12" w:firstLine="0"/>
              <w:rPr>
                <w:rFonts w:ascii="Times New Roman" w:hAnsi="Times New Roman" w:cs="Times New Roman"/>
                <w:i/>
                <w:sz w:val="28"/>
              </w:rPr>
            </w:pPr>
          </w:p>
        </w:tc>
        <w:tc>
          <w:tcPr>
            <w:tcW w:w="725" w:type="pct"/>
          </w:tcPr>
          <w:p w14:paraId="32A8BE33" w14:textId="77777777" w:rsidR="00FA03C1" w:rsidRPr="00FA03C1" w:rsidRDefault="00FA03C1" w:rsidP="00E50720">
            <w:pPr>
              <w:spacing w:after="0" w:line="259" w:lineRule="auto"/>
              <w:ind w:left="0" w:right="12" w:firstLine="0"/>
              <w:jc w:val="center"/>
              <w:rPr>
                <w:rFonts w:ascii="Times New Roman" w:hAnsi="Times New Roman" w:cs="Times New Roman"/>
                <w:i/>
                <w:sz w:val="28"/>
              </w:rPr>
            </w:pPr>
          </w:p>
        </w:tc>
      </w:tr>
      <w:tr w:rsidR="00FA03C1" w:rsidRPr="00FA03C1" w14:paraId="3D3FB5B4" w14:textId="77777777" w:rsidTr="00E50720">
        <w:tc>
          <w:tcPr>
            <w:tcW w:w="4275" w:type="pct"/>
          </w:tcPr>
          <w:p w14:paraId="3A6E80DC" w14:textId="66D12D77" w:rsidR="00FA03C1" w:rsidRPr="00FA03C1" w:rsidRDefault="00FA03C1" w:rsidP="007220FA">
            <w:pPr>
              <w:spacing w:after="0" w:line="259" w:lineRule="auto"/>
              <w:ind w:left="0" w:right="12" w:firstLine="0"/>
              <w:rPr>
                <w:rFonts w:ascii="Times New Roman" w:hAnsi="Times New Roman" w:cs="Times New Roman"/>
                <w:i/>
                <w:sz w:val="28"/>
              </w:rPr>
            </w:pPr>
            <w:r w:rsidRPr="00FA03C1">
              <w:rPr>
                <w:rFonts w:ascii="Times New Roman" w:hAnsi="Times New Roman" w:cs="Times New Roman"/>
                <w:i/>
                <w:sz w:val="28"/>
              </w:rPr>
              <w:t>COMPONENTE</w:t>
            </w:r>
          </w:p>
        </w:tc>
        <w:tc>
          <w:tcPr>
            <w:tcW w:w="725" w:type="pct"/>
          </w:tcPr>
          <w:p w14:paraId="3C5252CF" w14:textId="504B2800" w:rsidR="00FA03C1" w:rsidRPr="00FA03C1" w:rsidRDefault="00FA03C1" w:rsidP="0011030B">
            <w:pPr>
              <w:spacing w:after="0" w:line="259" w:lineRule="auto"/>
              <w:ind w:left="0" w:right="12" w:firstLine="0"/>
              <w:jc w:val="center"/>
              <w:rPr>
                <w:rFonts w:ascii="Times New Roman" w:hAnsi="Times New Roman" w:cs="Times New Roman"/>
                <w:i/>
                <w:sz w:val="28"/>
              </w:rPr>
            </w:pPr>
            <w:r w:rsidRPr="00FA03C1">
              <w:rPr>
                <w:rFonts w:ascii="Times New Roman" w:hAnsi="Times New Roman" w:cs="Times New Roman"/>
                <w:i/>
                <w:sz w:val="28"/>
              </w:rPr>
              <w:t>Página</w:t>
            </w:r>
          </w:p>
        </w:tc>
      </w:tr>
      <w:tr w:rsidR="00FA03C1" w:rsidRPr="00FA03C1" w14:paraId="082EDA07" w14:textId="77777777" w:rsidTr="00E50720">
        <w:tc>
          <w:tcPr>
            <w:tcW w:w="4275" w:type="pct"/>
          </w:tcPr>
          <w:p w14:paraId="0CEF8F00" w14:textId="77777777" w:rsidR="00FA03C1" w:rsidRPr="00FA03C1" w:rsidRDefault="00FA03C1" w:rsidP="007220FA">
            <w:pPr>
              <w:spacing w:after="0" w:line="259" w:lineRule="auto"/>
              <w:ind w:left="0" w:right="12" w:firstLine="0"/>
              <w:rPr>
                <w:rFonts w:ascii="Times New Roman" w:hAnsi="Times New Roman" w:cs="Times New Roman"/>
                <w:i/>
                <w:sz w:val="28"/>
              </w:rPr>
            </w:pPr>
          </w:p>
        </w:tc>
        <w:tc>
          <w:tcPr>
            <w:tcW w:w="725" w:type="pct"/>
          </w:tcPr>
          <w:p w14:paraId="5D4DAE91" w14:textId="77777777" w:rsidR="00FA03C1" w:rsidRPr="00FA03C1" w:rsidRDefault="00FA03C1" w:rsidP="00E50720">
            <w:pPr>
              <w:spacing w:after="0" w:line="259" w:lineRule="auto"/>
              <w:ind w:left="0" w:right="12" w:firstLine="0"/>
              <w:jc w:val="center"/>
              <w:rPr>
                <w:rFonts w:ascii="Times New Roman" w:hAnsi="Times New Roman" w:cs="Times New Roman"/>
                <w:i/>
                <w:sz w:val="28"/>
              </w:rPr>
            </w:pPr>
          </w:p>
        </w:tc>
      </w:tr>
      <w:tr w:rsidR="00E50720" w:rsidRPr="00FA03C1" w14:paraId="564CFFBD" w14:textId="77777777" w:rsidTr="00E50720">
        <w:tc>
          <w:tcPr>
            <w:tcW w:w="4275" w:type="pct"/>
          </w:tcPr>
          <w:p w14:paraId="5735A0B4" w14:textId="3BF6C03B" w:rsidR="00E50720" w:rsidRPr="00FA03C1" w:rsidRDefault="00E50720" w:rsidP="007220FA">
            <w:pPr>
              <w:spacing w:after="0" w:line="259" w:lineRule="auto"/>
              <w:ind w:left="0" w:right="12" w:firstLine="0"/>
              <w:rPr>
                <w:rFonts w:ascii="Times New Roman" w:hAnsi="Times New Roman" w:cs="Times New Roman"/>
                <w:i/>
                <w:sz w:val="28"/>
              </w:rPr>
            </w:pPr>
            <w:r>
              <w:rPr>
                <w:rFonts w:ascii="Times New Roman" w:hAnsi="Times New Roman" w:cs="Times New Roman"/>
                <w:i/>
                <w:sz w:val="28"/>
              </w:rPr>
              <w:t xml:space="preserve">Presentación y caracterización del contexto </w:t>
            </w:r>
          </w:p>
        </w:tc>
        <w:tc>
          <w:tcPr>
            <w:tcW w:w="725" w:type="pct"/>
          </w:tcPr>
          <w:p w14:paraId="3F630F41" w14:textId="58EFCD14" w:rsidR="00E50720" w:rsidRPr="00FA03C1" w:rsidRDefault="00E50720"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4</w:t>
            </w:r>
          </w:p>
        </w:tc>
      </w:tr>
      <w:tr w:rsidR="00E50720" w:rsidRPr="00FA03C1" w14:paraId="1CD75FDA" w14:textId="77777777" w:rsidTr="00E50720">
        <w:tc>
          <w:tcPr>
            <w:tcW w:w="4275" w:type="pct"/>
          </w:tcPr>
          <w:p w14:paraId="25B7F293" w14:textId="77777777" w:rsidR="00E50720" w:rsidRPr="00FA03C1" w:rsidRDefault="00E50720" w:rsidP="007220FA">
            <w:pPr>
              <w:spacing w:after="0" w:line="259" w:lineRule="auto"/>
              <w:ind w:left="0" w:right="12" w:firstLine="0"/>
              <w:rPr>
                <w:rFonts w:ascii="Times New Roman" w:hAnsi="Times New Roman" w:cs="Times New Roman"/>
                <w:i/>
                <w:sz w:val="28"/>
              </w:rPr>
            </w:pPr>
          </w:p>
        </w:tc>
        <w:tc>
          <w:tcPr>
            <w:tcW w:w="725" w:type="pct"/>
          </w:tcPr>
          <w:p w14:paraId="1CE1C88C" w14:textId="77777777" w:rsidR="00E50720" w:rsidRPr="00FA03C1" w:rsidRDefault="00E50720" w:rsidP="00E50720">
            <w:pPr>
              <w:spacing w:after="0" w:line="259" w:lineRule="auto"/>
              <w:ind w:left="0" w:right="12" w:firstLine="0"/>
              <w:jc w:val="center"/>
              <w:rPr>
                <w:rFonts w:ascii="Times New Roman" w:hAnsi="Times New Roman" w:cs="Times New Roman"/>
                <w:i/>
                <w:sz w:val="28"/>
              </w:rPr>
            </w:pPr>
          </w:p>
        </w:tc>
      </w:tr>
      <w:tr w:rsidR="00985D0C" w:rsidRPr="00FA03C1" w14:paraId="7C8E95F3" w14:textId="77777777" w:rsidTr="00E50720">
        <w:tc>
          <w:tcPr>
            <w:tcW w:w="4275" w:type="pct"/>
          </w:tcPr>
          <w:p w14:paraId="0F7F62D7" w14:textId="27EB934D" w:rsidR="00985D0C" w:rsidRPr="00FA03C1" w:rsidRDefault="00985D0C" w:rsidP="00985D0C">
            <w:pPr>
              <w:spacing w:after="0" w:line="259" w:lineRule="auto"/>
              <w:ind w:left="0" w:right="12" w:firstLine="0"/>
              <w:jc w:val="both"/>
              <w:rPr>
                <w:rFonts w:ascii="Times New Roman" w:hAnsi="Times New Roman" w:cs="Times New Roman"/>
                <w:i/>
                <w:sz w:val="28"/>
              </w:rPr>
            </w:pPr>
            <w:r w:rsidRPr="00985D0C">
              <w:rPr>
                <w:rFonts w:ascii="Times New Roman" w:hAnsi="Times New Roman" w:cs="Times New Roman"/>
                <w:i/>
                <w:sz w:val="28"/>
              </w:rPr>
              <w:t>Resolución No. 003</w:t>
            </w:r>
            <w:r>
              <w:rPr>
                <w:rFonts w:ascii="Times New Roman" w:hAnsi="Times New Roman" w:cs="Times New Roman"/>
                <w:i/>
                <w:sz w:val="28"/>
              </w:rPr>
              <w:t xml:space="preserve"> </w:t>
            </w:r>
            <w:r w:rsidRPr="00985D0C">
              <w:rPr>
                <w:rFonts w:ascii="Times New Roman" w:hAnsi="Times New Roman" w:cs="Times New Roman"/>
                <w:i/>
                <w:sz w:val="28"/>
              </w:rPr>
              <w:t>09 de Octubre del 2019</w:t>
            </w:r>
            <w:r>
              <w:rPr>
                <w:rFonts w:ascii="Times New Roman" w:hAnsi="Times New Roman" w:cs="Times New Roman"/>
                <w:i/>
                <w:sz w:val="28"/>
              </w:rPr>
              <w:t xml:space="preserve"> </w:t>
            </w:r>
            <w:r w:rsidRPr="00985D0C">
              <w:rPr>
                <w:rFonts w:ascii="Times New Roman" w:hAnsi="Times New Roman" w:cs="Times New Roman"/>
                <w:i/>
                <w:sz w:val="28"/>
              </w:rPr>
              <w:t xml:space="preserve">Por la cual se </w:t>
            </w:r>
            <w:proofErr w:type="spellStart"/>
            <w:r w:rsidRPr="00985D0C">
              <w:rPr>
                <w:rFonts w:ascii="Times New Roman" w:hAnsi="Times New Roman" w:cs="Times New Roman"/>
                <w:i/>
                <w:sz w:val="28"/>
              </w:rPr>
              <w:t>resignifica</w:t>
            </w:r>
            <w:proofErr w:type="spellEnd"/>
            <w:r w:rsidRPr="00985D0C">
              <w:rPr>
                <w:rFonts w:ascii="Times New Roman" w:hAnsi="Times New Roman" w:cs="Times New Roman"/>
                <w:i/>
                <w:sz w:val="28"/>
              </w:rPr>
              <w:t xml:space="preserve"> el Proyecto Educativo Institucional de la Institución Educativa Sidón de Cumbitara, en todas sus dimensiones, Ajustes y Avances</w:t>
            </w:r>
          </w:p>
        </w:tc>
        <w:tc>
          <w:tcPr>
            <w:tcW w:w="725" w:type="pct"/>
          </w:tcPr>
          <w:p w14:paraId="24FF989D" w14:textId="6DCFEB0E" w:rsidR="00985D0C"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6</w:t>
            </w:r>
          </w:p>
        </w:tc>
      </w:tr>
      <w:tr w:rsidR="00985D0C" w:rsidRPr="00FA03C1" w14:paraId="7BF86C11" w14:textId="77777777" w:rsidTr="00E50720">
        <w:tc>
          <w:tcPr>
            <w:tcW w:w="4275" w:type="pct"/>
          </w:tcPr>
          <w:p w14:paraId="02D8FC63" w14:textId="77777777" w:rsidR="00985D0C" w:rsidRPr="00FA03C1" w:rsidRDefault="00985D0C" w:rsidP="007220FA">
            <w:pPr>
              <w:spacing w:after="0" w:line="259" w:lineRule="auto"/>
              <w:ind w:left="0" w:right="12" w:firstLine="0"/>
              <w:rPr>
                <w:rFonts w:ascii="Times New Roman" w:hAnsi="Times New Roman" w:cs="Times New Roman"/>
                <w:i/>
                <w:sz w:val="28"/>
              </w:rPr>
            </w:pPr>
          </w:p>
        </w:tc>
        <w:tc>
          <w:tcPr>
            <w:tcW w:w="725" w:type="pct"/>
          </w:tcPr>
          <w:p w14:paraId="59570F72" w14:textId="77777777" w:rsidR="00985D0C" w:rsidRPr="00FA03C1" w:rsidRDefault="00985D0C" w:rsidP="00E50720">
            <w:pPr>
              <w:spacing w:after="0" w:line="259" w:lineRule="auto"/>
              <w:ind w:left="0" w:right="12" w:firstLine="0"/>
              <w:jc w:val="center"/>
              <w:rPr>
                <w:rFonts w:ascii="Times New Roman" w:hAnsi="Times New Roman" w:cs="Times New Roman"/>
                <w:i/>
                <w:sz w:val="28"/>
              </w:rPr>
            </w:pPr>
          </w:p>
        </w:tc>
      </w:tr>
      <w:tr w:rsidR="00985D0C" w:rsidRPr="00FA03C1" w14:paraId="3F6EE735" w14:textId="77777777" w:rsidTr="00E50720">
        <w:tc>
          <w:tcPr>
            <w:tcW w:w="4275" w:type="pct"/>
          </w:tcPr>
          <w:p w14:paraId="4495C359" w14:textId="47D1BA33" w:rsidR="00985D0C" w:rsidRPr="00985D0C" w:rsidRDefault="00985D0C" w:rsidP="00985D0C">
            <w:pPr>
              <w:spacing w:after="0" w:line="259" w:lineRule="auto"/>
              <w:ind w:left="0" w:right="12" w:firstLine="0"/>
              <w:jc w:val="both"/>
              <w:rPr>
                <w:rFonts w:ascii="Times New Roman" w:hAnsi="Times New Roman" w:cs="Times New Roman"/>
                <w:i/>
                <w:sz w:val="28"/>
              </w:rPr>
            </w:pPr>
            <w:r w:rsidRPr="00985D0C">
              <w:rPr>
                <w:rFonts w:ascii="Times New Roman" w:hAnsi="Times New Roman" w:cs="Times New Roman"/>
                <w:i/>
                <w:sz w:val="28"/>
              </w:rPr>
              <w:t>I.</w:t>
            </w:r>
            <w:r w:rsidRPr="00985D0C">
              <w:rPr>
                <w:rFonts w:ascii="Times New Roman" w:hAnsi="Times New Roman" w:cs="Times New Roman"/>
                <w:i/>
                <w:sz w:val="28"/>
              </w:rPr>
              <w:tab/>
            </w:r>
            <w:r w:rsidRPr="00985D0C">
              <w:rPr>
                <w:rFonts w:ascii="Times New Roman" w:hAnsi="Times New Roman" w:cs="Times New Roman"/>
                <w:i/>
              </w:rPr>
              <w:t>DESCRIPCION DE LA INSTITUCION EDUCATIVA SIDON</w:t>
            </w:r>
          </w:p>
        </w:tc>
        <w:tc>
          <w:tcPr>
            <w:tcW w:w="725" w:type="pct"/>
          </w:tcPr>
          <w:p w14:paraId="40740EF7" w14:textId="469512BA" w:rsidR="00985D0C"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985D0C" w:rsidRPr="00FA03C1" w14:paraId="20261335" w14:textId="77777777" w:rsidTr="00E50720">
        <w:tc>
          <w:tcPr>
            <w:tcW w:w="4275" w:type="pct"/>
          </w:tcPr>
          <w:p w14:paraId="561D0170" w14:textId="77777777" w:rsidR="00985D0C" w:rsidRPr="00FA03C1" w:rsidRDefault="00985D0C" w:rsidP="007220FA">
            <w:pPr>
              <w:spacing w:after="0" w:line="259" w:lineRule="auto"/>
              <w:ind w:left="0" w:right="12" w:firstLine="0"/>
              <w:rPr>
                <w:rFonts w:ascii="Times New Roman" w:hAnsi="Times New Roman" w:cs="Times New Roman"/>
                <w:i/>
                <w:sz w:val="28"/>
              </w:rPr>
            </w:pPr>
          </w:p>
        </w:tc>
        <w:tc>
          <w:tcPr>
            <w:tcW w:w="725" w:type="pct"/>
          </w:tcPr>
          <w:p w14:paraId="31CCFD81" w14:textId="77777777" w:rsidR="00985D0C" w:rsidRPr="00FA03C1" w:rsidRDefault="00985D0C" w:rsidP="00E50720">
            <w:pPr>
              <w:spacing w:after="0" w:line="259" w:lineRule="auto"/>
              <w:ind w:left="0" w:right="12" w:firstLine="0"/>
              <w:jc w:val="center"/>
              <w:rPr>
                <w:rFonts w:ascii="Times New Roman" w:hAnsi="Times New Roman" w:cs="Times New Roman"/>
                <w:i/>
                <w:sz w:val="28"/>
              </w:rPr>
            </w:pPr>
          </w:p>
        </w:tc>
      </w:tr>
      <w:tr w:rsidR="00FA03C1" w:rsidRPr="00FA03C1" w14:paraId="5951CCA1" w14:textId="77777777" w:rsidTr="00E50720">
        <w:tc>
          <w:tcPr>
            <w:tcW w:w="4275" w:type="pct"/>
          </w:tcPr>
          <w:p w14:paraId="5E75234E" w14:textId="77777777" w:rsidR="00FA03C1" w:rsidRPr="00FA03C1" w:rsidRDefault="00FA03C1" w:rsidP="007220FA">
            <w:pPr>
              <w:spacing w:after="0" w:line="259" w:lineRule="auto"/>
              <w:ind w:left="0" w:right="12" w:firstLine="0"/>
              <w:rPr>
                <w:rFonts w:ascii="Times New Roman" w:hAnsi="Times New Roman" w:cs="Times New Roman"/>
                <w:i/>
                <w:sz w:val="28"/>
              </w:rPr>
            </w:pPr>
            <w:r w:rsidRPr="00FA03C1">
              <w:rPr>
                <w:rFonts w:ascii="Times New Roman" w:hAnsi="Times New Roman" w:cs="Times New Roman"/>
                <w:i/>
                <w:sz w:val="28"/>
              </w:rPr>
              <w:t xml:space="preserve">Nombre </w:t>
            </w:r>
          </w:p>
        </w:tc>
        <w:tc>
          <w:tcPr>
            <w:tcW w:w="725" w:type="pct"/>
          </w:tcPr>
          <w:p w14:paraId="4ED84166" w14:textId="15D5769B"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3E362062" w14:textId="77777777" w:rsidTr="00E50720">
        <w:tc>
          <w:tcPr>
            <w:tcW w:w="4275" w:type="pct"/>
          </w:tcPr>
          <w:p w14:paraId="314D9A17" w14:textId="77777777" w:rsidR="00FA03C1" w:rsidRPr="00FA03C1" w:rsidRDefault="00FA03C1" w:rsidP="007220FA">
            <w:pPr>
              <w:spacing w:after="0" w:line="259" w:lineRule="auto"/>
              <w:ind w:left="0" w:right="12" w:firstLine="0"/>
              <w:rPr>
                <w:rFonts w:ascii="Times New Roman" w:hAnsi="Times New Roman" w:cs="Times New Roman"/>
                <w:i/>
                <w:sz w:val="28"/>
              </w:rPr>
            </w:pPr>
            <w:proofErr w:type="spellStart"/>
            <w:r w:rsidRPr="00FA03C1">
              <w:rPr>
                <w:rFonts w:ascii="Times New Roman" w:hAnsi="Times New Roman" w:cs="Times New Roman"/>
                <w:i/>
                <w:sz w:val="28"/>
              </w:rPr>
              <w:t>Codigo</w:t>
            </w:r>
            <w:proofErr w:type="spellEnd"/>
            <w:r w:rsidRPr="00FA03C1">
              <w:rPr>
                <w:rFonts w:ascii="Times New Roman" w:hAnsi="Times New Roman" w:cs="Times New Roman"/>
                <w:i/>
                <w:sz w:val="28"/>
              </w:rPr>
              <w:t xml:space="preserve"> DANE</w:t>
            </w:r>
          </w:p>
        </w:tc>
        <w:tc>
          <w:tcPr>
            <w:tcW w:w="725" w:type="pct"/>
          </w:tcPr>
          <w:p w14:paraId="091D258C" w14:textId="06F502E7"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33AB4513" w14:textId="77777777" w:rsidTr="00E50720">
        <w:tc>
          <w:tcPr>
            <w:tcW w:w="4275" w:type="pct"/>
          </w:tcPr>
          <w:p w14:paraId="3A796FDE" w14:textId="77777777" w:rsidR="00FA03C1" w:rsidRPr="00FA03C1" w:rsidRDefault="00FA03C1" w:rsidP="007220FA">
            <w:pPr>
              <w:spacing w:after="0" w:line="259" w:lineRule="auto"/>
              <w:ind w:left="0" w:right="12" w:firstLine="0"/>
              <w:rPr>
                <w:rFonts w:ascii="Times New Roman" w:hAnsi="Times New Roman" w:cs="Times New Roman"/>
                <w:i/>
                <w:sz w:val="28"/>
              </w:rPr>
            </w:pPr>
            <w:r w:rsidRPr="00FA03C1">
              <w:rPr>
                <w:rFonts w:ascii="Times New Roman" w:hAnsi="Times New Roman" w:cs="Times New Roman"/>
                <w:i/>
                <w:sz w:val="28"/>
              </w:rPr>
              <w:t>NIT</w:t>
            </w:r>
          </w:p>
        </w:tc>
        <w:tc>
          <w:tcPr>
            <w:tcW w:w="725" w:type="pct"/>
          </w:tcPr>
          <w:p w14:paraId="5FC56B1E" w14:textId="0A6F6A07"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5C7F9AAE" w14:textId="77777777" w:rsidTr="00E50720">
        <w:tc>
          <w:tcPr>
            <w:tcW w:w="4275" w:type="pct"/>
          </w:tcPr>
          <w:p w14:paraId="436279CE" w14:textId="77777777" w:rsidR="00FA03C1" w:rsidRPr="00FA03C1" w:rsidRDefault="00FA03C1" w:rsidP="007220FA">
            <w:pPr>
              <w:spacing w:after="0" w:line="259" w:lineRule="auto"/>
              <w:ind w:left="0" w:right="12" w:firstLine="0"/>
              <w:rPr>
                <w:rFonts w:ascii="Times New Roman" w:hAnsi="Times New Roman" w:cs="Times New Roman"/>
                <w:i/>
                <w:sz w:val="28"/>
              </w:rPr>
            </w:pPr>
            <w:r w:rsidRPr="00FA03C1">
              <w:rPr>
                <w:rFonts w:ascii="Times New Roman" w:hAnsi="Times New Roman" w:cs="Times New Roman"/>
                <w:i/>
                <w:sz w:val="28"/>
              </w:rPr>
              <w:t xml:space="preserve">Actos administrativos de </w:t>
            </w:r>
            <w:proofErr w:type="spellStart"/>
            <w:r w:rsidRPr="00FA03C1">
              <w:rPr>
                <w:rFonts w:ascii="Times New Roman" w:hAnsi="Times New Roman" w:cs="Times New Roman"/>
                <w:i/>
                <w:sz w:val="28"/>
              </w:rPr>
              <w:t>legalizacion</w:t>
            </w:r>
            <w:proofErr w:type="spellEnd"/>
            <w:r w:rsidRPr="00FA03C1">
              <w:rPr>
                <w:rFonts w:ascii="Times New Roman" w:hAnsi="Times New Roman" w:cs="Times New Roman"/>
                <w:i/>
                <w:sz w:val="28"/>
              </w:rPr>
              <w:t xml:space="preserve"> </w:t>
            </w:r>
          </w:p>
        </w:tc>
        <w:tc>
          <w:tcPr>
            <w:tcW w:w="725" w:type="pct"/>
          </w:tcPr>
          <w:p w14:paraId="33E7BE63" w14:textId="595DAF1E"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180D1274" w14:textId="77777777" w:rsidTr="00E50720">
        <w:tc>
          <w:tcPr>
            <w:tcW w:w="4275" w:type="pct"/>
          </w:tcPr>
          <w:p w14:paraId="7A73A531" w14:textId="77777777" w:rsidR="00FA03C1" w:rsidRPr="00FA03C1" w:rsidRDefault="00FA03C1" w:rsidP="007220FA">
            <w:pPr>
              <w:spacing w:after="0" w:line="259" w:lineRule="auto"/>
              <w:ind w:left="0" w:right="12" w:firstLine="0"/>
              <w:rPr>
                <w:rFonts w:ascii="Times New Roman" w:hAnsi="Times New Roman" w:cs="Times New Roman"/>
                <w:i/>
                <w:sz w:val="28"/>
              </w:rPr>
            </w:pPr>
            <w:proofErr w:type="spellStart"/>
            <w:r w:rsidRPr="00FA03C1">
              <w:rPr>
                <w:rFonts w:ascii="Times New Roman" w:hAnsi="Times New Roman" w:cs="Times New Roman"/>
                <w:i/>
                <w:sz w:val="28"/>
              </w:rPr>
              <w:t>Direccion</w:t>
            </w:r>
            <w:proofErr w:type="spellEnd"/>
            <w:r w:rsidRPr="00FA03C1">
              <w:rPr>
                <w:rFonts w:ascii="Times New Roman" w:hAnsi="Times New Roman" w:cs="Times New Roman"/>
                <w:i/>
                <w:sz w:val="28"/>
              </w:rPr>
              <w:t xml:space="preserve"> y municipio</w:t>
            </w:r>
          </w:p>
        </w:tc>
        <w:tc>
          <w:tcPr>
            <w:tcW w:w="725" w:type="pct"/>
          </w:tcPr>
          <w:p w14:paraId="41954F39" w14:textId="4054A47D"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1C44A6E8" w14:textId="77777777" w:rsidTr="00E50720">
        <w:tc>
          <w:tcPr>
            <w:tcW w:w="4275" w:type="pct"/>
          </w:tcPr>
          <w:p w14:paraId="653E453B" w14:textId="77777777" w:rsidR="00FA03C1" w:rsidRPr="00FA03C1" w:rsidRDefault="00FA03C1" w:rsidP="007220FA">
            <w:pPr>
              <w:spacing w:after="0" w:line="259" w:lineRule="auto"/>
              <w:ind w:left="0" w:right="12" w:firstLine="0"/>
              <w:rPr>
                <w:rFonts w:ascii="Times New Roman" w:hAnsi="Times New Roman" w:cs="Times New Roman"/>
                <w:i/>
                <w:sz w:val="28"/>
              </w:rPr>
            </w:pPr>
            <w:r w:rsidRPr="00FA03C1">
              <w:rPr>
                <w:rFonts w:ascii="Times New Roman" w:hAnsi="Times New Roman" w:cs="Times New Roman"/>
                <w:i/>
                <w:sz w:val="28"/>
              </w:rPr>
              <w:t xml:space="preserve">Representante legal </w:t>
            </w:r>
          </w:p>
        </w:tc>
        <w:tc>
          <w:tcPr>
            <w:tcW w:w="725" w:type="pct"/>
          </w:tcPr>
          <w:p w14:paraId="20F2C38C" w14:textId="118842EB" w:rsidR="00FA03C1" w:rsidRPr="00FA03C1" w:rsidRDefault="00985D0C" w:rsidP="00E50720">
            <w:pPr>
              <w:spacing w:after="0" w:line="259" w:lineRule="auto"/>
              <w:ind w:left="0" w:right="12" w:firstLine="0"/>
              <w:jc w:val="center"/>
              <w:rPr>
                <w:rFonts w:ascii="Times New Roman" w:hAnsi="Times New Roman" w:cs="Times New Roman"/>
                <w:i/>
                <w:sz w:val="28"/>
              </w:rPr>
            </w:pPr>
            <w:r>
              <w:rPr>
                <w:rFonts w:ascii="Times New Roman" w:hAnsi="Times New Roman" w:cs="Times New Roman"/>
                <w:i/>
                <w:sz w:val="28"/>
              </w:rPr>
              <w:t>8</w:t>
            </w:r>
          </w:p>
        </w:tc>
      </w:tr>
      <w:tr w:rsidR="00FA03C1" w:rsidRPr="00FA03C1" w14:paraId="4523A938" w14:textId="77777777" w:rsidTr="00E50720">
        <w:tc>
          <w:tcPr>
            <w:tcW w:w="4275" w:type="pct"/>
          </w:tcPr>
          <w:p w14:paraId="42750A6A"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Numero de contacto y correo electrónico </w:t>
            </w:r>
          </w:p>
        </w:tc>
        <w:tc>
          <w:tcPr>
            <w:tcW w:w="725" w:type="pct"/>
          </w:tcPr>
          <w:p w14:paraId="1F1D611F" w14:textId="17962B38"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6D1B54EF" w14:textId="77777777" w:rsidTr="00E50720">
        <w:tc>
          <w:tcPr>
            <w:tcW w:w="4275" w:type="pct"/>
          </w:tcPr>
          <w:p w14:paraId="4CD832D7"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Niveles y grados </w:t>
            </w:r>
          </w:p>
        </w:tc>
        <w:tc>
          <w:tcPr>
            <w:tcW w:w="725" w:type="pct"/>
          </w:tcPr>
          <w:p w14:paraId="1D234503" w14:textId="2B69640F"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7C5E9F80" w14:textId="77777777" w:rsidTr="00E50720">
        <w:tc>
          <w:tcPr>
            <w:tcW w:w="4275" w:type="pct"/>
          </w:tcPr>
          <w:p w14:paraId="3E3A6003"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Modalidad – especialidad </w:t>
            </w:r>
          </w:p>
        </w:tc>
        <w:tc>
          <w:tcPr>
            <w:tcW w:w="725" w:type="pct"/>
          </w:tcPr>
          <w:p w14:paraId="608228A8" w14:textId="12ED2713"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27DD6FAD" w14:textId="77777777" w:rsidTr="00E50720">
        <w:tc>
          <w:tcPr>
            <w:tcW w:w="4275" w:type="pct"/>
          </w:tcPr>
          <w:p w14:paraId="5FFE30B0"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Modelo pedagógico </w:t>
            </w:r>
          </w:p>
        </w:tc>
        <w:tc>
          <w:tcPr>
            <w:tcW w:w="725" w:type="pct"/>
          </w:tcPr>
          <w:p w14:paraId="359ECAF9" w14:textId="31E19C2D"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3B27EDA9" w14:textId="77777777" w:rsidTr="00E50720">
        <w:tc>
          <w:tcPr>
            <w:tcW w:w="4275" w:type="pct"/>
          </w:tcPr>
          <w:p w14:paraId="4EFDCE50"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Jornada </w:t>
            </w:r>
          </w:p>
        </w:tc>
        <w:tc>
          <w:tcPr>
            <w:tcW w:w="725" w:type="pct"/>
          </w:tcPr>
          <w:p w14:paraId="79E0ABB3" w14:textId="2A9B233E"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5D8C1CC3" w14:textId="77777777" w:rsidTr="00E50720">
        <w:tc>
          <w:tcPr>
            <w:tcW w:w="4275" w:type="pct"/>
          </w:tcPr>
          <w:p w14:paraId="604AD09B"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Caracterización de las sedes y centros educativos asociados </w:t>
            </w:r>
          </w:p>
        </w:tc>
        <w:tc>
          <w:tcPr>
            <w:tcW w:w="725" w:type="pct"/>
          </w:tcPr>
          <w:p w14:paraId="3131C62B" w14:textId="4D051AD2"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7A0B7BB5" w14:textId="77777777" w:rsidTr="00E50720">
        <w:tc>
          <w:tcPr>
            <w:tcW w:w="4275" w:type="pct"/>
          </w:tcPr>
          <w:p w14:paraId="010B5C67"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Estudio de la población objeto a que va dirigido el servicio </w:t>
            </w:r>
          </w:p>
        </w:tc>
        <w:tc>
          <w:tcPr>
            <w:tcW w:w="725" w:type="pct"/>
          </w:tcPr>
          <w:p w14:paraId="2BE48D3F" w14:textId="0500AF50"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8</w:t>
            </w:r>
          </w:p>
        </w:tc>
      </w:tr>
      <w:tr w:rsidR="00FA03C1" w:rsidRPr="00FA03C1" w14:paraId="446C612D" w14:textId="77777777" w:rsidTr="00E50720">
        <w:tc>
          <w:tcPr>
            <w:tcW w:w="4275" w:type="pct"/>
          </w:tcPr>
          <w:p w14:paraId="7D3045DF"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p>
        </w:tc>
        <w:tc>
          <w:tcPr>
            <w:tcW w:w="725" w:type="pct"/>
          </w:tcPr>
          <w:p w14:paraId="3FF5668F"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985D0C" w:rsidRPr="00FA03C1" w14:paraId="1DA65ABE" w14:textId="77777777" w:rsidTr="00E50720">
        <w:tc>
          <w:tcPr>
            <w:tcW w:w="4275" w:type="pct"/>
          </w:tcPr>
          <w:p w14:paraId="061BD5F7" w14:textId="546668BD" w:rsidR="00985D0C" w:rsidRPr="00FA03C1" w:rsidRDefault="00985D0C" w:rsidP="007220FA">
            <w:pPr>
              <w:spacing w:after="0" w:line="259" w:lineRule="auto"/>
              <w:ind w:left="0" w:right="12" w:firstLine="0"/>
              <w:rPr>
                <w:rFonts w:ascii="Times New Roman" w:hAnsi="Times New Roman" w:cs="Times New Roman"/>
                <w:i/>
                <w:sz w:val="28"/>
                <w:lang w:val="es-CO"/>
              </w:rPr>
            </w:pPr>
            <w:r w:rsidRPr="00985D0C">
              <w:rPr>
                <w:rFonts w:ascii="Times New Roman" w:hAnsi="Times New Roman" w:cs="Times New Roman"/>
                <w:i/>
                <w:sz w:val="28"/>
                <w:lang w:val="es-CO"/>
              </w:rPr>
              <w:t>II.</w:t>
            </w:r>
            <w:r w:rsidRPr="00985D0C">
              <w:rPr>
                <w:rFonts w:ascii="Times New Roman" w:hAnsi="Times New Roman" w:cs="Times New Roman"/>
                <w:i/>
                <w:sz w:val="28"/>
                <w:lang w:val="es-CO"/>
              </w:rPr>
              <w:tab/>
              <w:t>COMPONENTE CONCEPTUAL</w:t>
            </w:r>
          </w:p>
        </w:tc>
        <w:tc>
          <w:tcPr>
            <w:tcW w:w="725" w:type="pct"/>
          </w:tcPr>
          <w:p w14:paraId="74EC05C5" w14:textId="6C4D4F3C" w:rsidR="00985D0C"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9</w:t>
            </w:r>
          </w:p>
        </w:tc>
      </w:tr>
      <w:tr w:rsidR="00985D0C" w:rsidRPr="00FA03C1" w14:paraId="733B8A33" w14:textId="77777777" w:rsidTr="00E50720">
        <w:tc>
          <w:tcPr>
            <w:tcW w:w="4275" w:type="pct"/>
          </w:tcPr>
          <w:p w14:paraId="4705AA3B" w14:textId="77777777" w:rsidR="00985D0C" w:rsidRPr="00FA03C1" w:rsidRDefault="00985D0C" w:rsidP="007220FA">
            <w:pPr>
              <w:spacing w:after="0" w:line="259" w:lineRule="auto"/>
              <w:ind w:left="0" w:right="12" w:firstLine="0"/>
              <w:rPr>
                <w:rFonts w:ascii="Times New Roman" w:hAnsi="Times New Roman" w:cs="Times New Roman"/>
                <w:i/>
                <w:sz w:val="28"/>
                <w:lang w:val="es-CO"/>
              </w:rPr>
            </w:pPr>
          </w:p>
        </w:tc>
        <w:tc>
          <w:tcPr>
            <w:tcW w:w="725" w:type="pct"/>
          </w:tcPr>
          <w:p w14:paraId="3F607A2B" w14:textId="3DA2DB72" w:rsidR="00985D0C"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9</w:t>
            </w:r>
          </w:p>
        </w:tc>
      </w:tr>
      <w:tr w:rsidR="00FA03C1" w:rsidRPr="00FA03C1" w14:paraId="110A7EB4" w14:textId="77777777" w:rsidTr="00E50720">
        <w:tc>
          <w:tcPr>
            <w:tcW w:w="4275" w:type="pct"/>
          </w:tcPr>
          <w:p w14:paraId="77BEE9DA"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Misión </w:t>
            </w:r>
          </w:p>
        </w:tc>
        <w:tc>
          <w:tcPr>
            <w:tcW w:w="725" w:type="pct"/>
          </w:tcPr>
          <w:p w14:paraId="721E575D" w14:textId="62F7CB75"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9</w:t>
            </w:r>
          </w:p>
        </w:tc>
      </w:tr>
      <w:tr w:rsidR="00FA03C1" w:rsidRPr="00FA03C1" w14:paraId="223DEA03" w14:textId="77777777" w:rsidTr="00E50720">
        <w:tc>
          <w:tcPr>
            <w:tcW w:w="4275" w:type="pct"/>
          </w:tcPr>
          <w:p w14:paraId="7E628051"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Visión </w:t>
            </w:r>
          </w:p>
        </w:tc>
        <w:tc>
          <w:tcPr>
            <w:tcW w:w="725" w:type="pct"/>
          </w:tcPr>
          <w:p w14:paraId="23E1A32E" w14:textId="0B0949A2"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9</w:t>
            </w:r>
          </w:p>
        </w:tc>
      </w:tr>
      <w:tr w:rsidR="00FA03C1" w:rsidRPr="00FA03C1" w14:paraId="3613F2FD" w14:textId="77777777" w:rsidTr="00E50720">
        <w:tc>
          <w:tcPr>
            <w:tcW w:w="4275" w:type="pct"/>
          </w:tcPr>
          <w:p w14:paraId="159ABE6C"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Filosofía institucional </w:t>
            </w:r>
          </w:p>
        </w:tc>
        <w:tc>
          <w:tcPr>
            <w:tcW w:w="725" w:type="pct"/>
          </w:tcPr>
          <w:p w14:paraId="6C87F020" w14:textId="36056686"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9</w:t>
            </w:r>
          </w:p>
        </w:tc>
      </w:tr>
      <w:tr w:rsidR="00FA03C1" w:rsidRPr="00FA03C1" w14:paraId="0AA03D71" w14:textId="77777777" w:rsidTr="00E50720">
        <w:tc>
          <w:tcPr>
            <w:tcW w:w="4275" w:type="pct"/>
          </w:tcPr>
          <w:p w14:paraId="3F2ADB1A"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Objetivos: general y específicos </w:t>
            </w:r>
          </w:p>
        </w:tc>
        <w:tc>
          <w:tcPr>
            <w:tcW w:w="725" w:type="pct"/>
          </w:tcPr>
          <w:p w14:paraId="6A2438B4" w14:textId="2020570F"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13</w:t>
            </w:r>
          </w:p>
        </w:tc>
      </w:tr>
      <w:tr w:rsidR="00FA03C1" w:rsidRPr="00FA03C1" w14:paraId="1608C589" w14:textId="77777777" w:rsidTr="00E50720">
        <w:tc>
          <w:tcPr>
            <w:tcW w:w="4275" w:type="pct"/>
          </w:tcPr>
          <w:p w14:paraId="025C90A2"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Fines institucionales </w:t>
            </w:r>
          </w:p>
        </w:tc>
        <w:tc>
          <w:tcPr>
            <w:tcW w:w="725" w:type="pct"/>
          </w:tcPr>
          <w:p w14:paraId="34254D07" w14:textId="432D987C" w:rsidR="00FA03C1"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15</w:t>
            </w:r>
          </w:p>
        </w:tc>
      </w:tr>
      <w:tr w:rsidR="00985D0C" w:rsidRPr="00FA03C1" w14:paraId="5E262785" w14:textId="77777777" w:rsidTr="00E50720">
        <w:tc>
          <w:tcPr>
            <w:tcW w:w="4275" w:type="pct"/>
          </w:tcPr>
          <w:p w14:paraId="243849F9" w14:textId="6742756B" w:rsidR="00985D0C" w:rsidRPr="00FA03C1" w:rsidRDefault="00985D0C" w:rsidP="007220FA">
            <w:pPr>
              <w:spacing w:after="0" w:line="259" w:lineRule="auto"/>
              <w:ind w:left="0" w:right="12" w:firstLine="0"/>
              <w:rPr>
                <w:rFonts w:ascii="Times New Roman" w:hAnsi="Times New Roman" w:cs="Times New Roman"/>
                <w:i/>
                <w:sz w:val="28"/>
                <w:lang w:val="es-CO"/>
              </w:rPr>
            </w:pPr>
            <w:r>
              <w:rPr>
                <w:rFonts w:ascii="Times New Roman" w:hAnsi="Times New Roman" w:cs="Times New Roman"/>
                <w:i/>
                <w:sz w:val="28"/>
                <w:lang w:val="es-CO"/>
              </w:rPr>
              <w:lastRenderedPageBreak/>
              <w:t xml:space="preserve">Factores claves de éxito </w:t>
            </w:r>
          </w:p>
        </w:tc>
        <w:tc>
          <w:tcPr>
            <w:tcW w:w="725" w:type="pct"/>
          </w:tcPr>
          <w:p w14:paraId="1E7A8AA9" w14:textId="2CEA2E0D" w:rsidR="00985D0C" w:rsidRPr="00FA03C1" w:rsidRDefault="00985D0C"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15</w:t>
            </w:r>
          </w:p>
        </w:tc>
      </w:tr>
      <w:tr w:rsidR="00FA03C1" w:rsidRPr="00FA03C1" w14:paraId="02750BA8" w14:textId="77777777" w:rsidTr="00E50720">
        <w:tc>
          <w:tcPr>
            <w:tcW w:w="4275" w:type="pct"/>
          </w:tcPr>
          <w:p w14:paraId="2A630ED7"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Principios y valores </w:t>
            </w:r>
          </w:p>
        </w:tc>
        <w:tc>
          <w:tcPr>
            <w:tcW w:w="725" w:type="pct"/>
          </w:tcPr>
          <w:p w14:paraId="353D0EFF" w14:textId="1D88E008"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19</w:t>
            </w:r>
          </w:p>
        </w:tc>
      </w:tr>
      <w:tr w:rsidR="00FA03C1" w:rsidRPr="00FA03C1" w14:paraId="7F39187E" w14:textId="77777777" w:rsidTr="00E50720">
        <w:tc>
          <w:tcPr>
            <w:tcW w:w="4275" w:type="pct"/>
          </w:tcPr>
          <w:p w14:paraId="21C5BFCF" w14:textId="10319519"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Perfiles (directivo docente, docente, administrativo, estudiante, padres de familia y egresados)</w:t>
            </w:r>
            <w:r w:rsidR="0007668B">
              <w:rPr>
                <w:rFonts w:ascii="Times New Roman" w:hAnsi="Times New Roman" w:cs="Times New Roman"/>
                <w:i/>
                <w:sz w:val="28"/>
                <w:lang w:val="es-CO"/>
              </w:rPr>
              <w:t xml:space="preserve"> Manual de Convivencia</w:t>
            </w:r>
          </w:p>
        </w:tc>
        <w:tc>
          <w:tcPr>
            <w:tcW w:w="725" w:type="pct"/>
          </w:tcPr>
          <w:p w14:paraId="3A5C3A65"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FA03C1" w:rsidRPr="00FA03C1" w14:paraId="279831B3" w14:textId="77777777" w:rsidTr="00E50720">
        <w:tc>
          <w:tcPr>
            <w:tcW w:w="4275" w:type="pct"/>
          </w:tcPr>
          <w:p w14:paraId="23686131"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Políticas públicas (inclusión)</w:t>
            </w:r>
          </w:p>
        </w:tc>
        <w:tc>
          <w:tcPr>
            <w:tcW w:w="725" w:type="pct"/>
          </w:tcPr>
          <w:p w14:paraId="76654F18" w14:textId="184613A4"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21</w:t>
            </w:r>
          </w:p>
        </w:tc>
      </w:tr>
      <w:tr w:rsidR="00FA03C1" w:rsidRPr="00FA03C1" w14:paraId="411C1B6D" w14:textId="77777777" w:rsidTr="00E50720">
        <w:tc>
          <w:tcPr>
            <w:tcW w:w="4275" w:type="pct"/>
          </w:tcPr>
          <w:p w14:paraId="59477F4F" w14:textId="6105CCA0" w:rsidR="00FA03C1" w:rsidRPr="00FA03C1" w:rsidRDefault="00FA03C1" w:rsidP="007220FA">
            <w:pPr>
              <w:spacing w:after="0" w:line="259" w:lineRule="auto"/>
              <w:ind w:left="0" w:right="12" w:firstLine="0"/>
              <w:rPr>
                <w:rFonts w:ascii="Times New Roman" w:hAnsi="Times New Roman" w:cs="Times New Roman"/>
                <w:i/>
                <w:sz w:val="28"/>
                <w:lang w:val="es-CO"/>
              </w:rPr>
            </w:pPr>
          </w:p>
        </w:tc>
        <w:tc>
          <w:tcPr>
            <w:tcW w:w="725" w:type="pct"/>
          </w:tcPr>
          <w:p w14:paraId="26EBDA22"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EE6326" w:rsidRPr="00FA03C1" w14:paraId="1B0B8FE0" w14:textId="77777777" w:rsidTr="00E50720">
        <w:tc>
          <w:tcPr>
            <w:tcW w:w="4275" w:type="pct"/>
          </w:tcPr>
          <w:p w14:paraId="2FD28C51" w14:textId="36CF5E34" w:rsidR="00EE6326" w:rsidRPr="00FA03C1" w:rsidRDefault="00EE6326" w:rsidP="007220FA">
            <w:pPr>
              <w:spacing w:after="0" w:line="259" w:lineRule="auto"/>
              <w:ind w:left="0" w:right="12" w:firstLine="0"/>
              <w:rPr>
                <w:rFonts w:ascii="Times New Roman" w:hAnsi="Times New Roman" w:cs="Times New Roman"/>
                <w:i/>
                <w:sz w:val="28"/>
                <w:lang w:val="es-CO"/>
              </w:rPr>
            </w:pPr>
            <w:r w:rsidRPr="00EE6326">
              <w:rPr>
                <w:rFonts w:ascii="Times New Roman" w:hAnsi="Times New Roman" w:cs="Times New Roman"/>
                <w:i/>
                <w:sz w:val="28"/>
                <w:lang w:val="es-CO"/>
              </w:rPr>
              <w:t>III.</w:t>
            </w:r>
            <w:r w:rsidRPr="00EE6326">
              <w:rPr>
                <w:rFonts w:ascii="Times New Roman" w:hAnsi="Times New Roman" w:cs="Times New Roman"/>
                <w:i/>
                <w:sz w:val="28"/>
                <w:lang w:val="es-CO"/>
              </w:rPr>
              <w:tab/>
              <w:t>CARACTERIZACION INSTITUCIONAL</w:t>
            </w:r>
          </w:p>
        </w:tc>
        <w:tc>
          <w:tcPr>
            <w:tcW w:w="725" w:type="pct"/>
          </w:tcPr>
          <w:p w14:paraId="3B5DDD9C" w14:textId="450B4EA0" w:rsidR="00EE6326" w:rsidRPr="00FA03C1" w:rsidRDefault="00EE6326"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24</w:t>
            </w:r>
          </w:p>
        </w:tc>
      </w:tr>
      <w:tr w:rsidR="00EE6326" w:rsidRPr="00FA03C1" w14:paraId="7C945A53" w14:textId="77777777" w:rsidTr="00E50720">
        <w:tc>
          <w:tcPr>
            <w:tcW w:w="4275" w:type="pct"/>
          </w:tcPr>
          <w:p w14:paraId="7C64C67E" w14:textId="77777777" w:rsidR="00EE6326" w:rsidRPr="00EE6326" w:rsidRDefault="00EE6326" w:rsidP="007220FA">
            <w:pPr>
              <w:spacing w:after="0" w:line="259" w:lineRule="auto"/>
              <w:ind w:left="0" w:right="12" w:firstLine="0"/>
              <w:rPr>
                <w:rFonts w:ascii="Times New Roman" w:hAnsi="Times New Roman" w:cs="Times New Roman"/>
                <w:i/>
                <w:sz w:val="28"/>
                <w:lang w:val="es-CO"/>
              </w:rPr>
            </w:pPr>
          </w:p>
        </w:tc>
        <w:tc>
          <w:tcPr>
            <w:tcW w:w="725" w:type="pct"/>
          </w:tcPr>
          <w:p w14:paraId="411FD0A6" w14:textId="77777777" w:rsidR="00EE6326" w:rsidRDefault="00EE6326" w:rsidP="00E50720">
            <w:pPr>
              <w:spacing w:after="0" w:line="259" w:lineRule="auto"/>
              <w:ind w:left="0" w:right="12" w:firstLine="0"/>
              <w:jc w:val="center"/>
              <w:rPr>
                <w:rFonts w:ascii="Times New Roman" w:hAnsi="Times New Roman" w:cs="Times New Roman"/>
                <w:i/>
                <w:sz w:val="28"/>
                <w:lang w:val="es-CO"/>
              </w:rPr>
            </w:pPr>
          </w:p>
        </w:tc>
      </w:tr>
      <w:tr w:rsidR="00EE6326" w:rsidRPr="00FA03C1" w14:paraId="5627F97A" w14:textId="77777777" w:rsidTr="00E50720">
        <w:tc>
          <w:tcPr>
            <w:tcW w:w="4275" w:type="pct"/>
          </w:tcPr>
          <w:p w14:paraId="76054A1F" w14:textId="073CC8AB" w:rsidR="00EE6326" w:rsidRPr="00EE6326" w:rsidRDefault="00EE6326" w:rsidP="007220FA">
            <w:pPr>
              <w:spacing w:after="0" w:line="259" w:lineRule="auto"/>
              <w:ind w:left="0" w:right="12" w:firstLine="0"/>
              <w:rPr>
                <w:rFonts w:ascii="Times New Roman" w:hAnsi="Times New Roman" w:cs="Times New Roman"/>
                <w:i/>
                <w:sz w:val="28"/>
                <w:lang w:val="es-CO"/>
              </w:rPr>
            </w:pPr>
            <w:r w:rsidRPr="00EE6326">
              <w:rPr>
                <w:rFonts w:ascii="Times New Roman" w:hAnsi="Times New Roman" w:cs="Times New Roman"/>
                <w:i/>
                <w:sz w:val="28"/>
                <w:lang w:val="es-CO"/>
              </w:rPr>
              <w:t>IV. MARCO REFERENCIAL: DIAGNOSTICO INSTITUCIONAL</w:t>
            </w:r>
          </w:p>
        </w:tc>
        <w:tc>
          <w:tcPr>
            <w:tcW w:w="725" w:type="pct"/>
          </w:tcPr>
          <w:p w14:paraId="43F9831E" w14:textId="3A1E6045" w:rsidR="00EE6326" w:rsidRDefault="00EE6326"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38</w:t>
            </w:r>
          </w:p>
        </w:tc>
      </w:tr>
      <w:tr w:rsidR="00FA03C1" w:rsidRPr="00FA03C1" w14:paraId="49FB2387" w14:textId="77777777" w:rsidTr="00E50720">
        <w:tc>
          <w:tcPr>
            <w:tcW w:w="4275" w:type="pct"/>
          </w:tcPr>
          <w:p w14:paraId="4B05BF23"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p>
        </w:tc>
        <w:tc>
          <w:tcPr>
            <w:tcW w:w="725" w:type="pct"/>
          </w:tcPr>
          <w:p w14:paraId="368290D6"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891008" w:rsidRPr="00FA03C1" w14:paraId="69D0DD42" w14:textId="77777777" w:rsidTr="00E50720">
        <w:tc>
          <w:tcPr>
            <w:tcW w:w="4275" w:type="pct"/>
          </w:tcPr>
          <w:p w14:paraId="0B4F6DA7" w14:textId="56CD93FD" w:rsidR="00891008" w:rsidRPr="00FA03C1" w:rsidRDefault="00891008" w:rsidP="00891008">
            <w:pPr>
              <w:spacing w:after="0" w:line="259" w:lineRule="auto"/>
              <w:ind w:left="0" w:right="12" w:firstLine="0"/>
              <w:rPr>
                <w:rFonts w:ascii="Times New Roman" w:hAnsi="Times New Roman" w:cs="Times New Roman"/>
                <w:i/>
                <w:sz w:val="28"/>
                <w:lang w:val="es-CO"/>
              </w:rPr>
            </w:pPr>
            <w:r>
              <w:rPr>
                <w:rFonts w:ascii="Times New Roman" w:hAnsi="Times New Roman" w:cs="Times New Roman"/>
                <w:i/>
                <w:sz w:val="28"/>
                <w:lang w:val="es-CO"/>
              </w:rPr>
              <w:t>V.</w:t>
            </w:r>
            <w:r w:rsidRPr="00891008">
              <w:rPr>
                <w:rFonts w:ascii="Times New Roman" w:hAnsi="Times New Roman" w:cs="Times New Roman"/>
                <w:i/>
                <w:sz w:val="28"/>
                <w:lang w:val="es-CO"/>
              </w:rPr>
              <w:t xml:space="preserve"> COMPONENTE ADMINISTRATIVO</w:t>
            </w:r>
          </w:p>
        </w:tc>
        <w:tc>
          <w:tcPr>
            <w:tcW w:w="725" w:type="pct"/>
          </w:tcPr>
          <w:p w14:paraId="012E571E" w14:textId="0EEF745C" w:rsidR="00891008" w:rsidRPr="00FA03C1" w:rsidRDefault="00E47549"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46</w:t>
            </w:r>
          </w:p>
        </w:tc>
      </w:tr>
      <w:tr w:rsidR="00891008" w:rsidRPr="00FA03C1" w14:paraId="400992F7" w14:textId="77777777" w:rsidTr="00E50720">
        <w:tc>
          <w:tcPr>
            <w:tcW w:w="4275" w:type="pct"/>
          </w:tcPr>
          <w:p w14:paraId="4A833716" w14:textId="77777777" w:rsidR="00891008" w:rsidRPr="00FA03C1" w:rsidRDefault="00891008" w:rsidP="007220FA">
            <w:pPr>
              <w:spacing w:after="0" w:line="259" w:lineRule="auto"/>
              <w:ind w:left="0" w:right="12" w:firstLine="0"/>
              <w:rPr>
                <w:rFonts w:ascii="Times New Roman" w:hAnsi="Times New Roman" w:cs="Times New Roman"/>
                <w:i/>
                <w:sz w:val="28"/>
                <w:lang w:val="es-CO"/>
              </w:rPr>
            </w:pPr>
          </w:p>
        </w:tc>
        <w:tc>
          <w:tcPr>
            <w:tcW w:w="725" w:type="pct"/>
          </w:tcPr>
          <w:p w14:paraId="26E526AD" w14:textId="77777777" w:rsidR="00891008" w:rsidRPr="00FA03C1" w:rsidRDefault="00891008" w:rsidP="00E50720">
            <w:pPr>
              <w:spacing w:after="0" w:line="259" w:lineRule="auto"/>
              <w:ind w:left="0" w:right="12" w:firstLine="0"/>
              <w:jc w:val="center"/>
              <w:rPr>
                <w:rFonts w:ascii="Times New Roman" w:hAnsi="Times New Roman" w:cs="Times New Roman"/>
                <w:i/>
                <w:sz w:val="28"/>
                <w:lang w:val="es-CO"/>
              </w:rPr>
            </w:pPr>
          </w:p>
        </w:tc>
      </w:tr>
      <w:tr w:rsidR="00FA03C1" w:rsidRPr="00FA03C1" w14:paraId="00DAD8F9" w14:textId="77777777" w:rsidTr="00E50720">
        <w:tc>
          <w:tcPr>
            <w:tcW w:w="4275" w:type="pct"/>
          </w:tcPr>
          <w:p w14:paraId="7DF38EF5"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Gobierno escolar </w:t>
            </w:r>
          </w:p>
        </w:tc>
        <w:tc>
          <w:tcPr>
            <w:tcW w:w="725" w:type="pct"/>
          </w:tcPr>
          <w:p w14:paraId="03C03C6D" w14:textId="1DFA4177"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47</w:t>
            </w:r>
          </w:p>
        </w:tc>
      </w:tr>
      <w:tr w:rsidR="00FA03C1" w:rsidRPr="00FA03C1" w14:paraId="2CFA739D" w14:textId="77777777" w:rsidTr="00E50720">
        <w:tc>
          <w:tcPr>
            <w:tcW w:w="4275" w:type="pct"/>
          </w:tcPr>
          <w:p w14:paraId="4F6F621B" w14:textId="75C7CA53" w:rsidR="00FA03C1" w:rsidRPr="00FA03C1" w:rsidRDefault="00EE6326"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O</w:t>
            </w:r>
            <w:r w:rsidR="00FA03C1" w:rsidRPr="00FA03C1">
              <w:rPr>
                <w:rFonts w:ascii="Times New Roman" w:hAnsi="Times New Roman" w:cs="Times New Roman"/>
                <w:i/>
                <w:sz w:val="28"/>
                <w:lang w:val="es-CO"/>
              </w:rPr>
              <w:t>rganigrama</w:t>
            </w:r>
          </w:p>
        </w:tc>
        <w:tc>
          <w:tcPr>
            <w:tcW w:w="725" w:type="pct"/>
          </w:tcPr>
          <w:p w14:paraId="7F1392FA" w14:textId="4414D0EA"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53</w:t>
            </w:r>
          </w:p>
        </w:tc>
      </w:tr>
      <w:tr w:rsidR="00FA03C1" w:rsidRPr="00FA03C1" w14:paraId="340A778C" w14:textId="77777777" w:rsidTr="00E50720">
        <w:tc>
          <w:tcPr>
            <w:tcW w:w="4275" w:type="pct"/>
          </w:tcPr>
          <w:p w14:paraId="5E033E28"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Manual de convivencia </w:t>
            </w:r>
          </w:p>
        </w:tc>
        <w:tc>
          <w:tcPr>
            <w:tcW w:w="725" w:type="pct"/>
          </w:tcPr>
          <w:p w14:paraId="3D745C6C" w14:textId="32BC9318" w:rsidR="00FA03C1" w:rsidRPr="00FA03C1" w:rsidRDefault="004B3258"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62</w:t>
            </w:r>
          </w:p>
        </w:tc>
      </w:tr>
      <w:tr w:rsidR="00FA03C1" w:rsidRPr="00FA03C1" w14:paraId="20944B63" w14:textId="77777777" w:rsidTr="00E50720">
        <w:tc>
          <w:tcPr>
            <w:tcW w:w="4275" w:type="pct"/>
          </w:tcPr>
          <w:p w14:paraId="59BA262F"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Manual de funciones </w:t>
            </w:r>
          </w:p>
        </w:tc>
        <w:tc>
          <w:tcPr>
            <w:tcW w:w="725" w:type="pct"/>
          </w:tcPr>
          <w:p w14:paraId="5557B3A9" w14:textId="05DF7FC8"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68</w:t>
            </w:r>
          </w:p>
        </w:tc>
      </w:tr>
      <w:tr w:rsidR="00FA03C1" w:rsidRPr="00FA03C1" w14:paraId="2000CC72" w14:textId="77777777" w:rsidTr="00E50720">
        <w:tc>
          <w:tcPr>
            <w:tcW w:w="4275" w:type="pct"/>
          </w:tcPr>
          <w:p w14:paraId="1483AC33"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Planta de personal </w:t>
            </w:r>
          </w:p>
        </w:tc>
        <w:tc>
          <w:tcPr>
            <w:tcW w:w="725" w:type="pct"/>
          </w:tcPr>
          <w:p w14:paraId="1A71EF94" w14:textId="1379F13B"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119</w:t>
            </w:r>
          </w:p>
        </w:tc>
      </w:tr>
      <w:tr w:rsidR="00FA03C1" w:rsidRPr="00FA03C1" w14:paraId="5D1C2380" w14:textId="77777777" w:rsidTr="00E50720">
        <w:tc>
          <w:tcPr>
            <w:tcW w:w="4275" w:type="pct"/>
          </w:tcPr>
          <w:p w14:paraId="4E8D723D"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Asignación académica por áreas y grados </w:t>
            </w:r>
          </w:p>
        </w:tc>
        <w:tc>
          <w:tcPr>
            <w:tcW w:w="725" w:type="pct"/>
          </w:tcPr>
          <w:p w14:paraId="2364624F" w14:textId="5427A49E"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119</w:t>
            </w:r>
          </w:p>
        </w:tc>
      </w:tr>
      <w:tr w:rsidR="00FA03C1" w:rsidRPr="00FA03C1" w14:paraId="0F54601E" w14:textId="77777777" w:rsidTr="00E50720">
        <w:tc>
          <w:tcPr>
            <w:tcW w:w="4275" w:type="pct"/>
          </w:tcPr>
          <w:p w14:paraId="35BB7431"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Descripción de la planta física, administración de recursos físicos y financieros </w:t>
            </w:r>
          </w:p>
        </w:tc>
        <w:tc>
          <w:tcPr>
            <w:tcW w:w="725" w:type="pct"/>
          </w:tcPr>
          <w:p w14:paraId="736546A7" w14:textId="39DB755A"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134</w:t>
            </w:r>
          </w:p>
        </w:tc>
      </w:tr>
      <w:tr w:rsidR="00FA03C1" w:rsidRPr="00FA03C1" w14:paraId="6D3D0906" w14:textId="77777777" w:rsidTr="00E50720">
        <w:tc>
          <w:tcPr>
            <w:tcW w:w="4275" w:type="pct"/>
          </w:tcPr>
          <w:p w14:paraId="74A31EFD"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Servicio de bienestar </w:t>
            </w:r>
          </w:p>
        </w:tc>
        <w:tc>
          <w:tcPr>
            <w:tcW w:w="725" w:type="pct"/>
          </w:tcPr>
          <w:p w14:paraId="30E8C792" w14:textId="514A8F4D"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134</w:t>
            </w:r>
          </w:p>
        </w:tc>
      </w:tr>
      <w:tr w:rsidR="00FA03C1" w:rsidRPr="00FA03C1" w14:paraId="3786F7E3" w14:textId="77777777" w:rsidTr="00E50720">
        <w:tc>
          <w:tcPr>
            <w:tcW w:w="4275" w:type="pct"/>
          </w:tcPr>
          <w:p w14:paraId="0781A6F2"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p>
        </w:tc>
        <w:tc>
          <w:tcPr>
            <w:tcW w:w="725" w:type="pct"/>
          </w:tcPr>
          <w:p w14:paraId="13EE4984"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AB37DF" w:rsidRPr="00FA03C1" w14:paraId="224CA902" w14:textId="77777777" w:rsidTr="00E50720">
        <w:tc>
          <w:tcPr>
            <w:tcW w:w="4275" w:type="pct"/>
          </w:tcPr>
          <w:p w14:paraId="5D53F0B1" w14:textId="3C3F6A55" w:rsidR="00AB37DF" w:rsidRPr="00FA03C1" w:rsidRDefault="00AB37DF" w:rsidP="007220FA">
            <w:pPr>
              <w:spacing w:after="0" w:line="259" w:lineRule="auto"/>
              <w:ind w:left="0" w:right="12" w:firstLine="0"/>
              <w:rPr>
                <w:rFonts w:ascii="Times New Roman" w:hAnsi="Times New Roman" w:cs="Times New Roman"/>
                <w:i/>
                <w:sz w:val="28"/>
                <w:lang w:val="es-CO"/>
              </w:rPr>
            </w:pPr>
            <w:r>
              <w:rPr>
                <w:rFonts w:ascii="Times New Roman" w:hAnsi="Times New Roman" w:cs="Times New Roman"/>
                <w:i/>
                <w:sz w:val="28"/>
                <w:lang w:val="es-CO"/>
              </w:rPr>
              <w:t xml:space="preserve">VI. COMPONENTE PEDAGÓGICO </w:t>
            </w:r>
          </w:p>
        </w:tc>
        <w:tc>
          <w:tcPr>
            <w:tcW w:w="725" w:type="pct"/>
          </w:tcPr>
          <w:p w14:paraId="7845A15F" w14:textId="5CE98328" w:rsidR="00AB37DF" w:rsidRPr="00FA03C1" w:rsidRDefault="00AB37DF"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145</w:t>
            </w:r>
          </w:p>
        </w:tc>
      </w:tr>
      <w:tr w:rsidR="00AB37DF" w:rsidRPr="00FA03C1" w14:paraId="53179FF8" w14:textId="77777777" w:rsidTr="00E50720">
        <w:tc>
          <w:tcPr>
            <w:tcW w:w="4275" w:type="pct"/>
          </w:tcPr>
          <w:p w14:paraId="2F5A6FD3" w14:textId="77777777" w:rsidR="00AB37DF" w:rsidRPr="00FA03C1" w:rsidRDefault="00AB37DF" w:rsidP="007220FA">
            <w:pPr>
              <w:spacing w:after="0" w:line="259" w:lineRule="auto"/>
              <w:ind w:left="0" w:right="12" w:firstLine="0"/>
              <w:rPr>
                <w:rFonts w:ascii="Times New Roman" w:hAnsi="Times New Roman" w:cs="Times New Roman"/>
                <w:i/>
                <w:sz w:val="28"/>
                <w:lang w:val="es-CO"/>
              </w:rPr>
            </w:pPr>
          </w:p>
        </w:tc>
        <w:tc>
          <w:tcPr>
            <w:tcW w:w="725" w:type="pct"/>
          </w:tcPr>
          <w:p w14:paraId="3B80B11E" w14:textId="77777777" w:rsidR="00AB37DF" w:rsidRPr="00FA03C1" w:rsidRDefault="00AB37DF" w:rsidP="00E50720">
            <w:pPr>
              <w:spacing w:after="0" w:line="259" w:lineRule="auto"/>
              <w:ind w:left="0" w:right="12" w:firstLine="0"/>
              <w:jc w:val="center"/>
              <w:rPr>
                <w:rFonts w:ascii="Times New Roman" w:hAnsi="Times New Roman" w:cs="Times New Roman"/>
                <w:i/>
                <w:sz w:val="28"/>
                <w:lang w:val="es-CO"/>
              </w:rPr>
            </w:pPr>
          </w:p>
        </w:tc>
      </w:tr>
      <w:tr w:rsidR="00FA03C1" w:rsidRPr="00FA03C1" w14:paraId="67D80296" w14:textId="77777777" w:rsidTr="00E50720">
        <w:tc>
          <w:tcPr>
            <w:tcW w:w="4275" w:type="pct"/>
          </w:tcPr>
          <w:p w14:paraId="76DBF1B4"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Modelo pedagógico </w:t>
            </w:r>
          </w:p>
        </w:tc>
        <w:tc>
          <w:tcPr>
            <w:tcW w:w="725" w:type="pct"/>
          </w:tcPr>
          <w:p w14:paraId="6ED476A1" w14:textId="7A1F3A29"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145</w:t>
            </w:r>
          </w:p>
        </w:tc>
      </w:tr>
      <w:tr w:rsidR="00FA03C1" w:rsidRPr="00FA03C1" w14:paraId="71BC8397" w14:textId="77777777" w:rsidTr="00E50720">
        <w:tc>
          <w:tcPr>
            <w:tcW w:w="4275" w:type="pct"/>
          </w:tcPr>
          <w:p w14:paraId="36D39508"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Diseño curricular </w:t>
            </w:r>
          </w:p>
        </w:tc>
        <w:tc>
          <w:tcPr>
            <w:tcW w:w="725" w:type="pct"/>
          </w:tcPr>
          <w:p w14:paraId="6E09317D" w14:textId="11E1AEBD"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145</w:t>
            </w:r>
          </w:p>
        </w:tc>
      </w:tr>
      <w:tr w:rsidR="00FA03C1" w:rsidRPr="00FA03C1" w14:paraId="22850E32" w14:textId="77777777" w:rsidTr="00E50720">
        <w:tc>
          <w:tcPr>
            <w:tcW w:w="4275" w:type="pct"/>
          </w:tcPr>
          <w:p w14:paraId="756D028A" w14:textId="0FB0B407" w:rsidR="00FA03C1" w:rsidRPr="00FA03C1" w:rsidRDefault="00AB37DF"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Plan de estudios</w:t>
            </w:r>
          </w:p>
        </w:tc>
        <w:tc>
          <w:tcPr>
            <w:tcW w:w="725" w:type="pct"/>
          </w:tcPr>
          <w:p w14:paraId="720770F3" w14:textId="41B724EB"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151</w:t>
            </w:r>
          </w:p>
        </w:tc>
      </w:tr>
      <w:tr w:rsidR="00AB37DF" w:rsidRPr="00FA03C1" w14:paraId="385861B7" w14:textId="77777777" w:rsidTr="00E50720">
        <w:tc>
          <w:tcPr>
            <w:tcW w:w="4275" w:type="pct"/>
          </w:tcPr>
          <w:p w14:paraId="58860883" w14:textId="1505380E" w:rsidR="00AB37DF" w:rsidRPr="00FA03C1" w:rsidRDefault="00AB37DF"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Áreas obligatorias</w:t>
            </w:r>
          </w:p>
        </w:tc>
        <w:tc>
          <w:tcPr>
            <w:tcW w:w="725" w:type="pct"/>
          </w:tcPr>
          <w:p w14:paraId="290177A9" w14:textId="63AC0278" w:rsidR="00AB37DF"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154</w:t>
            </w:r>
          </w:p>
        </w:tc>
      </w:tr>
      <w:tr w:rsidR="00FA03C1" w:rsidRPr="00FA03C1" w14:paraId="3B6D699A" w14:textId="77777777" w:rsidTr="00E50720">
        <w:tc>
          <w:tcPr>
            <w:tcW w:w="4275" w:type="pct"/>
          </w:tcPr>
          <w:p w14:paraId="6558B7D5" w14:textId="46325C21" w:rsidR="00FA03C1" w:rsidRPr="00FA03C1" w:rsidRDefault="00AB37DF"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Proyecto o propuesta pedagógica para el grado transición</w:t>
            </w:r>
          </w:p>
        </w:tc>
        <w:tc>
          <w:tcPr>
            <w:tcW w:w="725" w:type="pct"/>
          </w:tcPr>
          <w:p w14:paraId="1791476A" w14:textId="767983B0"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155</w:t>
            </w:r>
          </w:p>
        </w:tc>
      </w:tr>
      <w:tr w:rsidR="00FA03C1" w:rsidRPr="00FA03C1" w14:paraId="5E669FDD" w14:textId="77777777" w:rsidTr="00E50720">
        <w:tc>
          <w:tcPr>
            <w:tcW w:w="4275" w:type="pct"/>
          </w:tcPr>
          <w:p w14:paraId="10F5502A" w14:textId="76A8F5EF"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Proyectos pedagógicos trasversales </w:t>
            </w:r>
          </w:p>
        </w:tc>
        <w:tc>
          <w:tcPr>
            <w:tcW w:w="725" w:type="pct"/>
          </w:tcPr>
          <w:p w14:paraId="2E1107D7" w14:textId="7CDBBCF1" w:rsidR="00FA03C1" w:rsidRPr="00FA03C1" w:rsidRDefault="0007668B"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199</w:t>
            </w:r>
          </w:p>
        </w:tc>
      </w:tr>
      <w:tr w:rsidR="00FA03C1" w:rsidRPr="00FA03C1" w14:paraId="45009DA9" w14:textId="77777777" w:rsidTr="00E50720">
        <w:tc>
          <w:tcPr>
            <w:tcW w:w="4275" w:type="pct"/>
          </w:tcPr>
          <w:p w14:paraId="558C929E" w14:textId="2E4DB9E3"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Otros proyectos pedagógicos </w:t>
            </w:r>
          </w:p>
        </w:tc>
        <w:tc>
          <w:tcPr>
            <w:tcW w:w="725" w:type="pct"/>
          </w:tcPr>
          <w:p w14:paraId="0CE1943D" w14:textId="5431FDEC" w:rsidR="00FA03C1" w:rsidRPr="00FA03C1" w:rsidRDefault="008D2B82"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261</w:t>
            </w:r>
          </w:p>
        </w:tc>
      </w:tr>
      <w:tr w:rsidR="00FA03C1" w:rsidRPr="00FA03C1" w14:paraId="7548AABB" w14:textId="77777777" w:rsidTr="00E50720">
        <w:tc>
          <w:tcPr>
            <w:tcW w:w="4275" w:type="pct"/>
          </w:tcPr>
          <w:p w14:paraId="654041E6" w14:textId="689FEB92"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Planes individuales de ajustes razonables </w:t>
            </w:r>
          </w:p>
        </w:tc>
        <w:tc>
          <w:tcPr>
            <w:tcW w:w="725" w:type="pct"/>
          </w:tcPr>
          <w:p w14:paraId="6D2D1342" w14:textId="3DF36E9F" w:rsidR="00FA03C1" w:rsidRPr="00FA03C1" w:rsidRDefault="008D2B82" w:rsidP="009004C4">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w:t>
            </w:r>
            <w:r w:rsidR="009004C4">
              <w:rPr>
                <w:rFonts w:ascii="Times New Roman" w:hAnsi="Times New Roman" w:cs="Times New Roman"/>
                <w:i/>
                <w:sz w:val="28"/>
                <w:lang w:val="es-CO"/>
              </w:rPr>
              <w:t>12</w:t>
            </w:r>
          </w:p>
        </w:tc>
      </w:tr>
      <w:tr w:rsidR="00FA03C1" w:rsidRPr="00FA03C1" w14:paraId="361754A5" w14:textId="77777777" w:rsidTr="00E50720">
        <w:tc>
          <w:tcPr>
            <w:tcW w:w="4275" w:type="pct"/>
          </w:tcPr>
          <w:p w14:paraId="223BAF27"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Sistema institucional de evaluación y promoción </w:t>
            </w:r>
          </w:p>
        </w:tc>
        <w:tc>
          <w:tcPr>
            <w:tcW w:w="725" w:type="pct"/>
          </w:tcPr>
          <w:p w14:paraId="66BB2F6D" w14:textId="4492400F" w:rsidR="00FA03C1" w:rsidRPr="00FA03C1" w:rsidRDefault="008D2B82" w:rsidP="00B14D25">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w:t>
            </w:r>
            <w:r w:rsidR="009004C4">
              <w:rPr>
                <w:rFonts w:ascii="Times New Roman" w:hAnsi="Times New Roman" w:cs="Times New Roman"/>
                <w:i/>
                <w:sz w:val="28"/>
                <w:lang w:val="es-CO"/>
              </w:rPr>
              <w:t>17</w:t>
            </w:r>
          </w:p>
        </w:tc>
      </w:tr>
      <w:tr w:rsidR="00FA03C1" w:rsidRPr="00FA03C1" w14:paraId="4B59C95B" w14:textId="77777777" w:rsidTr="00E50720">
        <w:tc>
          <w:tcPr>
            <w:tcW w:w="4275" w:type="pct"/>
          </w:tcPr>
          <w:p w14:paraId="5F1C2EA2" w14:textId="77777777" w:rsidR="00FA03C1" w:rsidRPr="00FA03C1" w:rsidRDefault="00FA03C1" w:rsidP="007220FA">
            <w:pPr>
              <w:spacing w:after="0" w:line="259" w:lineRule="auto"/>
              <w:ind w:left="0" w:right="12" w:firstLine="0"/>
              <w:rPr>
                <w:rFonts w:ascii="Times New Roman" w:hAnsi="Times New Roman" w:cs="Times New Roman"/>
                <w:i/>
                <w:sz w:val="28"/>
                <w:lang w:val="es-CO"/>
              </w:rPr>
            </w:pPr>
            <w:r w:rsidRPr="00FA03C1">
              <w:rPr>
                <w:rFonts w:ascii="Times New Roman" w:hAnsi="Times New Roman" w:cs="Times New Roman"/>
                <w:i/>
                <w:sz w:val="28"/>
                <w:lang w:val="es-CO"/>
              </w:rPr>
              <w:t xml:space="preserve">Proyecto escuela de familia </w:t>
            </w:r>
          </w:p>
        </w:tc>
        <w:tc>
          <w:tcPr>
            <w:tcW w:w="725" w:type="pct"/>
          </w:tcPr>
          <w:p w14:paraId="5735F08A" w14:textId="38D0AFA6" w:rsidR="00FA03C1" w:rsidRPr="00FA03C1" w:rsidRDefault="008D2B82"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261</w:t>
            </w:r>
          </w:p>
        </w:tc>
      </w:tr>
      <w:tr w:rsidR="00FA03C1" w:rsidRPr="00FA03C1" w14:paraId="3572D11F" w14:textId="77777777" w:rsidTr="00E50720">
        <w:tc>
          <w:tcPr>
            <w:tcW w:w="4275" w:type="pct"/>
          </w:tcPr>
          <w:p w14:paraId="783B7365" w14:textId="079927FE" w:rsidR="00FA03C1" w:rsidRPr="00FA03C1" w:rsidRDefault="00FA03C1" w:rsidP="007220FA">
            <w:pPr>
              <w:spacing w:after="0" w:line="259" w:lineRule="auto"/>
              <w:ind w:left="0" w:right="12" w:firstLine="0"/>
              <w:rPr>
                <w:rFonts w:ascii="Times New Roman" w:hAnsi="Times New Roman" w:cs="Times New Roman"/>
                <w:i/>
                <w:sz w:val="28"/>
                <w:lang w:val="es-CO"/>
              </w:rPr>
            </w:pPr>
          </w:p>
        </w:tc>
        <w:tc>
          <w:tcPr>
            <w:tcW w:w="725" w:type="pct"/>
          </w:tcPr>
          <w:p w14:paraId="1BC6D1FE" w14:textId="77777777" w:rsidR="00FA03C1" w:rsidRPr="00FA03C1" w:rsidRDefault="00FA03C1" w:rsidP="00E50720">
            <w:pPr>
              <w:spacing w:after="0" w:line="259" w:lineRule="auto"/>
              <w:ind w:left="0" w:right="12" w:firstLine="0"/>
              <w:jc w:val="center"/>
              <w:rPr>
                <w:rFonts w:ascii="Times New Roman" w:hAnsi="Times New Roman" w:cs="Times New Roman"/>
                <w:i/>
                <w:sz w:val="28"/>
                <w:lang w:val="es-CO"/>
              </w:rPr>
            </w:pPr>
          </w:p>
        </w:tc>
      </w:tr>
      <w:tr w:rsidR="008D2B82" w:rsidRPr="00FA03C1" w14:paraId="14F71255" w14:textId="77777777" w:rsidTr="00E50720">
        <w:tc>
          <w:tcPr>
            <w:tcW w:w="4275" w:type="pct"/>
          </w:tcPr>
          <w:p w14:paraId="340F00EC" w14:textId="75C4A2A3" w:rsidR="008D2B82" w:rsidRPr="00FA03C1" w:rsidRDefault="008D2B82" w:rsidP="007220FA">
            <w:pPr>
              <w:spacing w:after="0" w:line="259" w:lineRule="auto"/>
              <w:ind w:left="0" w:right="12" w:firstLine="0"/>
              <w:rPr>
                <w:rFonts w:ascii="Times New Roman" w:hAnsi="Times New Roman" w:cs="Times New Roman"/>
                <w:i/>
                <w:sz w:val="28"/>
                <w:lang w:val="es-CO"/>
              </w:rPr>
            </w:pPr>
            <w:r w:rsidRPr="008D2B82">
              <w:rPr>
                <w:rFonts w:ascii="Times New Roman" w:hAnsi="Times New Roman" w:cs="Times New Roman"/>
                <w:i/>
                <w:lang w:val="es-CO"/>
              </w:rPr>
              <w:t>VII. GESTIÓN COMUNITARIA</w:t>
            </w:r>
            <w:r>
              <w:rPr>
                <w:rFonts w:ascii="Times New Roman" w:hAnsi="Times New Roman" w:cs="Times New Roman"/>
                <w:i/>
                <w:sz w:val="28"/>
                <w:lang w:val="es-CO"/>
              </w:rPr>
              <w:t xml:space="preserve"> </w:t>
            </w:r>
          </w:p>
        </w:tc>
        <w:tc>
          <w:tcPr>
            <w:tcW w:w="725" w:type="pct"/>
          </w:tcPr>
          <w:p w14:paraId="3EA32CB6" w14:textId="6E99C956" w:rsidR="008D2B82" w:rsidRPr="00FA03C1" w:rsidRDefault="008D2B82"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267</w:t>
            </w:r>
          </w:p>
        </w:tc>
      </w:tr>
      <w:tr w:rsidR="008D2B82" w:rsidRPr="00FA03C1" w14:paraId="26F4DD21" w14:textId="77777777" w:rsidTr="00E50720">
        <w:tc>
          <w:tcPr>
            <w:tcW w:w="4275" w:type="pct"/>
          </w:tcPr>
          <w:p w14:paraId="12F8466B" w14:textId="77777777" w:rsidR="008D2B82" w:rsidRPr="00FA03C1" w:rsidRDefault="008D2B82" w:rsidP="007220FA">
            <w:pPr>
              <w:spacing w:after="0" w:line="259" w:lineRule="auto"/>
              <w:ind w:left="0" w:right="12" w:firstLine="0"/>
              <w:rPr>
                <w:rFonts w:ascii="Times New Roman" w:hAnsi="Times New Roman" w:cs="Times New Roman"/>
                <w:i/>
                <w:sz w:val="28"/>
                <w:lang w:val="es-CO"/>
              </w:rPr>
            </w:pPr>
          </w:p>
        </w:tc>
        <w:tc>
          <w:tcPr>
            <w:tcW w:w="725" w:type="pct"/>
          </w:tcPr>
          <w:p w14:paraId="59B24459" w14:textId="77777777" w:rsidR="008D2B82" w:rsidRPr="00FA03C1" w:rsidRDefault="008D2B82" w:rsidP="00E50720">
            <w:pPr>
              <w:spacing w:after="0" w:line="259" w:lineRule="auto"/>
              <w:ind w:left="0" w:right="12" w:firstLine="0"/>
              <w:jc w:val="center"/>
              <w:rPr>
                <w:rFonts w:ascii="Times New Roman" w:hAnsi="Times New Roman" w:cs="Times New Roman"/>
                <w:i/>
                <w:sz w:val="28"/>
                <w:lang w:val="es-CO"/>
              </w:rPr>
            </w:pPr>
          </w:p>
        </w:tc>
      </w:tr>
      <w:tr w:rsidR="008D2B82" w:rsidRPr="00FA03C1" w14:paraId="007FF275" w14:textId="77777777" w:rsidTr="00E50720">
        <w:tc>
          <w:tcPr>
            <w:tcW w:w="4275" w:type="pct"/>
          </w:tcPr>
          <w:p w14:paraId="66AEDC66" w14:textId="217C5B22" w:rsidR="008D2B82" w:rsidRPr="00FA03C1" w:rsidRDefault="008D2B82" w:rsidP="007220FA">
            <w:pPr>
              <w:spacing w:after="0" w:line="259" w:lineRule="auto"/>
              <w:ind w:left="0" w:right="12" w:firstLine="0"/>
              <w:rPr>
                <w:rFonts w:ascii="Times New Roman" w:hAnsi="Times New Roman" w:cs="Times New Roman"/>
                <w:i/>
                <w:sz w:val="28"/>
                <w:lang w:val="es-CO"/>
              </w:rPr>
            </w:pPr>
            <w:r>
              <w:rPr>
                <w:rFonts w:ascii="Times New Roman" w:hAnsi="Times New Roman" w:cs="Times New Roman"/>
                <w:i/>
                <w:sz w:val="28"/>
                <w:lang w:val="es-CO"/>
              </w:rPr>
              <w:t xml:space="preserve">REFERENCIAS </w:t>
            </w:r>
          </w:p>
        </w:tc>
        <w:tc>
          <w:tcPr>
            <w:tcW w:w="725" w:type="pct"/>
          </w:tcPr>
          <w:p w14:paraId="5D4A2525" w14:textId="74E6561F" w:rsidR="008D2B82" w:rsidRPr="00FA03C1" w:rsidRDefault="008D2B82"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270</w:t>
            </w:r>
          </w:p>
        </w:tc>
      </w:tr>
      <w:tr w:rsidR="008D2B82" w:rsidRPr="00FA03C1" w14:paraId="671C33AB" w14:textId="77777777" w:rsidTr="00E50720">
        <w:tc>
          <w:tcPr>
            <w:tcW w:w="4275" w:type="pct"/>
          </w:tcPr>
          <w:p w14:paraId="0584EE9E" w14:textId="6AB9EA82" w:rsidR="008D2B82" w:rsidRPr="00FA03C1" w:rsidRDefault="008D2B82" w:rsidP="007220FA">
            <w:pPr>
              <w:spacing w:after="0" w:line="259" w:lineRule="auto"/>
              <w:ind w:left="0" w:right="12" w:firstLine="0"/>
              <w:rPr>
                <w:rFonts w:ascii="Times New Roman" w:hAnsi="Times New Roman" w:cs="Times New Roman"/>
                <w:i/>
                <w:sz w:val="28"/>
                <w:lang w:val="es-CO"/>
              </w:rPr>
            </w:pPr>
            <w:r>
              <w:rPr>
                <w:rFonts w:ascii="Times New Roman" w:hAnsi="Times New Roman" w:cs="Times New Roman"/>
                <w:i/>
                <w:sz w:val="28"/>
                <w:lang w:val="es-CO"/>
              </w:rPr>
              <w:t xml:space="preserve">CIBERGRAFIA </w:t>
            </w:r>
          </w:p>
        </w:tc>
        <w:tc>
          <w:tcPr>
            <w:tcW w:w="725" w:type="pct"/>
          </w:tcPr>
          <w:p w14:paraId="57C2CC15" w14:textId="6AE6B8E0" w:rsidR="008D2B82" w:rsidRPr="00FA03C1" w:rsidRDefault="008D2B82" w:rsidP="00E50720">
            <w:pPr>
              <w:spacing w:after="0" w:line="259" w:lineRule="auto"/>
              <w:ind w:left="0" w:right="12" w:firstLine="0"/>
              <w:jc w:val="center"/>
              <w:rPr>
                <w:rFonts w:ascii="Times New Roman" w:hAnsi="Times New Roman" w:cs="Times New Roman"/>
                <w:i/>
                <w:sz w:val="28"/>
                <w:lang w:val="es-CO"/>
              </w:rPr>
            </w:pPr>
            <w:r>
              <w:rPr>
                <w:rFonts w:ascii="Times New Roman" w:hAnsi="Times New Roman" w:cs="Times New Roman"/>
                <w:i/>
                <w:sz w:val="28"/>
                <w:lang w:val="es-CO"/>
              </w:rPr>
              <w:t>271</w:t>
            </w:r>
          </w:p>
        </w:tc>
      </w:tr>
    </w:tbl>
    <w:p w14:paraId="00260FC6" w14:textId="7520C6B7" w:rsidR="00B63608" w:rsidRPr="00FA03C1" w:rsidRDefault="00B63608">
      <w:pPr>
        <w:spacing w:after="160" w:line="259" w:lineRule="auto"/>
        <w:ind w:left="0" w:firstLine="0"/>
        <w:rPr>
          <w:rFonts w:ascii="Times New Roman" w:hAnsi="Times New Roman" w:cs="Times New Roman"/>
          <w:b/>
          <w:i/>
          <w:sz w:val="28"/>
        </w:rPr>
      </w:pPr>
    </w:p>
    <w:p w14:paraId="50EDB891" w14:textId="77777777" w:rsidR="006377DD" w:rsidRDefault="006377DD">
      <w:pPr>
        <w:spacing w:after="160" w:line="259" w:lineRule="auto"/>
        <w:ind w:left="0" w:firstLine="0"/>
        <w:rPr>
          <w:rFonts w:ascii="Times New Roman" w:hAnsi="Times New Roman" w:cs="Times New Roman"/>
          <w:b/>
          <w:i/>
        </w:rPr>
      </w:pPr>
      <w:r>
        <w:rPr>
          <w:rFonts w:ascii="Times New Roman" w:hAnsi="Times New Roman" w:cs="Times New Roman"/>
          <w:b/>
          <w:i/>
        </w:rPr>
        <w:br w:type="page"/>
      </w:r>
    </w:p>
    <w:p w14:paraId="2ABFF1B5" w14:textId="37765027" w:rsidR="002E39C8" w:rsidRPr="00473734" w:rsidRDefault="002E39C8" w:rsidP="00E50720">
      <w:pPr>
        <w:pStyle w:val="Prrafodelista"/>
        <w:spacing w:line="360" w:lineRule="auto"/>
        <w:ind w:left="1146" w:firstLine="0"/>
        <w:jc w:val="center"/>
        <w:rPr>
          <w:rFonts w:ascii="Times New Roman" w:hAnsi="Times New Roman" w:cs="Times New Roman"/>
          <w:b/>
          <w:i/>
          <w:sz w:val="28"/>
          <w:szCs w:val="28"/>
        </w:rPr>
      </w:pPr>
      <w:r w:rsidRPr="00473734">
        <w:rPr>
          <w:rFonts w:ascii="Times New Roman" w:hAnsi="Times New Roman" w:cs="Times New Roman"/>
          <w:b/>
          <w:i/>
          <w:sz w:val="28"/>
          <w:szCs w:val="28"/>
        </w:rPr>
        <w:lastRenderedPageBreak/>
        <w:t>PRESE</w:t>
      </w:r>
      <w:r w:rsidR="002D74E1" w:rsidRPr="00473734">
        <w:rPr>
          <w:rFonts w:ascii="Times New Roman" w:hAnsi="Times New Roman" w:cs="Times New Roman"/>
          <w:b/>
          <w:i/>
          <w:sz w:val="28"/>
          <w:szCs w:val="28"/>
        </w:rPr>
        <w:t>N</w:t>
      </w:r>
      <w:r w:rsidRPr="00473734">
        <w:rPr>
          <w:rFonts w:ascii="Times New Roman" w:hAnsi="Times New Roman" w:cs="Times New Roman"/>
          <w:b/>
          <w:i/>
          <w:sz w:val="28"/>
          <w:szCs w:val="28"/>
        </w:rPr>
        <w:t>TACION Y CARACTERIZACION DEL CONTEXTO</w:t>
      </w:r>
    </w:p>
    <w:p w14:paraId="7641D18F" w14:textId="77777777" w:rsidR="002E39C8" w:rsidRPr="00CA7A57" w:rsidRDefault="002E39C8" w:rsidP="009012D8">
      <w:pPr>
        <w:spacing w:line="360" w:lineRule="auto"/>
        <w:jc w:val="both"/>
        <w:rPr>
          <w:rFonts w:ascii="Times New Roman" w:hAnsi="Times New Roman" w:cs="Times New Roman"/>
          <w:i/>
        </w:rPr>
      </w:pPr>
    </w:p>
    <w:p w14:paraId="715B1644" w14:textId="5F9D25CC"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 xml:space="preserve">El Proyecto Educativo de la IEM Sidón Bajo Patía es </w:t>
      </w:r>
      <w:proofErr w:type="spellStart"/>
      <w:r w:rsidRPr="00CA7A57">
        <w:rPr>
          <w:rFonts w:ascii="Times New Roman" w:hAnsi="Times New Roman" w:cs="Times New Roman"/>
          <w:i/>
        </w:rPr>
        <w:t>ele</w:t>
      </w:r>
      <w:proofErr w:type="spellEnd"/>
      <w:r w:rsidRPr="00CA7A57">
        <w:rPr>
          <w:rFonts w:ascii="Times New Roman" w:hAnsi="Times New Roman" w:cs="Times New Roman"/>
          <w:i/>
        </w:rPr>
        <w:t xml:space="preserve"> resultado de la participación de los estamentos que hacen parte de la Comunidad educativa, mediante sus aportes con el fin de ofrecer alternativas para alcanzar la mejora integral del trabajo que se realiza y el bienestar social.</w:t>
      </w:r>
    </w:p>
    <w:p w14:paraId="4E723427" w14:textId="77777777" w:rsidR="003A562C" w:rsidRPr="00CA7A57" w:rsidRDefault="003A562C" w:rsidP="009012D8">
      <w:pPr>
        <w:spacing w:line="360" w:lineRule="auto"/>
        <w:jc w:val="both"/>
        <w:rPr>
          <w:rFonts w:ascii="Times New Roman" w:hAnsi="Times New Roman" w:cs="Times New Roman"/>
          <w:i/>
        </w:rPr>
      </w:pPr>
    </w:p>
    <w:p w14:paraId="0E47909E" w14:textId="37EB2E27"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En este documento están creados los ideales alcanzables de una comunidad que desea progresar, para convertirse en gestor del cambio, comenzando por cada uno de los estudiantes, sus hogares y el entorno social y económico de la región.</w:t>
      </w:r>
    </w:p>
    <w:p w14:paraId="6A83A5B5" w14:textId="77777777" w:rsidR="003A562C" w:rsidRPr="00CA7A57" w:rsidRDefault="003A562C" w:rsidP="009012D8">
      <w:pPr>
        <w:spacing w:line="360" w:lineRule="auto"/>
        <w:jc w:val="both"/>
        <w:rPr>
          <w:rFonts w:ascii="Times New Roman" w:hAnsi="Times New Roman" w:cs="Times New Roman"/>
          <w:i/>
        </w:rPr>
      </w:pPr>
    </w:p>
    <w:p w14:paraId="57790651" w14:textId="337E1330"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 xml:space="preserve">Para su construcción se ha tenido en cuenta la importancia de la familia como </w:t>
      </w:r>
      <w:r w:rsidR="00241B76" w:rsidRPr="00CA7A57">
        <w:rPr>
          <w:rFonts w:ascii="Times New Roman" w:hAnsi="Times New Roman" w:cs="Times New Roman"/>
          <w:i/>
        </w:rPr>
        <w:t>componente</w:t>
      </w:r>
      <w:r w:rsidRPr="00CA7A57">
        <w:rPr>
          <w:rFonts w:ascii="Times New Roman" w:hAnsi="Times New Roman" w:cs="Times New Roman"/>
          <w:i/>
        </w:rPr>
        <w:t xml:space="preserve"> fundamental de la sociedad.</w:t>
      </w:r>
    </w:p>
    <w:p w14:paraId="58F42B0A" w14:textId="77777777" w:rsidR="003A562C" w:rsidRPr="00CA7A57" w:rsidRDefault="003A562C" w:rsidP="009012D8">
      <w:pPr>
        <w:spacing w:line="360" w:lineRule="auto"/>
        <w:jc w:val="both"/>
        <w:rPr>
          <w:rFonts w:ascii="Times New Roman" w:hAnsi="Times New Roman" w:cs="Times New Roman"/>
          <w:i/>
        </w:rPr>
      </w:pPr>
    </w:p>
    <w:p w14:paraId="2A2401C4" w14:textId="1946FB45"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 xml:space="preserve">Al estudiante </w:t>
      </w:r>
      <w:r w:rsidR="00241B76" w:rsidRPr="00CA7A57">
        <w:rPr>
          <w:rFonts w:ascii="Times New Roman" w:hAnsi="Times New Roman" w:cs="Times New Roman"/>
          <w:i/>
        </w:rPr>
        <w:t xml:space="preserve">como el centro del proceso educativo inmerso en sus </w:t>
      </w:r>
      <w:r w:rsidRPr="00CA7A57">
        <w:rPr>
          <w:rFonts w:ascii="Times New Roman" w:hAnsi="Times New Roman" w:cs="Times New Roman"/>
          <w:i/>
        </w:rPr>
        <w:t>dificultades</w:t>
      </w:r>
      <w:r w:rsidR="00241B76" w:rsidRPr="00CA7A57">
        <w:rPr>
          <w:rFonts w:ascii="Times New Roman" w:hAnsi="Times New Roman" w:cs="Times New Roman"/>
          <w:i/>
        </w:rPr>
        <w:t xml:space="preserve">, </w:t>
      </w:r>
      <w:r w:rsidRPr="00CA7A57">
        <w:rPr>
          <w:rFonts w:ascii="Times New Roman" w:hAnsi="Times New Roman" w:cs="Times New Roman"/>
          <w:i/>
        </w:rPr>
        <w:t xml:space="preserve">que </w:t>
      </w:r>
      <w:r w:rsidR="00241B76" w:rsidRPr="00CA7A57">
        <w:rPr>
          <w:rFonts w:ascii="Times New Roman" w:hAnsi="Times New Roman" w:cs="Times New Roman"/>
          <w:i/>
        </w:rPr>
        <w:t xml:space="preserve">requiere </w:t>
      </w:r>
      <w:r w:rsidRPr="00CA7A57">
        <w:rPr>
          <w:rFonts w:ascii="Times New Roman" w:hAnsi="Times New Roman" w:cs="Times New Roman"/>
          <w:i/>
        </w:rPr>
        <w:t xml:space="preserve"> comprensión y respeto, que es</w:t>
      </w:r>
      <w:r w:rsidR="00241B76" w:rsidRPr="00CA7A57">
        <w:rPr>
          <w:rFonts w:ascii="Times New Roman" w:hAnsi="Times New Roman" w:cs="Times New Roman"/>
          <w:i/>
        </w:rPr>
        <w:t xml:space="preserve"> un ser altamente </w:t>
      </w:r>
      <w:r w:rsidRPr="00CA7A57">
        <w:rPr>
          <w:rFonts w:ascii="Times New Roman" w:hAnsi="Times New Roman" w:cs="Times New Roman"/>
          <w:i/>
        </w:rPr>
        <w:t>creativo</w:t>
      </w:r>
      <w:r w:rsidR="00241B76" w:rsidRPr="00CA7A57">
        <w:rPr>
          <w:rFonts w:ascii="Times New Roman" w:hAnsi="Times New Roman" w:cs="Times New Roman"/>
          <w:i/>
        </w:rPr>
        <w:t xml:space="preserve">, recursivo </w:t>
      </w:r>
      <w:r w:rsidRPr="00CA7A57">
        <w:rPr>
          <w:rFonts w:ascii="Times New Roman" w:hAnsi="Times New Roman" w:cs="Times New Roman"/>
          <w:i/>
        </w:rPr>
        <w:t xml:space="preserve">y con capacidad para </w:t>
      </w:r>
      <w:r w:rsidR="00241B76" w:rsidRPr="00CA7A57">
        <w:rPr>
          <w:rFonts w:ascii="Times New Roman" w:hAnsi="Times New Roman" w:cs="Times New Roman"/>
          <w:i/>
        </w:rPr>
        <w:t xml:space="preserve">crear, construir </w:t>
      </w:r>
      <w:r w:rsidRPr="00CA7A57">
        <w:rPr>
          <w:rFonts w:ascii="Times New Roman" w:hAnsi="Times New Roman" w:cs="Times New Roman"/>
          <w:i/>
        </w:rPr>
        <w:t xml:space="preserve">y </w:t>
      </w:r>
      <w:r w:rsidR="00241B76" w:rsidRPr="00CA7A57">
        <w:rPr>
          <w:rFonts w:ascii="Times New Roman" w:hAnsi="Times New Roman" w:cs="Times New Roman"/>
          <w:i/>
        </w:rPr>
        <w:t>seguir adelante</w:t>
      </w:r>
      <w:r w:rsidRPr="00CA7A57">
        <w:rPr>
          <w:rFonts w:ascii="Times New Roman" w:hAnsi="Times New Roman" w:cs="Times New Roman"/>
          <w:i/>
        </w:rPr>
        <w:t xml:space="preserve">; que necesita que se le </w:t>
      </w:r>
      <w:r w:rsidR="00241B76" w:rsidRPr="00CA7A57">
        <w:rPr>
          <w:rFonts w:ascii="Times New Roman" w:hAnsi="Times New Roman" w:cs="Times New Roman"/>
          <w:i/>
        </w:rPr>
        <w:t xml:space="preserve">brinde </w:t>
      </w:r>
      <w:r w:rsidRPr="00CA7A57">
        <w:rPr>
          <w:rFonts w:ascii="Times New Roman" w:hAnsi="Times New Roman" w:cs="Times New Roman"/>
          <w:i/>
        </w:rPr>
        <w:t>confianza</w:t>
      </w:r>
      <w:r w:rsidR="00241B76" w:rsidRPr="00CA7A57">
        <w:rPr>
          <w:rFonts w:ascii="Times New Roman" w:hAnsi="Times New Roman" w:cs="Times New Roman"/>
          <w:i/>
        </w:rPr>
        <w:t xml:space="preserve">, derechos sobre todo </w:t>
      </w:r>
      <w:r w:rsidRPr="00CA7A57">
        <w:rPr>
          <w:rFonts w:ascii="Times New Roman" w:hAnsi="Times New Roman" w:cs="Times New Roman"/>
          <w:i/>
        </w:rPr>
        <w:t>responsabilidad</w:t>
      </w:r>
      <w:r w:rsidR="00241B76" w:rsidRPr="00CA7A57">
        <w:rPr>
          <w:rFonts w:ascii="Times New Roman" w:hAnsi="Times New Roman" w:cs="Times New Roman"/>
          <w:i/>
        </w:rPr>
        <w:t>es</w:t>
      </w:r>
      <w:r w:rsidRPr="00CA7A57">
        <w:rPr>
          <w:rFonts w:ascii="Times New Roman" w:hAnsi="Times New Roman" w:cs="Times New Roman"/>
          <w:i/>
        </w:rPr>
        <w:t xml:space="preserve">.  Además, </w:t>
      </w:r>
      <w:r w:rsidR="00241B76" w:rsidRPr="00CA7A57">
        <w:rPr>
          <w:rFonts w:ascii="Times New Roman" w:hAnsi="Times New Roman" w:cs="Times New Roman"/>
          <w:i/>
        </w:rPr>
        <w:t>autonomía</w:t>
      </w:r>
      <w:r w:rsidRPr="00CA7A57">
        <w:rPr>
          <w:rFonts w:ascii="Times New Roman" w:hAnsi="Times New Roman" w:cs="Times New Roman"/>
          <w:i/>
        </w:rPr>
        <w:t xml:space="preserve"> en la toma de decisiones preparándose para la </w:t>
      </w:r>
      <w:r w:rsidR="00241B76" w:rsidRPr="00CA7A57">
        <w:rPr>
          <w:rFonts w:ascii="Times New Roman" w:hAnsi="Times New Roman" w:cs="Times New Roman"/>
          <w:i/>
        </w:rPr>
        <w:t>intervenir en su contexto</w:t>
      </w:r>
      <w:r w:rsidRPr="00CA7A57">
        <w:rPr>
          <w:rFonts w:ascii="Times New Roman" w:hAnsi="Times New Roman" w:cs="Times New Roman"/>
          <w:i/>
        </w:rPr>
        <w:t>.</w:t>
      </w:r>
    </w:p>
    <w:p w14:paraId="42647B98" w14:textId="77777777" w:rsidR="003A562C" w:rsidRPr="00CA7A57" w:rsidRDefault="003A562C" w:rsidP="009012D8">
      <w:pPr>
        <w:spacing w:line="360" w:lineRule="auto"/>
        <w:jc w:val="both"/>
        <w:rPr>
          <w:rFonts w:ascii="Times New Roman" w:hAnsi="Times New Roman" w:cs="Times New Roman"/>
          <w:i/>
        </w:rPr>
      </w:pPr>
    </w:p>
    <w:p w14:paraId="23E64352" w14:textId="554DD8C0"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 xml:space="preserve">El </w:t>
      </w:r>
      <w:r w:rsidR="00241B76" w:rsidRPr="00CA7A57">
        <w:rPr>
          <w:rFonts w:ascii="Times New Roman" w:hAnsi="Times New Roman" w:cs="Times New Roman"/>
          <w:i/>
        </w:rPr>
        <w:t xml:space="preserve">personal docente </w:t>
      </w:r>
      <w:r w:rsidRPr="00CA7A57">
        <w:rPr>
          <w:rFonts w:ascii="Times New Roman" w:hAnsi="Times New Roman" w:cs="Times New Roman"/>
          <w:i/>
        </w:rPr>
        <w:t xml:space="preserve">como </w:t>
      </w:r>
      <w:r w:rsidR="00241B76" w:rsidRPr="00CA7A57">
        <w:rPr>
          <w:rFonts w:ascii="Times New Roman" w:hAnsi="Times New Roman" w:cs="Times New Roman"/>
          <w:i/>
        </w:rPr>
        <w:t xml:space="preserve">el grupo </w:t>
      </w:r>
      <w:r w:rsidRPr="00CA7A57">
        <w:rPr>
          <w:rFonts w:ascii="Times New Roman" w:hAnsi="Times New Roman" w:cs="Times New Roman"/>
          <w:i/>
        </w:rPr>
        <w:t xml:space="preserve">facilitador </w:t>
      </w:r>
      <w:proofErr w:type="spellStart"/>
      <w:r w:rsidR="00241B76" w:rsidRPr="00CA7A57">
        <w:rPr>
          <w:rFonts w:ascii="Times New Roman" w:hAnsi="Times New Roman" w:cs="Times New Roman"/>
          <w:i/>
        </w:rPr>
        <w:t>conciente</w:t>
      </w:r>
      <w:proofErr w:type="spellEnd"/>
      <w:r w:rsidR="00241B76" w:rsidRPr="00CA7A57">
        <w:rPr>
          <w:rFonts w:ascii="Times New Roman" w:hAnsi="Times New Roman" w:cs="Times New Roman"/>
          <w:i/>
        </w:rPr>
        <w:t xml:space="preserve"> q</w:t>
      </w:r>
      <w:r w:rsidRPr="00CA7A57">
        <w:rPr>
          <w:rFonts w:ascii="Times New Roman" w:hAnsi="Times New Roman" w:cs="Times New Roman"/>
          <w:i/>
        </w:rPr>
        <w:t xml:space="preserve">ue </w:t>
      </w:r>
      <w:r w:rsidR="00241B76" w:rsidRPr="00CA7A57">
        <w:rPr>
          <w:rFonts w:ascii="Times New Roman" w:hAnsi="Times New Roman" w:cs="Times New Roman"/>
          <w:i/>
        </w:rPr>
        <w:t>su</w:t>
      </w:r>
      <w:r w:rsidRPr="00CA7A57">
        <w:rPr>
          <w:rFonts w:ascii="Times New Roman" w:hAnsi="Times New Roman" w:cs="Times New Roman"/>
          <w:i/>
        </w:rPr>
        <w:t xml:space="preserve"> misión es educar </w:t>
      </w:r>
      <w:r w:rsidR="00241B76" w:rsidRPr="00CA7A57">
        <w:rPr>
          <w:rFonts w:ascii="Times New Roman" w:hAnsi="Times New Roman" w:cs="Times New Roman"/>
          <w:i/>
        </w:rPr>
        <w:t xml:space="preserve">por y </w:t>
      </w:r>
      <w:r w:rsidRPr="00CA7A57">
        <w:rPr>
          <w:rFonts w:ascii="Times New Roman" w:hAnsi="Times New Roman" w:cs="Times New Roman"/>
          <w:i/>
        </w:rPr>
        <w:t>para la vida como fundamentación en el s</w:t>
      </w:r>
      <w:r w:rsidR="00241B76" w:rsidRPr="00CA7A57">
        <w:rPr>
          <w:rFonts w:ascii="Times New Roman" w:hAnsi="Times New Roman" w:cs="Times New Roman"/>
          <w:i/>
        </w:rPr>
        <w:t>er</w:t>
      </w:r>
      <w:r w:rsidRPr="00CA7A57">
        <w:rPr>
          <w:rFonts w:ascii="Times New Roman" w:hAnsi="Times New Roman" w:cs="Times New Roman"/>
          <w:i/>
        </w:rPr>
        <w:t xml:space="preserve">, saber hacer, buscando </w:t>
      </w:r>
      <w:r w:rsidR="00241B76" w:rsidRPr="00CA7A57">
        <w:rPr>
          <w:rFonts w:ascii="Times New Roman" w:hAnsi="Times New Roman" w:cs="Times New Roman"/>
          <w:i/>
        </w:rPr>
        <w:t xml:space="preserve">ofrecer opciones que contribuyan en la satisfacción de las </w:t>
      </w:r>
      <w:r w:rsidRPr="00CA7A57">
        <w:rPr>
          <w:rFonts w:ascii="Times New Roman" w:hAnsi="Times New Roman" w:cs="Times New Roman"/>
          <w:i/>
        </w:rPr>
        <w:t>n</w:t>
      </w:r>
      <w:r w:rsidR="00241B76" w:rsidRPr="00CA7A57">
        <w:rPr>
          <w:rFonts w:ascii="Times New Roman" w:hAnsi="Times New Roman" w:cs="Times New Roman"/>
          <w:i/>
        </w:rPr>
        <w:t xml:space="preserve">ecesidades básicas de la región </w:t>
      </w:r>
      <w:r w:rsidRPr="00CA7A57">
        <w:rPr>
          <w:rFonts w:ascii="Times New Roman" w:hAnsi="Times New Roman" w:cs="Times New Roman"/>
          <w:i/>
        </w:rPr>
        <w:t>y el desarrollo integral sobre la base de la creatividad, la ciencia, la técnica, el ar</w:t>
      </w:r>
      <w:r w:rsidR="00241B76" w:rsidRPr="00CA7A57">
        <w:rPr>
          <w:rFonts w:ascii="Times New Roman" w:hAnsi="Times New Roman" w:cs="Times New Roman"/>
          <w:i/>
        </w:rPr>
        <w:t>te y el servicio a la comunidad.</w:t>
      </w:r>
    </w:p>
    <w:p w14:paraId="53B1771B" w14:textId="77777777" w:rsidR="003A562C" w:rsidRPr="00CA7A57" w:rsidRDefault="003A562C" w:rsidP="009012D8">
      <w:pPr>
        <w:spacing w:line="360" w:lineRule="auto"/>
        <w:jc w:val="both"/>
        <w:rPr>
          <w:rFonts w:ascii="Times New Roman" w:hAnsi="Times New Roman" w:cs="Times New Roman"/>
          <w:i/>
        </w:rPr>
      </w:pPr>
    </w:p>
    <w:p w14:paraId="5A332A3D" w14:textId="688080E6" w:rsidR="003A562C" w:rsidRPr="00CA7A57" w:rsidRDefault="003A562C" w:rsidP="009012D8">
      <w:pPr>
        <w:spacing w:line="360" w:lineRule="auto"/>
        <w:jc w:val="both"/>
        <w:rPr>
          <w:rFonts w:ascii="Times New Roman" w:hAnsi="Times New Roman" w:cs="Times New Roman"/>
          <w:i/>
        </w:rPr>
      </w:pPr>
      <w:r w:rsidRPr="00CA7A57">
        <w:rPr>
          <w:rFonts w:ascii="Times New Roman" w:hAnsi="Times New Roman" w:cs="Times New Roman"/>
          <w:i/>
        </w:rPr>
        <w:t xml:space="preserve">El directivo como </w:t>
      </w:r>
      <w:r w:rsidR="00241B76" w:rsidRPr="00CA7A57">
        <w:rPr>
          <w:rFonts w:ascii="Times New Roman" w:hAnsi="Times New Roman" w:cs="Times New Roman"/>
          <w:i/>
        </w:rPr>
        <w:t xml:space="preserve">el responsable de realizar acciones y </w:t>
      </w:r>
      <w:r w:rsidRPr="00CA7A57">
        <w:rPr>
          <w:rFonts w:ascii="Times New Roman" w:hAnsi="Times New Roman" w:cs="Times New Roman"/>
          <w:i/>
        </w:rPr>
        <w:t>trabaj</w:t>
      </w:r>
      <w:r w:rsidR="00241B76" w:rsidRPr="00CA7A57">
        <w:rPr>
          <w:rFonts w:ascii="Times New Roman" w:hAnsi="Times New Roman" w:cs="Times New Roman"/>
          <w:i/>
        </w:rPr>
        <w:t>o</w:t>
      </w:r>
      <w:r w:rsidRPr="00CA7A57">
        <w:rPr>
          <w:rFonts w:ascii="Times New Roman" w:hAnsi="Times New Roman" w:cs="Times New Roman"/>
          <w:i/>
        </w:rPr>
        <w:t xml:space="preserve"> en equipo </w:t>
      </w:r>
      <w:r w:rsidR="002E39C8" w:rsidRPr="00CA7A57">
        <w:rPr>
          <w:rFonts w:ascii="Times New Roman" w:hAnsi="Times New Roman" w:cs="Times New Roman"/>
          <w:i/>
        </w:rPr>
        <w:t xml:space="preserve">observando </w:t>
      </w:r>
      <w:r w:rsidRPr="00CA7A57">
        <w:rPr>
          <w:rFonts w:ascii="Times New Roman" w:hAnsi="Times New Roman" w:cs="Times New Roman"/>
          <w:i/>
        </w:rPr>
        <w:t xml:space="preserve">a la Institución como una </w:t>
      </w:r>
      <w:r w:rsidR="002E39C8" w:rsidRPr="00CA7A57">
        <w:rPr>
          <w:rFonts w:ascii="Times New Roman" w:hAnsi="Times New Roman" w:cs="Times New Roman"/>
          <w:i/>
        </w:rPr>
        <w:t xml:space="preserve">comunidad </w:t>
      </w:r>
      <w:r w:rsidRPr="00CA7A57">
        <w:rPr>
          <w:rFonts w:ascii="Times New Roman" w:hAnsi="Times New Roman" w:cs="Times New Roman"/>
          <w:i/>
        </w:rPr>
        <w:t xml:space="preserve">que aprende por que la razón de avanzar </w:t>
      </w:r>
      <w:r w:rsidR="002E39C8" w:rsidRPr="00CA7A57">
        <w:rPr>
          <w:rFonts w:ascii="Times New Roman" w:hAnsi="Times New Roman" w:cs="Times New Roman"/>
          <w:i/>
        </w:rPr>
        <w:t xml:space="preserve">es </w:t>
      </w:r>
      <w:r w:rsidRPr="00CA7A57">
        <w:rPr>
          <w:rFonts w:ascii="Times New Roman" w:hAnsi="Times New Roman" w:cs="Times New Roman"/>
          <w:i/>
        </w:rPr>
        <w:t xml:space="preserve">el cambio permanente, la renovación </w:t>
      </w:r>
      <w:r w:rsidR="002E39C8" w:rsidRPr="00CA7A57">
        <w:rPr>
          <w:rFonts w:ascii="Times New Roman" w:hAnsi="Times New Roman" w:cs="Times New Roman"/>
          <w:i/>
        </w:rPr>
        <w:t xml:space="preserve">personal y profesional de los docentes </w:t>
      </w:r>
      <w:r w:rsidRPr="00CA7A57">
        <w:rPr>
          <w:rFonts w:ascii="Times New Roman" w:hAnsi="Times New Roman" w:cs="Times New Roman"/>
          <w:i/>
        </w:rPr>
        <w:t xml:space="preserve">donde el </w:t>
      </w:r>
      <w:r w:rsidR="002E39C8" w:rsidRPr="00CA7A57">
        <w:rPr>
          <w:rFonts w:ascii="Times New Roman" w:hAnsi="Times New Roman" w:cs="Times New Roman"/>
          <w:i/>
        </w:rPr>
        <w:t xml:space="preserve">proyecto educativo </w:t>
      </w:r>
      <w:r w:rsidRPr="00CA7A57">
        <w:rPr>
          <w:rFonts w:ascii="Times New Roman" w:hAnsi="Times New Roman" w:cs="Times New Roman"/>
          <w:i/>
        </w:rPr>
        <w:t xml:space="preserve">no es definitivo, sino que es un proceso </w:t>
      </w:r>
      <w:r w:rsidRPr="00CA7A57">
        <w:rPr>
          <w:rFonts w:ascii="Times New Roman" w:hAnsi="Times New Roman" w:cs="Times New Roman"/>
          <w:i/>
        </w:rPr>
        <w:lastRenderedPageBreak/>
        <w:t xml:space="preserve">continuo, </w:t>
      </w:r>
      <w:r w:rsidR="002E39C8" w:rsidRPr="00CA7A57">
        <w:rPr>
          <w:rFonts w:ascii="Times New Roman" w:hAnsi="Times New Roman" w:cs="Times New Roman"/>
          <w:i/>
        </w:rPr>
        <w:t xml:space="preserve">abierto y </w:t>
      </w:r>
      <w:r w:rsidRPr="00CA7A57">
        <w:rPr>
          <w:rFonts w:ascii="Times New Roman" w:hAnsi="Times New Roman" w:cs="Times New Roman"/>
          <w:i/>
        </w:rPr>
        <w:t xml:space="preserve">participativo donde </w:t>
      </w:r>
      <w:r w:rsidR="002E39C8" w:rsidRPr="00CA7A57">
        <w:rPr>
          <w:rFonts w:ascii="Times New Roman" w:hAnsi="Times New Roman" w:cs="Times New Roman"/>
          <w:i/>
        </w:rPr>
        <w:t xml:space="preserve">la mejora del servicio ofrecido </w:t>
      </w:r>
      <w:r w:rsidRPr="00CA7A57">
        <w:rPr>
          <w:rFonts w:ascii="Times New Roman" w:hAnsi="Times New Roman" w:cs="Times New Roman"/>
          <w:i/>
        </w:rPr>
        <w:t>es compromiso de todos.</w:t>
      </w:r>
    </w:p>
    <w:p w14:paraId="1DC06D62" w14:textId="77777777" w:rsidR="002D74E1" w:rsidRPr="00CA7A57" w:rsidRDefault="002D74E1" w:rsidP="009012D8">
      <w:pPr>
        <w:spacing w:line="360" w:lineRule="auto"/>
        <w:jc w:val="both"/>
        <w:rPr>
          <w:rFonts w:ascii="Times New Roman" w:hAnsi="Times New Roman" w:cs="Times New Roman"/>
          <w:i/>
        </w:rPr>
      </w:pPr>
    </w:p>
    <w:p w14:paraId="22D21151" w14:textId="77777777" w:rsidR="0039296C" w:rsidRPr="00CA7A57" w:rsidRDefault="002D74E1" w:rsidP="009012D8">
      <w:pPr>
        <w:spacing w:line="360" w:lineRule="auto"/>
        <w:jc w:val="both"/>
        <w:rPr>
          <w:rFonts w:ascii="Times New Roman" w:hAnsi="Times New Roman" w:cs="Times New Roman"/>
          <w:i/>
        </w:rPr>
      </w:pPr>
      <w:r w:rsidRPr="00CA7A57">
        <w:rPr>
          <w:rFonts w:ascii="Times New Roman" w:hAnsi="Times New Roman" w:cs="Times New Roman"/>
          <w:i/>
        </w:rPr>
        <w:t>Con sustento en el anterior, e</w:t>
      </w:r>
      <w:r w:rsidR="002E39C8" w:rsidRPr="00CA7A57">
        <w:rPr>
          <w:rFonts w:ascii="Times New Roman" w:hAnsi="Times New Roman" w:cs="Times New Roman"/>
          <w:i/>
        </w:rPr>
        <w:t xml:space="preserve">l reconocimiento del contexto de la educación actual está enmarcado en la realización de acciones de gestión, desarrollo y producción, que implican cambios en el proceso administrativo debido a que esta se realiza a través de proyectos Educativos que incluyen la participación activa de la comunidad. En este sentido, la administración de proyectos tiene como fin encontrar aportes y soluciones acertadas para los problemas, mediante una cooperación entre Directivos Docentes, </w:t>
      </w:r>
      <w:r w:rsidR="0039296C" w:rsidRPr="00CA7A57">
        <w:rPr>
          <w:rFonts w:ascii="Times New Roman" w:hAnsi="Times New Roman" w:cs="Times New Roman"/>
          <w:i/>
        </w:rPr>
        <w:t xml:space="preserve">comunidad circundante </w:t>
      </w:r>
    </w:p>
    <w:p w14:paraId="33570C1F" w14:textId="77777777" w:rsidR="0039296C" w:rsidRPr="00CA7A57" w:rsidRDefault="0039296C" w:rsidP="009012D8">
      <w:pPr>
        <w:spacing w:line="360" w:lineRule="auto"/>
        <w:jc w:val="both"/>
        <w:rPr>
          <w:rFonts w:ascii="Times New Roman" w:hAnsi="Times New Roman" w:cs="Times New Roman"/>
          <w:i/>
        </w:rPr>
      </w:pPr>
    </w:p>
    <w:p w14:paraId="5E805FA8" w14:textId="2B6D5CD7" w:rsidR="002D74E1" w:rsidRPr="00CA7A57" w:rsidRDefault="0039296C"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w:t>
      </w:r>
      <w:r w:rsidR="002D74E1" w:rsidRPr="00CA7A57">
        <w:rPr>
          <w:rFonts w:ascii="Times New Roman" w:hAnsi="Times New Roman" w:cs="Times New Roman"/>
          <w:i/>
          <w:lang w:val="es-CO"/>
        </w:rPr>
        <w:t>Caracterización y análisis del contexto institucional</w:t>
      </w:r>
      <w:r w:rsidRPr="00CA7A57">
        <w:rPr>
          <w:rFonts w:ascii="Times New Roman" w:hAnsi="Times New Roman" w:cs="Times New Roman"/>
          <w:i/>
          <w:lang w:val="es-CO"/>
        </w:rPr>
        <w:t xml:space="preserve">: </w:t>
      </w:r>
      <w:r w:rsidR="002D74E1" w:rsidRPr="00CA7A57">
        <w:rPr>
          <w:rFonts w:ascii="Times New Roman" w:hAnsi="Times New Roman" w:cs="Times New Roman"/>
          <w:i/>
          <w:lang w:val="es-CO"/>
        </w:rPr>
        <w:t>El reconocimiento del contexto de la educación actual está enmarcado en la realización de acciones de gestión, desarrollo y producción, que implican cambios en el proceso administrativo debido a que esta se realiza a través de proyectos Educativos que incluyen la participación activa de la comunidad. En este sentido, la administración de proyectos tiene como fin encontrar aportes y soluciones acertadas para los problemas, mediante una cooperación entre Directivos Docentes, Educadores, padres de familia, Estudiantes y Comunidad en general.</w:t>
      </w:r>
    </w:p>
    <w:p w14:paraId="7B5C2D4E" w14:textId="77777777" w:rsidR="002D74E1" w:rsidRPr="00CA7A57" w:rsidRDefault="002D74E1" w:rsidP="009012D8">
      <w:pPr>
        <w:spacing w:line="360" w:lineRule="auto"/>
        <w:jc w:val="both"/>
        <w:rPr>
          <w:rFonts w:ascii="Times New Roman" w:hAnsi="Times New Roman" w:cs="Times New Roman"/>
          <w:i/>
          <w:lang w:val="es-CO"/>
        </w:rPr>
      </w:pPr>
    </w:p>
    <w:p w14:paraId="5E172CFE" w14:textId="17016536" w:rsidR="002E39C8" w:rsidRPr="00CA7A57" w:rsidRDefault="002E39C8" w:rsidP="009012D8">
      <w:pPr>
        <w:spacing w:line="360" w:lineRule="auto"/>
        <w:jc w:val="both"/>
        <w:rPr>
          <w:rFonts w:ascii="Times New Roman" w:hAnsi="Times New Roman" w:cs="Times New Roman"/>
          <w:i/>
        </w:rPr>
      </w:pPr>
      <w:r w:rsidRPr="00CA7A57">
        <w:rPr>
          <w:rFonts w:ascii="Times New Roman" w:hAnsi="Times New Roman" w:cs="Times New Roman"/>
          <w:i/>
        </w:rPr>
        <w:t xml:space="preserve">El </w:t>
      </w:r>
      <w:r w:rsidR="002D74E1" w:rsidRPr="00CA7A57">
        <w:rPr>
          <w:rFonts w:ascii="Times New Roman" w:hAnsi="Times New Roman" w:cs="Times New Roman"/>
          <w:i/>
        </w:rPr>
        <w:t xml:space="preserve">conclusión el </w:t>
      </w:r>
      <w:r w:rsidRPr="00CA7A57">
        <w:rPr>
          <w:rFonts w:ascii="Times New Roman" w:hAnsi="Times New Roman" w:cs="Times New Roman"/>
          <w:i/>
        </w:rPr>
        <w:t xml:space="preserve">presente proyecto educativo en adelante PEI contiene el análisis que corresponde a la realidad social, política económica y cultural de tal manera que el quehacer educativo este orientado a establecer alternativas de formación que le permitan a la comunidad educativa mitigar las problemáticas que subyacen al entorno complejo que la rodea. </w:t>
      </w:r>
    </w:p>
    <w:p w14:paraId="777553C8" w14:textId="77777777" w:rsidR="002D74E1" w:rsidRPr="00CA7A57" w:rsidRDefault="002D74E1" w:rsidP="009012D8">
      <w:pPr>
        <w:spacing w:line="360" w:lineRule="auto"/>
        <w:jc w:val="both"/>
        <w:rPr>
          <w:rFonts w:ascii="Times New Roman" w:hAnsi="Times New Roman" w:cs="Times New Roman"/>
          <w:i/>
        </w:rPr>
      </w:pPr>
    </w:p>
    <w:p w14:paraId="40A88408" w14:textId="6F236136" w:rsidR="002E39C8" w:rsidRPr="00CA7A57" w:rsidRDefault="002E39C8" w:rsidP="009012D8">
      <w:pPr>
        <w:spacing w:line="360" w:lineRule="auto"/>
        <w:jc w:val="both"/>
        <w:rPr>
          <w:rFonts w:ascii="Times New Roman" w:hAnsi="Times New Roman" w:cs="Times New Roman"/>
          <w:b/>
          <w:i/>
          <w:lang w:val="es-CO"/>
        </w:rPr>
      </w:pPr>
    </w:p>
    <w:p w14:paraId="3B5557AB" w14:textId="796ED159" w:rsidR="002D74E1" w:rsidRPr="00CA7A57" w:rsidRDefault="002D74E1" w:rsidP="009012D8">
      <w:pPr>
        <w:spacing w:line="360" w:lineRule="auto"/>
        <w:jc w:val="both"/>
        <w:rPr>
          <w:rFonts w:ascii="Times New Roman" w:hAnsi="Times New Roman" w:cs="Times New Roman"/>
          <w:b/>
          <w:i/>
          <w:lang w:val="es-CO"/>
        </w:rPr>
      </w:pPr>
    </w:p>
    <w:p w14:paraId="2B62420A" w14:textId="68920385" w:rsidR="002D74E1" w:rsidRPr="00CA7A57" w:rsidRDefault="002D74E1" w:rsidP="009012D8">
      <w:pPr>
        <w:spacing w:line="360" w:lineRule="auto"/>
        <w:jc w:val="both"/>
        <w:rPr>
          <w:rFonts w:ascii="Times New Roman" w:hAnsi="Times New Roman" w:cs="Times New Roman"/>
          <w:b/>
          <w:i/>
          <w:lang w:val="es-CO"/>
        </w:rPr>
      </w:pPr>
    </w:p>
    <w:p w14:paraId="449DEBF8" w14:textId="77777777" w:rsidR="002D74E1" w:rsidRDefault="002D74E1" w:rsidP="009012D8">
      <w:pPr>
        <w:spacing w:line="360" w:lineRule="auto"/>
        <w:jc w:val="both"/>
        <w:rPr>
          <w:rFonts w:ascii="Times New Roman" w:hAnsi="Times New Roman" w:cs="Times New Roman"/>
          <w:b/>
          <w:i/>
          <w:lang w:val="es-CO"/>
        </w:rPr>
      </w:pPr>
    </w:p>
    <w:p w14:paraId="12FDCE8A" w14:textId="77777777" w:rsidR="00E50720" w:rsidRDefault="00E50720">
      <w:pPr>
        <w:spacing w:after="160" w:line="259" w:lineRule="auto"/>
        <w:ind w:left="0" w:firstLine="0"/>
        <w:rPr>
          <w:rFonts w:ascii="Times New Roman" w:hAnsi="Times New Roman" w:cs="Times New Roman"/>
          <w:b/>
          <w:i/>
          <w:sz w:val="26"/>
          <w:szCs w:val="26"/>
        </w:rPr>
      </w:pPr>
      <w:r>
        <w:rPr>
          <w:rFonts w:ascii="Times New Roman" w:hAnsi="Times New Roman" w:cs="Times New Roman"/>
          <w:b/>
          <w:i/>
          <w:sz w:val="26"/>
          <w:szCs w:val="26"/>
        </w:rPr>
        <w:lastRenderedPageBreak/>
        <w:br w:type="page"/>
      </w:r>
    </w:p>
    <w:p w14:paraId="6E71E280" w14:textId="67B7D89C" w:rsidR="0098739F" w:rsidRPr="00473734" w:rsidRDefault="0098739F" w:rsidP="00CC37F4">
      <w:pPr>
        <w:spacing w:line="360" w:lineRule="auto"/>
        <w:jc w:val="center"/>
        <w:rPr>
          <w:rFonts w:ascii="Times New Roman" w:hAnsi="Times New Roman" w:cs="Times New Roman"/>
          <w:b/>
          <w:i/>
          <w:sz w:val="26"/>
          <w:szCs w:val="26"/>
        </w:rPr>
      </w:pPr>
      <w:r w:rsidRPr="00473734">
        <w:rPr>
          <w:rFonts w:ascii="Times New Roman" w:hAnsi="Times New Roman" w:cs="Times New Roman"/>
          <w:b/>
          <w:i/>
          <w:sz w:val="26"/>
          <w:szCs w:val="26"/>
        </w:rPr>
        <w:lastRenderedPageBreak/>
        <w:t>RESOLUCIÓN No. 003</w:t>
      </w:r>
    </w:p>
    <w:p w14:paraId="220B4B54" w14:textId="06F386B4" w:rsidR="0098739F" w:rsidRPr="00CA7A57" w:rsidRDefault="0098739F" w:rsidP="00CC37F4">
      <w:pPr>
        <w:spacing w:line="360" w:lineRule="auto"/>
        <w:jc w:val="center"/>
        <w:rPr>
          <w:rFonts w:ascii="Times New Roman" w:hAnsi="Times New Roman" w:cs="Times New Roman"/>
          <w:b/>
          <w:i/>
        </w:rPr>
      </w:pPr>
      <w:r w:rsidRPr="00CA7A57">
        <w:rPr>
          <w:rFonts w:ascii="Times New Roman" w:hAnsi="Times New Roman" w:cs="Times New Roman"/>
          <w:b/>
          <w:i/>
        </w:rPr>
        <w:t>09 de Octubre del 201</w:t>
      </w:r>
      <w:r w:rsidR="0039296C" w:rsidRPr="00CA7A57">
        <w:rPr>
          <w:rFonts w:ascii="Times New Roman" w:hAnsi="Times New Roman" w:cs="Times New Roman"/>
          <w:b/>
          <w:i/>
        </w:rPr>
        <w:t>9</w:t>
      </w:r>
    </w:p>
    <w:p w14:paraId="26558EB0" w14:textId="36A69C45"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 xml:space="preserve">Por la cual </w:t>
      </w:r>
      <w:r w:rsidR="0039296C" w:rsidRPr="00CA7A57">
        <w:rPr>
          <w:rFonts w:ascii="Times New Roman" w:hAnsi="Times New Roman" w:cs="Times New Roman"/>
          <w:i/>
        </w:rPr>
        <w:t xml:space="preserve">se </w:t>
      </w:r>
      <w:proofErr w:type="spellStart"/>
      <w:r w:rsidRPr="00CA7A57">
        <w:rPr>
          <w:rFonts w:ascii="Times New Roman" w:hAnsi="Times New Roman" w:cs="Times New Roman"/>
          <w:i/>
        </w:rPr>
        <w:t>resignifica</w:t>
      </w:r>
      <w:proofErr w:type="spellEnd"/>
      <w:r w:rsidRPr="00CA7A57">
        <w:rPr>
          <w:rFonts w:ascii="Times New Roman" w:hAnsi="Times New Roman" w:cs="Times New Roman"/>
          <w:i/>
        </w:rPr>
        <w:t xml:space="preserve"> el Proyecto Educativo Institucional de la Institución Educativa Sidón  de Cumbitara, en todas sus dimensiones, Ajustes y Avances</w:t>
      </w:r>
    </w:p>
    <w:p w14:paraId="3B4FC01E" w14:textId="77777777" w:rsidR="0098739F" w:rsidRPr="00CA7A57" w:rsidRDefault="0098739F" w:rsidP="009012D8">
      <w:pPr>
        <w:spacing w:line="360" w:lineRule="auto"/>
        <w:jc w:val="both"/>
        <w:rPr>
          <w:rFonts w:ascii="Times New Roman" w:hAnsi="Times New Roman" w:cs="Times New Roman"/>
          <w:i/>
        </w:rPr>
      </w:pPr>
    </w:p>
    <w:p w14:paraId="7D8A11FE" w14:textId="42060961" w:rsidR="0098739F" w:rsidRPr="00473734" w:rsidRDefault="0098739F" w:rsidP="009012D8">
      <w:pPr>
        <w:spacing w:line="360" w:lineRule="auto"/>
        <w:jc w:val="both"/>
        <w:rPr>
          <w:rFonts w:ascii="Times New Roman" w:hAnsi="Times New Roman" w:cs="Times New Roman"/>
          <w:b/>
          <w:i/>
        </w:rPr>
      </w:pPr>
      <w:r w:rsidRPr="00473734">
        <w:rPr>
          <w:rFonts w:ascii="Times New Roman" w:hAnsi="Times New Roman" w:cs="Times New Roman"/>
          <w:b/>
          <w:i/>
        </w:rPr>
        <w:t xml:space="preserve">EL CONSEJO ACADEMICO DE LA INSTITUCION EDUCATIVA SIDON, MUNICIPIO DE CUMBITARA NARINO </w:t>
      </w:r>
    </w:p>
    <w:p w14:paraId="7CA2AEE4" w14:textId="77777777" w:rsidR="0098739F" w:rsidRPr="00CA7A57" w:rsidRDefault="0098739F" w:rsidP="009012D8">
      <w:pPr>
        <w:spacing w:line="360" w:lineRule="auto"/>
        <w:jc w:val="both"/>
        <w:rPr>
          <w:rFonts w:ascii="Times New Roman" w:hAnsi="Times New Roman" w:cs="Times New Roman"/>
          <w:i/>
        </w:rPr>
      </w:pPr>
    </w:p>
    <w:p w14:paraId="34E127F9" w14:textId="77777777"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En uso de sus facultades legales y,</w:t>
      </w:r>
    </w:p>
    <w:p w14:paraId="3CC7481C" w14:textId="77777777" w:rsidR="0098739F" w:rsidRPr="00CA7A57" w:rsidRDefault="0098739F" w:rsidP="009012D8">
      <w:pPr>
        <w:spacing w:line="360" w:lineRule="auto"/>
        <w:jc w:val="both"/>
        <w:rPr>
          <w:rFonts w:ascii="Times New Roman" w:hAnsi="Times New Roman" w:cs="Times New Roman"/>
          <w:i/>
        </w:rPr>
      </w:pPr>
    </w:p>
    <w:p w14:paraId="44262D0B" w14:textId="77777777" w:rsidR="0098739F" w:rsidRPr="00473734" w:rsidRDefault="0098739F" w:rsidP="00CC37F4">
      <w:pPr>
        <w:spacing w:line="360" w:lineRule="auto"/>
        <w:jc w:val="center"/>
        <w:rPr>
          <w:rFonts w:ascii="Times New Roman" w:hAnsi="Times New Roman" w:cs="Times New Roman"/>
          <w:b/>
          <w:i/>
        </w:rPr>
      </w:pPr>
      <w:r w:rsidRPr="00473734">
        <w:rPr>
          <w:rFonts w:ascii="Times New Roman" w:hAnsi="Times New Roman" w:cs="Times New Roman"/>
          <w:b/>
          <w:i/>
        </w:rPr>
        <w:t>CONSIDERANDO:</w:t>
      </w:r>
    </w:p>
    <w:p w14:paraId="079AD4CB" w14:textId="77777777" w:rsidR="0098739F" w:rsidRPr="00CA7A57" w:rsidRDefault="0098739F" w:rsidP="009012D8">
      <w:pPr>
        <w:spacing w:line="360" w:lineRule="auto"/>
        <w:jc w:val="both"/>
        <w:rPr>
          <w:rFonts w:ascii="Times New Roman" w:hAnsi="Times New Roman" w:cs="Times New Roman"/>
          <w:i/>
        </w:rPr>
      </w:pPr>
    </w:p>
    <w:p w14:paraId="59E22265" w14:textId="0762000C"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 xml:space="preserve">Que es necesario </w:t>
      </w:r>
      <w:proofErr w:type="spellStart"/>
      <w:r w:rsidRPr="00CA7A57">
        <w:rPr>
          <w:rFonts w:ascii="Times New Roman" w:hAnsi="Times New Roman" w:cs="Times New Roman"/>
          <w:i/>
        </w:rPr>
        <w:t>resignificar</w:t>
      </w:r>
      <w:proofErr w:type="spellEnd"/>
      <w:r w:rsidRPr="00CA7A57">
        <w:rPr>
          <w:rFonts w:ascii="Times New Roman" w:hAnsi="Times New Roman" w:cs="Times New Roman"/>
          <w:i/>
        </w:rPr>
        <w:t xml:space="preserve"> el proyecto Educativo Institucional contextualizado para el año 20</w:t>
      </w:r>
      <w:r w:rsidR="0039296C" w:rsidRPr="00CA7A57">
        <w:rPr>
          <w:rFonts w:ascii="Times New Roman" w:hAnsi="Times New Roman" w:cs="Times New Roman"/>
          <w:i/>
        </w:rPr>
        <w:t xml:space="preserve">20 </w:t>
      </w:r>
      <w:r w:rsidRPr="00CA7A57">
        <w:rPr>
          <w:rFonts w:ascii="Times New Roman" w:hAnsi="Times New Roman" w:cs="Times New Roman"/>
          <w:i/>
        </w:rPr>
        <w:t>que regirá para el plantel.</w:t>
      </w:r>
    </w:p>
    <w:p w14:paraId="49E73C0A" w14:textId="77777777" w:rsidR="0098739F" w:rsidRPr="00CA7A57" w:rsidRDefault="0098739F" w:rsidP="009012D8">
      <w:pPr>
        <w:spacing w:line="360" w:lineRule="auto"/>
        <w:jc w:val="both"/>
        <w:rPr>
          <w:rFonts w:ascii="Times New Roman" w:hAnsi="Times New Roman" w:cs="Times New Roman"/>
          <w:i/>
        </w:rPr>
      </w:pPr>
    </w:p>
    <w:p w14:paraId="534E74CD" w14:textId="77777777"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Que la comunidad educativa en sus diferentes estamentos participo en el análisis de las propuestas que presentaron los grupos designados para tal fin.</w:t>
      </w:r>
    </w:p>
    <w:p w14:paraId="1EE62F01" w14:textId="77777777" w:rsidR="0098739F" w:rsidRPr="00CA7A57" w:rsidRDefault="0098739F" w:rsidP="009012D8">
      <w:pPr>
        <w:spacing w:line="360" w:lineRule="auto"/>
        <w:jc w:val="both"/>
        <w:rPr>
          <w:rFonts w:ascii="Times New Roman" w:hAnsi="Times New Roman" w:cs="Times New Roman"/>
          <w:i/>
        </w:rPr>
      </w:pPr>
    </w:p>
    <w:p w14:paraId="03E3BCD6" w14:textId="15E21FAF"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Que las propuestas fueron llevadas y debatidas en el consejo Directivo para su análisis y decisiones de conformidad con los artículos 14-15-16 del decreto 1860 de 1994.</w:t>
      </w:r>
    </w:p>
    <w:p w14:paraId="01A7E5C0" w14:textId="77777777" w:rsidR="0098739F" w:rsidRPr="00CA7A57" w:rsidRDefault="0098739F" w:rsidP="009012D8">
      <w:pPr>
        <w:spacing w:line="360" w:lineRule="auto"/>
        <w:jc w:val="both"/>
        <w:rPr>
          <w:rFonts w:ascii="Times New Roman" w:hAnsi="Times New Roman" w:cs="Times New Roman"/>
          <w:i/>
        </w:rPr>
      </w:pPr>
    </w:p>
    <w:p w14:paraId="52D0017B" w14:textId="756A14AB"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Que de acuerdo a la autonomía concedida a los planteles por las leyes 115 de 1994 y su decreto reglamentario 1860 del mismo año el consejo Directivo procedió a aprobar dicho proyecto, según acuerdo 003 de mayo del 2015.</w:t>
      </w:r>
    </w:p>
    <w:p w14:paraId="10D5BE2D" w14:textId="77777777" w:rsidR="0098739F" w:rsidRPr="00CA7A57" w:rsidRDefault="0098739F" w:rsidP="009012D8">
      <w:pPr>
        <w:spacing w:line="360" w:lineRule="auto"/>
        <w:jc w:val="both"/>
        <w:rPr>
          <w:rFonts w:ascii="Times New Roman" w:hAnsi="Times New Roman" w:cs="Times New Roman"/>
          <w:i/>
        </w:rPr>
      </w:pPr>
    </w:p>
    <w:p w14:paraId="72ED8CCD" w14:textId="77777777" w:rsidR="0098739F" w:rsidRPr="00473734" w:rsidRDefault="0098739F" w:rsidP="00CC37F4">
      <w:pPr>
        <w:spacing w:line="360" w:lineRule="auto"/>
        <w:jc w:val="center"/>
        <w:rPr>
          <w:rFonts w:ascii="Times New Roman" w:hAnsi="Times New Roman" w:cs="Times New Roman"/>
          <w:b/>
          <w:i/>
          <w:sz w:val="26"/>
          <w:szCs w:val="26"/>
        </w:rPr>
      </w:pPr>
      <w:r w:rsidRPr="00473734">
        <w:rPr>
          <w:rFonts w:ascii="Times New Roman" w:hAnsi="Times New Roman" w:cs="Times New Roman"/>
          <w:b/>
          <w:i/>
          <w:sz w:val="26"/>
          <w:szCs w:val="26"/>
        </w:rPr>
        <w:t>RESUELVE:</w:t>
      </w:r>
    </w:p>
    <w:p w14:paraId="1E3F871E" w14:textId="77777777" w:rsidR="0098739F" w:rsidRPr="00CA7A57" w:rsidRDefault="0098739F" w:rsidP="009012D8">
      <w:pPr>
        <w:spacing w:line="360" w:lineRule="auto"/>
        <w:jc w:val="both"/>
        <w:rPr>
          <w:rFonts w:ascii="Times New Roman" w:hAnsi="Times New Roman" w:cs="Times New Roman"/>
          <w:i/>
        </w:rPr>
      </w:pPr>
    </w:p>
    <w:p w14:paraId="062F3A15" w14:textId="5EF7D295" w:rsidR="0098739F" w:rsidRPr="00CA7A57" w:rsidRDefault="0098739F" w:rsidP="00745365">
      <w:pPr>
        <w:spacing w:line="360" w:lineRule="auto"/>
        <w:jc w:val="both"/>
        <w:rPr>
          <w:rFonts w:ascii="Times New Roman" w:hAnsi="Times New Roman" w:cs="Times New Roman"/>
          <w:i/>
        </w:rPr>
      </w:pPr>
      <w:r w:rsidRPr="00473734">
        <w:rPr>
          <w:rFonts w:ascii="Times New Roman" w:hAnsi="Times New Roman" w:cs="Times New Roman"/>
          <w:b/>
          <w:i/>
        </w:rPr>
        <w:t>ARTICULO 1:</w:t>
      </w:r>
      <w:r w:rsidRPr="00CA7A57">
        <w:rPr>
          <w:rFonts w:ascii="Times New Roman" w:hAnsi="Times New Roman" w:cs="Times New Roman"/>
          <w:i/>
        </w:rPr>
        <w:t xml:space="preserve"> </w:t>
      </w:r>
      <w:proofErr w:type="spellStart"/>
      <w:r w:rsidRPr="00CA7A57">
        <w:rPr>
          <w:rFonts w:ascii="Times New Roman" w:hAnsi="Times New Roman" w:cs="Times New Roman"/>
          <w:i/>
        </w:rPr>
        <w:t>Resignificar</w:t>
      </w:r>
      <w:proofErr w:type="spellEnd"/>
      <w:r w:rsidRPr="00CA7A57">
        <w:rPr>
          <w:rFonts w:ascii="Times New Roman" w:hAnsi="Times New Roman" w:cs="Times New Roman"/>
          <w:i/>
        </w:rPr>
        <w:t xml:space="preserve"> el proyecto Educativo Institucional, de la Institución Educativa Sidón, municipio de Cumbitara. En todas sus partes, en sus avances, </w:t>
      </w:r>
      <w:r w:rsidRPr="00CA7A57">
        <w:rPr>
          <w:rFonts w:ascii="Times New Roman" w:hAnsi="Times New Roman" w:cs="Times New Roman"/>
          <w:i/>
        </w:rPr>
        <w:lastRenderedPageBreak/>
        <w:t xml:space="preserve">ajustes e innovaciones en todos y cada uno de sus componentes o como se le ha denominado, Dimensiones. A partir del día 01 del mes de enero del año </w:t>
      </w:r>
      <w:r w:rsidR="00133BB7" w:rsidRPr="00CA7A57">
        <w:rPr>
          <w:rFonts w:ascii="Times New Roman" w:hAnsi="Times New Roman" w:cs="Times New Roman"/>
          <w:i/>
        </w:rPr>
        <w:t>2.020</w:t>
      </w:r>
      <w:r w:rsidRPr="00CA7A57">
        <w:rPr>
          <w:rFonts w:ascii="Times New Roman" w:hAnsi="Times New Roman" w:cs="Times New Roman"/>
          <w:i/>
        </w:rPr>
        <w:t>.</w:t>
      </w:r>
    </w:p>
    <w:p w14:paraId="3B9E75BE" w14:textId="77777777" w:rsidR="00745365" w:rsidRDefault="00745365" w:rsidP="009012D8">
      <w:pPr>
        <w:spacing w:line="360" w:lineRule="auto"/>
        <w:jc w:val="both"/>
        <w:rPr>
          <w:rFonts w:ascii="Times New Roman" w:hAnsi="Times New Roman" w:cs="Times New Roman"/>
          <w:i/>
        </w:rPr>
      </w:pPr>
    </w:p>
    <w:p w14:paraId="47C16A0F" w14:textId="79B1F8B0" w:rsidR="0098739F" w:rsidRPr="00CA7A57" w:rsidRDefault="0098739F" w:rsidP="009012D8">
      <w:pPr>
        <w:spacing w:line="360" w:lineRule="auto"/>
        <w:jc w:val="both"/>
        <w:rPr>
          <w:rFonts w:ascii="Times New Roman" w:hAnsi="Times New Roman" w:cs="Times New Roman"/>
          <w:i/>
        </w:rPr>
      </w:pPr>
      <w:r w:rsidRPr="00473734">
        <w:rPr>
          <w:rFonts w:ascii="Times New Roman" w:hAnsi="Times New Roman" w:cs="Times New Roman"/>
          <w:b/>
          <w:i/>
        </w:rPr>
        <w:t>ARTICULO 2:</w:t>
      </w:r>
      <w:r w:rsidRPr="00CA7A57">
        <w:rPr>
          <w:rFonts w:ascii="Times New Roman" w:hAnsi="Times New Roman" w:cs="Times New Roman"/>
          <w:i/>
        </w:rPr>
        <w:t xml:space="preserve"> El Directivo, administrativo, docentes estudiantes y padres de familia serán los encargados del desarrollo y ejecución del presente proyecto.</w:t>
      </w:r>
    </w:p>
    <w:p w14:paraId="42C01000" w14:textId="77777777" w:rsidR="0098739F" w:rsidRPr="00CA7A57" w:rsidRDefault="0098739F" w:rsidP="009012D8">
      <w:pPr>
        <w:spacing w:line="360" w:lineRule="auto"/>
        <w:jc w:val="both"/>
        <w:rPr>
          <w:rFonts w:ascii="Times New Roman" w:hAnsi="Times New Roman" w:cs="Times New Roman"/>
          <w:i/>
        </w:rPr>
      </w:pPr>
    </w:p>
    <w:p w14:paraId="620EA58D" w14:textId="1639CED2" w:rsidR="0098739F" w:rsidRPr="00CA7A57" w:rsidRDefault="0098739F" w:rsidP="009012D8">
      <w:pPr>
        <w:spacing w:line="360" w:lineRule="auto"/>
        <w:jc w:val="both"/>
        <w:rPr>
          <w:rFonts w:ascii="Times New Roman" w:hAnsi="Times New Roman" w:cs="Times New Roman"/>
          <w:i/>
        </w:rPr>
      </w:pPr>
      <w:r w:rsidRPr="00473734">
        <w:rPr>
          <w:rFonts w:ascii="Times New Roman" w:hAnsi="Times New Roman" w:cs="Times New Roman"/>
          <w:b/>
          <w:i/>
        </w:rPr>
        <w:t>PARAGRAFO:</w:t>
      </w:r>
      <w:r w:rsidRPr="00CA7A57">
        <w:rPr>
          <w:rFonts w:ascii="Times New Roman" w:hAnsi="Times New Roman" w:cs="Times New Roman"/>
          <w:i/>
        </w:rPr>
        <w:t xml:space="preserve"> Cualquier Modificación o ajustes al mismo se harán en los términos establecidos en el artículo 15 del Decreto 1860 de 1994.</w:t>
      </w:r>
    </w:p>
    <w:p w14:paraId="66F205D6" w14:textId="77777777" w:rsidR="0098739F" w:rsidRPr="00CA7A57" w:rsidRDefault="0098739F" w:rsidP="009012D8">
      <w:pPr>
        <w:spacing w:line="360" w:lineRule="auto"/>
        <w:jc w:val="both"/>
        <w:rPr>
          <w:rFonts w:ascii="Times New Roman" w:hAnsi="Times New Roman" w:cs="Times New Roman"/>
          <w:i/>
        </w:rPr>
      </w:pPr>
    </w:p>
    <w:p w14:paraId="6DD6C6FE" w14:textId="77777777" w:rsidR="0098739F" w:rsidRPr="00CA7A57" w:rsidRDefault="0098739F" w:rsidP="009012D8">
      <w:pPr>
        <w:spacing w:line="360" w:lineRule="auto"/>
        <w:jc w:val="both"/>
        <w:rPr>
          <w:rFonts w:ascii="Times New Roman" w:hAnsi="Times New Roman" w:cs="Times New Roman"/>
          <w:i/>
        </w:rPr>
      </w:pPr>
      <w:r w:rsidRPr="00473734">
        <w:rPr>
          <w:rFonts w:ascii="Times New Roman" w:hAnsi="Times New Roman" w:cs="Times New Roman"/>
          <w:b/>
          <w:i/>
        </w:rPr>
        <w:t>ARTÍCULO 3:</w:t>
      </w:r>
      <w:r w:rsidRPr="00CA7A57">
        <w:rPr>
          <w:rFonts w:ascii="Times New Roman" w:hAnsi="Times New Roman" w:cs="Times New Roman"/>
          <w:i/>
        </w:rPr>
        <w:t xml:space="preserve"> La presente Resolución rige a partir de la fecha de su expedición y deroga las normas que sean contrarias.</w:t>
      </w:r>
    </w:p>
    <w:p w14:paraId="639CFFD3" w14:textId="77777777" w:rsidR="0098739F" w:rsidRPr="00CA7A57" w:rsidRDefault="0098739F" w:rsidP="009012D8">
      <w:pPr>
        <w:spacing w:line="360" w:lineRule="auto"/>
        <w:jc w:val="both"/>
        <w:rPr>
          <w:rFonts w:ascii="Times New Roman" w:hAnsi="Times New Roman" w:cs="Times New Roman"/>
          <w:i/>
        </w:rPr>
      </w:pPr>
    </w:p>
    <w:p w14:paraId="190F1DBE" w14:textId="77777777" w:rsidR="0098739F" w:rsidRPr="00473734" w:rsidRDefault="0098739F" w:rsidP="009012D8">
      <w:pPr>
        <w:spacing w:line="360" w:lineRule="auto"/>
        <w:jc w:val="both"/>
        <w:rPr>
          <w:rFonts w:ascii="Times New Roman" w:hAnsi="Times New Roman" w:cs="Times New Roman"/>
          <w:b/>
          <w:i/>
          <w:sz w:val="26"/>
          <w:szCs w:val="26"/>
        </w:rPr>
      </w:pPr>
      <w:r w:rsidRPr="00473734">
        <w:rPr>
          <w:rFonts w:ascii="Times New Roman" w:hAnsi="Times New Roman" w:cs="Times New Roman"/>
          <w:b/>
          <w:i/>
          <w:sz w:val="26"/>
          <w:szCs w:val="26"/>
        </w:rPr>
        <w:t>COMUNIQUESE Y CUMPLASE</w:t>
      </w:r>
    </w:p>
    <w:p w14:paraId="3C0D22E4" w14:textId="77777777" w:rsidR="0098739F" w:rsidRPr="00CA7A57" w:rsidRDefault="0098739F" w:rsidP="009012D8">
      <w:pPr>
        <w:spacing w:line="360" w:lineRule="auto"/>
        <w:jc w:val="both"/>
        <w:rPr>
          <w:rFonts w:ascii="Times New Roman" w:hAnsi="Times New Roman" w:cs="Times New Roman"/>
          <w:i/>
        </w:rPr>
      </w:pPr>
    </w:p>
    <w:p w14:paraId="73F4BE90" w14:textId="7858854E"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 xml:space="preserve">Dado en el plantel educativo  a los </w:t>
      </w:r>
      <w:r w:rsidR="00133BB7" w:rsidRPr="00CA7A57">
        <w:rPr>
          <w:rFonts w:ascii="Times New Roman" w:hAnsi="Times New Roman" w:cs="Times New Roman"/>
          <w:i/>
        </w:rPr>
        <w:t>27</w:t>
      </w:r>
      <w:r w:rsidRPr="00CA7A57">
        <w:rPr>
          <w:rFonts w:ascii="Times New Roman" w:hAnsi="Times New Roman" w:cs="Times New Roman"/>
          <w:i/>
        </w:rPr>
        <w:t xml:space="preserve"> días de</w:t>
      </w:r>
      <w:r w:rsidR="00133BB7" w:rsidRPr="00CA7A57">
        <w:rPr>
          <w:rFonts w:ascii="Times New Roman" w:hAnsi="Times New Roman" w:cs="Times New Roman"/>
          <w:i/>
        </w:rPr>
        <w:t>l mes de Octubre del dos mil diez y nueve</w:t>
      </w:r>
      <w:r w:rsidRPr="00CA7A57">
        <w:rPr>
          <w:rFonts w:ascii="Times New Roman" w:hAnsi="Times New Roman" w:cs="Times New Roman"/>
          <w:i/>
        </w:rPr>
        <w:t xml:space="preserve"> (201</w:t>
      </w:r>
      <w:r w:rsidR="00133BB7" w:rsidRPr="00CA7A57">
        <w:rPr>
          <w:rFonts w:ascii="Times New Roman" w:hAnsi="Times New Roman" w:cs="Times New Roman"/>
          <w:i/>
        </w:rPr>
        <w:t>9</w:t>
      </w:r>
      <w:r w:rsidRPr="00CA7A57">
        <w:rPr>
          <w:rFonts w:ascii="Times New Roman" w:hAnsi="Times New Roman" w:cs="Times New Roman"/>
          <w:i/>
        </w:rPr>
        <w:t>)</w:t>
      </w:r>
    </w:p>
    <w:p w14:paraId="0F3F9187" w14:textId="77777777" w:rsidR="0098739F" w:rsidRPr="00CA7A57" w:rsidRDefault="0098739F" w:rsidP="009012D8">
      <w:pPr>
        <w:spacing w:line="360" w:lineRule="auto"/>
        <w:jc w:val="both"/>
        <w:rPr>
          <w:rFonts w:ascii="Times New Roman" w:hAnsi="Times New Roman" w:cs="Times New Roman"/>
          <w:i/>
        </w:rPr>
      </w:pPr>
    </w:p>
    <w:p w14:paraId="14BE9B39" w14:textId="77777777"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t>Consejo Académico De la Institución Educativa Sidón</w:t>
      </w:r>
    </w:p>
    <w:p w14:paraId="48B73D74" w14:textId="77777777" w:rsidR="0098739F" w:rsidRPr="00CA7A57" w:rsidRDefault="0098739F" w:rsidP="009012D8">
      <w:pPr>
        <w:spacing w:line="360" w:lineRule="auto"/>
        <w:jc w:val="both"/>
        <w:rPr>
          <w:rFonts w:ascii="Times New Roman" w:hAnsi="Times New Roman" w:cs="Times New Roman"/>
          <w:i/>
        </w:rPr>
      </w:pPr>
    </w:p>
    <w:p w14:paraId="3E7EE711" w14:textId="77777777" w:rsidR="0098739F" w:rsidRPr="00CA7A57" w:rsidRDefault="0098739F" w:rsidP="009012D8">
      <w:pPr>
        <w:spacing w:line="360" w:lineRule="auto"/>
        <w:jc w:val="both"/>
        <w:rPr>
          <w:rFonts w:ascii="Times New Roman" w:hAnsi="Times New Roman" w:cs="Times New Roman"/>
          <w:i/>
        </w:rPr>
      </w:pPr>
      <w:r w:rsidRPr="00CA7A57">
        <w:rPr>
          <w:rFonts w:ascii="Times New Roman" w:hAnsi="Times New Roman" w:cs="Times New Roman"/>
          <w:i/>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43"/>
        <w:gridCol w:w="4385"/>
      </w:tblGrid>
      <w:tr w:rsidR="0098739F" w:rsidRPr="00CA7A57" w14:paraId="5E31A6FE" w14:textId="77777777" w:rsidTr="00FA03C1">
        <w:trPr>
          <w:trHeight w:val="169"/>
          <w:jc w:val="center"/>
        </w:trPr>
        <w:tc>
          <w:tcPr>
            <w:tcW w:w="8828" w:type="dxa"/>
            <w:gridSpan w:val="2"/>
            <w:shd w:val="clear" w:color="auto" w:fill="A8D08D" w:themeFill="accent6" w:themeFillTint="99"/>
          </w:tcPr>
          <w:p w14:paraId="3D96D337" w14:textId="2DF83CB4" w:rsidR="002E39C8" w:rsidRPr="00FA03C1" w:rsidRDefault="002E39C8" w:rsidP="00BD6EE7">
            <w:pPr>
              <w:pStyle w:val="Prrafodelista"/>
              <w:numPr>
                <w:ilvl w:val="0"/>
                <w:numId w:val="55"/>
              </w:numPr>
              <w:spacing w:line="360" w:lineRule="auto"/>
              <w:jc w:val="both"/>
              <w:rPr>
                <w:rFonts w:ascii="Times New Roman" w:hAnsi="Times New Roman" w:cs="Times New Roman"/>
                <w:b/>
                <w:bCs/>
                <w:i/>
                <w:lang w:val="es-ES"/>
              </w:rPr>
            </w:pPr>
            <w:r w:rsidRPr="00FA03C1">
              <w:rPr>
                <w:rFonts w:ascii="Times New Roman" w:hAnsi="Times New Roman" w:cs="Times New Roman"/>
                <w:b/>
                <w:bCs/>
                <w:i/>
                <w:lang w:val="es-ES"/>
              </w:rPr>
              <w:lastRenderedPageBreak/>
              <w:t>DE</w:t>
            </w:r>
            <w:r w:rsidR="002D74E1" w:rsidRPr="00FA03C1">
              <w:rPr>
                <w:rFonts w:ascii="Times New Roman" w:hAnsi="Times New Roman" w:cs="Times New Roman"/>
                <w:b/>
                <w:bCs/>
                <w:i/>
                <w:lang w:val="es-ES"/>
              </w:rPr>
              <w:t>S</w:t>
            </w:r>
            <w:r w:rsidRPr="00FA03C1">
              <w:rPr>
                <w:rFonts w:ascii="Times New Roman" w:hAnsi="Times New Roman" w:cs="Times New Roman"/>
                <w:b/>
                <w:bCs/>
                <w:i/>
                <w:lang w:val="es-ES"/>
              </w:rPr>
              <w:t>CRIPCION DE LA INSTITUCION EDUCATIVA SIDON</w:t>
            </w:r>
          </w:p>
        </w:tc>
      </w:tr>
      <w:tr w:rsidR="0098739F" w:rsidRPr="00CA7A57" w14:paraId="1084653A" w14:textId="77777777" w:rsidTr="00FA03C1">
        <w:trPr>
          <w:jc w:val="center"/>
        </w:trPr>
        <w:tc>
          <w:tcPr>
            <w:tcW w:w="4443" w:type="dxa"/>
            <w:shd w:val="clear" w:color="auto" w:fill="auto"/>
          </w:tcPr>
          <w:p w14:paraId="31E03916" w14:textId="6CEE30DE" w:rsidR="002E39C8" w:rsidRPr="00CA7A57" w:rsidRDefault="002E39C8"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 xml:space="preserve">NOMBRE DE LA INSTITUCION </w:t>
            </w:r>
          </w:p>
        </w:tc>
        <w:tc>
          <w:tcPr>
            <w:tcW w:w="4385" w:type="dxa"/>
            <w:shd w:val="clear" w:color="auto" w:fill="auto"/>
          </w:tcPr>
          <w:p w14:paraId="01FAE088" w14:textId="14F131C8" w:rsidR="002E39C8" w:rsidRPr="00CA7A57" w:rsidRDefault="002E39C8"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 xml:space="preserve">Institución Educativa Sidón </w:t>
            </w:r>
          </w:p>
        </w:tc>
      </w:tr>
      <w:tr w:rsidR="0098739F" w:rsidRPr="00CA7A57" w14:paraId="79DFD184" w14:textId="77777777" w:rsidTr="00FA03C1">
        <w:trPr>
          <w:jc w:val="center"/>
        </w:trPr>
        <w:tc>
          <w:tcPr>
            <w:tcW w:w="4443" w:type="dxa"/>
            <w:shd w:val="clear" w:color="auto" w:fill="auto"/>
          </w:tcPr>
          <w:p w14:paraId="422C0ECE" w14:textId="77777777" w:rsidR="002E39C8" w:rsidRPr="00CA7A57" w:rsidRDefault="002E39C8"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 xml:space="preserve">LEMA </w:t>
            </w:r>
          </w:p>
        </w:tc>
        <w:tc>
          <w:tcPr>
            <w:tcW w:w="4385" w:type="dxa"/>
            <w:shd w:val="clear" w:color="auto" w:fill="auto"/>
          </w:tcPr>
          <w:p w14:paraId="647F11EE" w14:textId="61D239BF" w:rsidR="00FA03C1" w:rsidRPr="00CA7A57" w:rsidRDefault="002E39C8"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“Educación Paz y Progreso, un compromiso de todos”</w:t>
            </w:r>
          </w:p>
        </w:tc>
      </w:tr>
      <w:tr w:rsidR="00FA03C1" w:rsidRPr="00CA7A57" w14:paraId="5D3B7D22" w14:textId="77777777" w:rsidTr="00FA03C1">
        <w:trPr>
          <w:jc w:val="center"/>
        </w:trPr>
        <w:tc>
          <w:tcPr>
            <w:tcW w:w="4443" w:type="dxa"/>
            <w:shd w:val="clear" w:color="auto" w:fill="auto"/>
          </w:tcPr>
          <w:p w14:paraId="00F509A4" w14:textId="2258D7DD" w:rsidR="00FA03C1" w:rsidRPr="00CA7A57" w:rsidRDefault="00FA03C1"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CODIGO DANE</w:t>
            </w:r>
          </w:p>
        </w:tc>
        <w:tc>
          <w:tcPr>
            <w:tcW w:w="4385" w:type="dxa"/>
            <w:shd w:val="clear" w:color="auto" w:fill="auto"/>
          </w:tcPr>
          <w:p w14:paraId="537F7F17" w14:textId="455E076F" w:rsidR="00FA03C1" w:rsidRPr="00CA7A57" w:rsidRDefault="00FA03C1"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252233000085</w:t>
            </w:r>
          </w:p>
        </w:tc>
      </w:tr>
      <w:tr w:rsidR="00FA03C1" w:rsidRPr="00CA7A57" w14:paraId="1CBBC0D7" w14:textId="77777777" w:rsidTr="00FA03C1">
        <w:trPr>
          <w:jc w:val="center"/>
        </w:trPr>
        <w:tc>
          <w:tcPr>
            <w:tcW w:w="4443" w:type="dxa"/>
            <w:shd w:val="clear" w:color="auto" w:fill="auto"/>
          </w:tcPr>
          <w:p w14:paraId="177F117F" w14:textId="6C45B9E0" w:rsidR="00FA03C1" w:rsidRPr="00CA7A57" w:rsidRDefault="00FA03C1" w:rsidP="00C67A2C">
            <w:pPr>
              <w:spacing w:line="360" w:lineRule="auto"/>
              <w:ind w:left="0"/>
              <w:jc w:val="both"/>
              <w:rPr>
                <w:rFonts w:ascii="Times New Roman" w:hAnsi="Times New Roman" w:cs="Times New Roman"/>
                <w:b/>
                <w:bCs/>
                <w:i/>
                <w:lang w:val="es-ES"/>
              </w:rPr>
            </w:pPr>
            <w:r>
              <w:rPr>
                <w:rFonts w:ascii="Times New Roman" w:hAnsi="Times New Roman" w:cs="Times New Roman"/>
                <w:b/>
                <w:bCs/>
                <w:i/>
                <w:lang w:val="es-ES"/>
              </w:rPr>
              <w:t xml:space="preserve">ACTOS ADMINISTRATIVOS DE LEGALIZACIÓN </w:t>
            </w:r>
          </w:p>
        </w:tc>
        <w:tc>
          <w:tcPr>
            <w:tcW w:w="4385" w:type="dxa"/>
            <w:shd w:val="clear" w:color="auto" w:fill="auto"/>
          </w:tcPr>
          <w:p w14:paraId="57110E6E" w14:textId="1DE93B57" w:rsidR="00FA03C1" w:rsidRDefault="00FA03C1"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RESOLUCION APROBACION</w:t>
            </w:r>
            <w:r w:rsidR="005E0FBB">
              <w:rPr>
                <w:rFonts w:ascii="Times New Roman" w:hAnsi="Times New Roman" w:cs="Times New Roman"/>
                <w:b/>
                <w:bCs/>
                <w:i/>
                <w:lang w:val="es-ES"/>
              </w:rPr>
              <w:t xml:space="preserve"> No. </w:t>
            </w:r>
            <w:r w:rsidRPr="00CA7A57">
              <w:rPr>
                <w:rFonts w:ascii="Times New Roman" w:hAnsi="Times New Roman" w:cs="Times New Roman"/>
                <w:b/>
                <w:bCs/>
                <w:i/>
                <w:lang w:val="es-ES"/>
              </w:rPr>
              <w:t xml:space="preserve">1205 del 2 de Mayo de 2017 </w:t>
            </w:r>
          </w:p>
          <w:p w14:paraId="5903B8D5" w14:textId="77777777" w:rsidR="00FA03C1" w:rsidRDefault="00FA03C1" w:rsidP="00FA03C1">
            <w:pPr>
              <w:spacing w:line="360" w:lineRule="auto"/>
              <w:jc w:val="both"/>
              <w:rPr>
                <w:rFonts w:ascii="Times New Roman" w:hAnsi="Times New Roman" w:cs="Times New Roman"/>
                <w:b/>
                <w:bCs/>
                <w:i/>
                <w:lang w:val="es-ES"/>
              </w:rPr>
            </w:pPr>
          </w:p>
          <w:p w14:paraId="00CEE88B" w14:textId="4481A232" w:rsidR="00FA03C1" w:rsidRPr="00CA7A57" w:rsidRDefault="00FA03C1" w:rsidP="00C67A2C">
            <w:pPr>
              <w:spacing w:line="360" w:lineRule="auto"/>
              <w:ind w:left="-23" w:firstLine="0"/>
              <w:jc w:val="both"/>
              <w:rPr>
                <w:rFonts w:ascii="Times New Roman" w:hAnsi="Times New Roman" w:cs="Times New Roman"/>
                <w:b/>
                <w:bCs/>
                <w:i/>
                <w:lang w:val="es-ES"/>
              </w:rPr>
            </w:pPr>
            <w:r w:rsidRPr="00CA7A57">
              <w:rPr>
                <w:rFonts w:ascii="Times New Roman" w:hAnsi="Times New Roman" w:cs="Times New Roman"/>
                <w:b/>
                <w:bCs/>
                <w:i/>
                <w:lang w:val="es-ES"/>
              </w:rPr>
              <w:t>REGISTRO DEL PROYECTO EDUCATIVO INSTITUCIONAL Octubre 10 de 2018</w:t>
            </w:r>
          </w:p>
        </w:tc>
      </w:tr>
      <w:tr w:rsidR="00FA03C1" w:rsidRPr="00CA7A57" w14:paraId="42B5914B" w14:textId="77777777" w:rsidTr="00FA03C1">
        <w:trPr>
          <w:jc w:val="center"/>
        </w:trPr>
        <w:tc>
          <w:tcPr>
            <w:tcW w:w="4443" w:type="dxa"/>
            <w:shd w:val="clear" w:color="auto" w:fill="auto"/>
          </w:tcPr>
          <w:p w14:paraId="1A75B109" w14:textId="6E3DC2DC" w:rsidR="00FA03C1" w:rsidRPr="00CA7A57" w:rsidRDefault="00FA03C1"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 xml:space="preserve">DIRECCION </w:t>
            </w:r>
            <w:r w:rsidR="005E0FBB">
              <w:rPr>
                <w:rFonts w:ascii="Times New Roman" w:hAnsi="Times New Roman" w:cs="Times New Roman"/>
                <w:b/>
                <w:bCs/>
                <w:i/>
                <w:lang w:val="es-ES"/>
              </w:rPr>
              <w:t xml:space="preserve">Y MUNICIPIO </w:t>
            </w:r>
          </w:p>
        </w:tc>
        <w:tc>
          <w:tcPr>
            <w:tcW w:w="4385" w:type="dxa"/>
            <w:shd w:val="clear" w:color="auto" w:fill="auto"/>
          </w:tcPr>
          <w:p w14:paraId="30157851" w14:textId="73E0571A" w:rsidR="00FA03C1" w:rsidRPr="00CA7A57" w:rsidRDefault="00FA03C1" w:rsidP="00C67A2C">
            <w:pPr>
              <w:spacing w:line="360" w:lineRule="auto"/>
              <w:ind w:left="0"/>
              <w:jc w:val="both"/>
              <w:rPr>
                <w:rFonts w:ascii="Times New Roman" w:hAnsi="Times New Roman" w:cs="Times New Roman"/>
                <w:b/>
                <w:bCs/>
                <w:i/>
                <w:lang w:val="es-ES"/>
              </w:rPr>
            </w:pPr>
            <w:r w:rsidRPr="00CA7A57">
              <w:rPr>
                <w:rFonts w:ascii="Times New Roman" w:hAnsi="Times New Roman" w:cs="Times New Roman"/>
                <w:b/>
                <w:bCs/>
                <w:i/>
                <w:lang w:val="es-ES"/>
              </w:rPr>
              <w:t xml:space="preserve">Corregimiento de Sidón </w:t>
            </w:r>
            <w:r w:rsidR="005E0FBB">
              <w:rPr>
                <w:rFonts w:ascii="Times New Roman" w:hAnsi="Times New Roman" w:cs="Times New Roman"/>
                <w:b/>
                <w:bCs/>
                <w:i/>
                <w:lang w:val="es-ES"/>
              </w:rPr>
              <w:t>Municipio de Cumbitara</w:t>
            </w:r>
            <w:r w:rsidR="008C04D5">
              <w:rPr>
                <w:rFonts w:ascii="Times New Roman" w:hAnsi="Times New Roman" w:cs="Times New Roman"/>
                <w:b/>
                <w:bCs/>
                <w:i/>
                <w:lang w:val="es-ES"/>
              </w:rPr>
              <w:t xml:space="preserve"> Departamento de Nariño</w:t>
            </w:r>
          </w:p>
        </w:tc>
      </w:tr>
      <w:tr w:rsidR="00FA03C1" w:rsidRPr="00CA7A57" w14:paraId="0895AB2F" w14:textId="77777777" w:rsidTr="00FA03C1">
        <w:trPr>
          <w:jc w:val="center"/>
        </w:trPr>
        <w:tc>
          <w:tcPr>
            <w:tcW w:w="4443" w:type="dxa"/>
            <w:shd w:val="clear" w:color="auto" w:fill="auto"/>
          </w:tcPr>
          <w:p w14:paraId="4A93CA3B" w14:textId="62E7BF88" w:rsidR="00FA03C1" w:rsidRPr="00CA7A57" w:rsidRDefault="008C04D5"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REPRESENTANTE LEGAL </w:t>
            </w:r>
          </w:p>
        </w:tc>
        <w:tc>
          <w:tcPr>
            <w:tcW w:w="4385" w:type="dxa"/>
            <w:shd w:val="clear" w:color="auto" w:fill="auto"/>
          </w:tcPr>
          <w:p w14:paraId="22C20710" w14:textId="5CC137C9" w:rsidR="00FA03C1" w:rsidRPr="00CA7A57" w:rsidRDefault="008C04D5" w:rsidP="00C67A2C">
            <w:pPr>
              <w:spacing w:line="360" w:lineRule="auto"/>
              <w:ind w:left="0"/>
              <w:jc w:val="both"/>
              <w:rPr>
                <w:rFonts w:ascii="Times New Roman" w:hAnsi="Times New Roman" w:cs="Times New Roman"/>
                <w:b/>
                <w:bCs/>
                <w:i/>
                <w:lang w:val="es-ES"/>
              </w:rPr>
            </w:pPr>
            <w:r>
              <w:rPr>
                <w:rFonts w:ascii="Times New Roman" w:hAnsi="Times New Roman" w:cs="Times New Roman"/>
                <w:b/>
                <w:bCs/>
                <w:i/>
                <w:lang w:val="es-ES"/>
              </w:rPr>
              <w:t xml:space="preserve">Antonio </w:t>
            </w:r>
            <w:r w:rsidRPr="00CA7A57">
              <w:rPr>
                <w:rFonts w:ascii="Times New Roman" w:hAnsi="Times New Roman" w:cs="Times New Roman"/>
                <w:b/>
                <w:bCs/>
                <w:i/>
                <w:lang w:val="es-ES"/>
              </w:rPr>
              <w:t>Aníbal Palacios</w:t>
            </w:r>
            <w:r>
              <w:rPr>
                <w:rFonts w:ascii="Times New Roman" w:hAnsi="Times New Roman" w:cs="Times New Roman"/>
                <w:b/>
                <w:bCs/>
                <w:i/>
                <w:lang w:val="es-ES"/>
              </w:rPr>
              <w:t xml:space="preserve"> Mosquera </w:t>
            </w:r>
          </w:p>
        </w:tc>
      </w:tr>
      <w:tr w:rsidR="008C04D5" w:rsidRPr="00CA7A57" w14:paraId="24312E53" w14:textId="77777777" w:rsidTr="00FA03C1">
        <w:trPr>
          <w:jc w:val="center"/>
        </w:trPr>
        <w:tc>
          <w:tcPr>
            <w:tcW w:w="4443" w:type="dxa"/>
            <w:shd w:val="clear" w:color="auto" w:fill="auto"/>
          </w:tcPr>
          <w:p w14:paraId="08AFD322" w14:textId="2C503DBE" w:rsidR="008C04D5" w:rsidRDefault="008C04D5"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DIRECTOR(ad hoc)</w:t>
            </w:r>
          </w:p>
        </w:tc>
        <w:tc>
          <w:tcPr>
            <w:tcW w:w="4385" w:type="dxa"/>
            <w:shd w:val="clear" w:color="auto" w:fill="auto"/>
          </w:tcPr>
          <w:p w14:paraId="5C437D77" w14:textId="1D5D6516" w:rsidR="008C04D5" w:rsidRDefault="008C04D5"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 xml:space="preserve">Luís Ramiro Bastidas R. </w:t>
            </w:r>
          </w:p>
        </w:tc>
      </w:tr>
      <w:tr w:rsidR="008C04D5" w:rsidRPr="00CA7A57" w14:paraId="79DE13C6" w14:textId="77777777" w:rsidTr="00FA03C1">
        <w:trPr>
          <w:jc w:val="center"/>
        </w:trPr>
        <w:tc>
          <w:tcPr>
            <w:tcW w:w="4443" w:type="dxa"/>
            <w:shd w:val="clear" w:color="auto" w:fill="auto"/>
          </w:tcPr>
          <w:p w14:paraId="70D4F0A7" w14:textId="4A9044C3" w:rsidR="008C04D5" w:rsidRPr="00CA7A57" w:rsidRDefault="008C04D5"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NUMERO DE CONTACTO </w:t>
            </w:r>
          </w:p>
        </w:tc>
        <w:tc>
          <w:tcPr>
            <w:tcW w:w="4385" w:type="dxa"/>
            <w:shd w:val="clear" w:color="auto" w:fill="auto"/>
          </w:tcPr>
          <w:p w14:paraId="34213AEB" w14:textId="31FA8A8E" w:rsidR="008C04D5" w:rsidRPr="00CA7A57" w:rsidRDefault="008C04D5" w:rsidP="00C67A2C">
            <w:pPr>
              <w:spacing w:line="360" w:lineRule="auto"/>
              <w:ind w:left="0" w:firstLine="0"/>
              <w:jc w:val="both"/>
              <w:rPr>
                <w:rFonts w:ascii="Times New Roman" w:hAnsi="Times New Roman" w:cs="Times New Roman"/>
                <w:b/>
                <w:bCs/>
                <w:i/>
                <w:lang w:val="es-ES"/>
              </w:rPr>
            </w:pPr>
            <w:r w:rsidRPr="00CA7A57">
              <w:rPr>
                <w:rFonts w:ascii="Times New Roman" w:hAnsi="Times New Roman" w:cs="Times New Roman"/>
                <w:b/>
                <w:bCs/>
                <w:i/>
                <w:lang w:val="es-ES"/>
              </w:rPr>
              <w:t>310 362 60 74</w:t>
            </w:r>
            <w:r>
              <w:rPr>
                <w:rFonts w:ascii="Times New Roman" w:hAnsi="Times New Roman" w:cs="Times New Roman"/>
                <w:b/>
                <w:bCs/>
                <w:i/>
                <w:lang w:val="es-ES"/>
              </w:rPr>
              <w:t xml:space="preserve"> </w:t>
            </w:r>
          </w:p>
        </w:tc>
      </w:tr>
      <w:tr w:rsidR="00C67A2C" w:rsidRPr="00CA7A57" w14:paraId="6044D8BC" w14:textId="77777777" w:rsidTr="00FA03C1">
        <w:trPr>
          <w:jc w:val="center"/>
        </w:trPr>
        <w:tc>
          <w:tcPr>
            <w:tcW w:w="4443" w:type="dxa"/>
            <w:shd w:val="clear" w:color="auto" w:fill="auto"/>
          </w:tcPr>
          <w:p w14:paraId="1720F89D" w14:textId="0857966B" w:rsidR="00C67A2C" w:rsidRDefault="00C67A2C"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CORREO ELECTRONICO </w:t>
            </w:r>
          </w:p>
        </w:tc>
        <w:tc>
          <w:tcPr>
            <w:tcW w:w="4385" w:type="dxa"/>
            <w:shd w:val="clear" w:color="auto" w:fill="auto"/>
          </w:tcPr>
          <w:p w14:paraId="66EE5522" w14:textId="233232C8" w:rsidR="00C67A2C" w:rsidRPr="00CA7A57" w:rsidRDefault="00C67A2C"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Lrbr87531@gmail.com</w:t>
            </w:r>
          </w:p>
        </w:tc>
      </w:tr>
      <w:tr w:rsidR="00C67A2C" w:rsidRPr="00CA7A57" w14:paraId="3B0DA94A" w14:textId="77777777" w:rsidTr="00FA03C1">
        <w:trPr>
          <w:jc w:val="center"/>
        </w:trPr>
        <w:tc>
          <w:tcPr>
            <w:tcW w:w="4443" w:type="dxa"/>
            <w:shd w:val="clear" w:color="auto" w:fill="auto"/>
          </w:tcPr>
          <w:p w14:paraId="61D6C40C" w14:textId="672F90BC" w:rsidR="00C67A2C" w:rsidRDefault="00C67A2C"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NIVELES Y GRADOS </w:t>
            </w:r>
          </w:p>
        </w:tc>
        <w:tc>
          <w:tcPr>
            <w:tcW w:w="4385" w:type="dxa"/>
            <w:shd w:val="clear" w:color="auto" w:fill="auto"/>
          </w:tcPr>
          <w:p w14:paraId="2A89D892" w14:textId="77777777" w:rsidR="00C67A2C" w:rsidRDefault="00C67A2C"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Preescolar, básica primaria, básica secundaria y media académica. </w:t>
            </w:r>
          </w:p>
          <w:p w14:paraId="072BEC1C" w14:textId="09261714" w:rsidR="00C67A2C" w:rsidRDefault="00C67A2C"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Grados: Transición, 1º,2º,3º,4º,5º, 6º, 7º, 8º, 9º, 10º y 11º </w:t>
            </w:r>
          </w:p>
        </w:tc>
      </w:tr>
      <w:tr w:rsidR="00C67A2C" w:rsidRPr="00CA7A57" w14:paraId="34AAAA4A" w14:textId="77777777" w:rsidTr="00FA03C1">
        <w:trPr>
          <w:jc w:val="center"/>
        </w:trPr>
        <w:tc>
          <w:tcPr>
            <w:tcW w:w="4443" w:type="dxa"/>
            <w:shd w:val="clear" w:color="auto" w:fill="auto"/>
          </w:tcPr>
          <w:p w14:paraId="2407DD97" w14:textId="77C6EDDB" w:rsidR="00C67A2C" w:rsidRPr="00CA7A57" w:rsidRDefault="00C72244" w:rsidP="00C67A2C">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MODALIDAD – ESPECIALIDAD </w:t>
            </w:r>
          </w:p>
        </w:tc>
        <w:tc>
          <w:tcPr>
            <w:tcW w:w="4385" w:type="dxa"/>
            <w:shd w:val="clear" w:color="auto" w:fill="auto"/>
          </w:tcPr>
          <w:p w14:paraId="5CCCB78E" w14:textId="3FF93551" w:rsidR="00C67A2C" w:rsidRPr="00CA7A57" w:rsidRDefault="00C72244" w:rsidP="00C72244">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Bachillerato académico.</w:t>
            </w:r>
          </w:p>
        </w:tc>
      </w:tr>
      <w:tr w:rsidR="00C67A2C" w:rsidRPr="00CA7A57" w14:paraId="13B4673E" w14:textId="77777777" w:rsidTr="00FA03C1">
        <w:trPr>
          <w:jc w:val="center"/>
        </w:trPr>
        <w:tc>
          <w:tcPr>
            <w:tcW w:w="4443" w:type="dxa"/>
            <w:shd w:val="clear" w:color="auto" w:fill="auto"/>
          </w:tcPr>
          <w:p w14:paraId="12539B59" w14:textId="36293ABF" w:rsidR="00C67A2C" w:rsidRPr="00CA7A57" w:rsidRDefault="00BA0E2E" w:rsidP="00C67A2C">
            <w:pPr>
              <w:spacing w:line="360" w:lineRule="auto"/>
              <w:ind w:left="0"/>
              <w:jc w:val="both"/>
              <w:rPr>
                <w:rFonts w:ascii="Times New Roman" w:hAnsi="Times New Roman" w:cs="Times New Roman"/>
                <w:b/>
                <w:bCs/>
                <w:i/>
                <w:lang w:val="es-ES"/>
              </w:rPr>
            </w:pPr>
            <w:r>
              <w:rPr>
                <w:rFonts w:ascii="Times New Roman" w:hAnsi="Times New Roman" w:cs="Times New Roman"/>
                <w:b/>
                <w:bCs/>
                <w:i/>
                <w:lang w:val="es-ES"/>
              </w:rPr>
              <w:t xml:space="preserve">MODELO PEDAGÓGICO </w:t>
            </w:r>
          </w:p>
        </w:tc>
        <w:tc>
          <w:tcPr>
            <w:tcW w:w="4385" w:type="dxa"/>
            <w:shd w:val="clear" w:color="auto" w:fill="auto"/>
          </w:tcPr>
          <w:p w14:paraId="2C7B5D3B" w14:textId="49B692FF" w:rsidR="00C67A2C" w:rsidRPr="00CA7A57" w:rsidRDefault="00BA0E2E" w:rsidP="00BA0E2E">
            <w:pPr>
              <w:spacing w:line="360" w:lineRule="auto"/>
              <w:ind w:left="0" w:firstLine="0"/>
              <w:jc w:val="both"/>
              <w:rPr>
                <w:rFonts w:ascii="Times New Roman" w:hAnsi="Times New Roman" w:cs="Times New Roman"/>
                <w:b/>
                <w:bCs/>
                <w:i/>
                <w:lang w:val="es-ES"/>
              </w:rPr>
            </w:pPr>
            <w:r w:rsidRPr="00BA0E2E">
              <w:rPr>
                <w:rFonts w:ascii="Times New Roman" w:hAnsi="Times New Roman" w:cs="Times New Roman"/>
                <w:b/>
                <w:bCs/>
                <w:i/>
                <w:lang w:val="es-ES"/>
              </w:rPr>
              <w:t>En la actualidad el modelo pedagógico de la Institución Educativa Sidón se orienta al constructivismo impartiendo el educarse como una meta de autodesarrollo.</w:t>
            </w:r>
          </w:p>
        </w:tc>
      </w:tr>
      <w:tr w:rsidR="00C67A2C" w:rsidRPr="00CA7A57" w14:paraId="6B9348DA" w14:textId="77777777" w:rsidTr="00FA03C1">
        <w:trPr>
          <w:jc w:val="center"/>
        </w:trPr>
        <w:tc>
          <w:tcPr>
            <w:tcW w:w="4443" w:type="dxa"/>
            <w:shd w:val="clear" w:color="auto" w:fill="auto"/>
          </w:tcPr>
          <w:p w14:paraId="3C089C1F" w14:textId="0176C6AF" w:rsidR="00C67A2C" w:rsidRPr="00CA7A57" w:rsidRDefault="00BA0E2E" w:rsidP="00BA0E2E">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JORNADA</w:t>
            </w:r>
          </w:p>
        </w:tc>
        <w:tc>
          <w:tcPr>
            <w:tcW w:w="4385" w:type="dxa"/>
            <w:shd w:val="clear" w:color="auto" w:fill="auto"/>
          </w:tcPr>
          <w:p w14:paraId="315A2D94" w14:textId="30A5B453" w:rsidR="00C67A2C" w:rsidRPr="00CA7A57" w:rsidRDefault="00BA0E2E" w:rsidP="00BA0E2E">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Diurna </w:t>
            </w:r>
          </w:p>
        </w:tc>
      </w:tr>
      <w:tr w:rsidR="00BA0E2E" w:rsidRPr="00CA7A57" w14:paraId="61DD1E7B" w14:textId="77777777" w:rsidTr="00FA03C1">
        <w:trPr>
          <w:jc w:val="center"/>
        </w:trPr>
        <w:tc>
          <w:tcPr>
            <w:tcW w:w="4443" w:type="dxa"/>
            <w:shd w:val="clear" w:color="auto" w:fill="auto"/>
          </w:tcPr>
          <w:p w14:paraId="6BF7B5D7" w14:textId="11923B16" w:rsidR="00BA0E2E" w:rsidRDefault="00BA0E2E" w:rsidP="00BA0E2E">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t xml:space="preserve">Estudio de la población objeto a la que va </w:t>
            </w:r>
            <w:r>
              <w:rPr>
                <w:rFonts w:ascii="Times New Roman" w:hAnsi="Times New Roman" w:cs="Times New Roman"/>
                <w:b/>
                <w:bCs/>
                <w:i/>
                <w:lang w:val="es-ES"/>
              </w:rPr>
              <w:lastRenderedPageBreak/>
              <w:t xml:space="preserve">dirigido el servicio </w:t>
            </w:r>
          </w:p>
        </w:tc>
        <w:tc>
          <w:tcPr>
            <w:tcW w:w="4385" w:type="dxa"/>
            <w:shd w:val="clear" w:color="auto" w:fill="auto"/>
          </w:tcPr>
          <w:p w14:paraId="1907F8B6" w14:textId="5D3B4947" w:rsidR="00BA0E2E" w:rsidRDefault="007220FA" w:rsidP="00BA0E2E">
            <w:pPr>
              <w:spacing w:line="360" w:lineRule="auto"/>
              <w:ind w:left="0" w:firstLine="0"/>
              <w:jc w:val="both"/>
              <w:rPr>
                <w:rFonts w:ascii="Times New Roman" w:hAnsi="Times New Roman" w:cs="Times New Roman"/>
                <w:b/>
                <w:bCs/>
                <w:i/>
                <w:lang w:val="es-ES"/>
              </w:rPr>
            </w:pPr>
            <w:r>
              <w:rPr>
                <w:rFonts w:ascii="Times New Roman" w:hAnsi="Times New Roman" w:cs="Times New Roman"/>
                <w:b/>
                <w:bCs/>
                <w:i/>
                <w:lang w:val="es-ES"/>
              </w:rPr>
              <w:lastRenderedPageBreak/>
              <w:t xml:space="preserve">Población </w:t>
            </w:r>
            <w:proofErr w:type="spellStart"/>
            <w:r>
              <w:rPr>
                <w:rFonts w:ascii="Times New Roman" w:hAnsi="Times New Roman" w:cs="Times New Roman"/>
                <w:b/>
                <w:bCs/>
                <w:i/>
                <w:lang w:val="es-ES"/>
              </w:rPr>
              <w:t>afrodescendinte</w:t>
            </w:r>
            <w:proofErr w:type="spellEnd"/>
            <w:r>
              <w:rPr>
                <w:rFonts w:ascii="Times New Roman" w:hAnsi="Times New Roman" w:cs="Times New Roman"/>
                <w:b/>
                <w:bCs/>
                <w:i/>
                <w:lang w:val="es-ES"/>
              </w:rPr>
              <w:t xml:space="preserve">, mestiza y </w:t>
            </w:r>
            <w:r>
              <w:rPr>
                <w:rFonts w:ascii="Times New Roman" w:hAnsi="Times New Roman" w:cs="Times New Roman"/>
                <w:b/>
                <w:bCs/>
                <w:i/>
                <w:lang w:val="es-ES"/>
              </w:rPr>
              <w:lastRenderedPageBreak/>
              <w:t>minoritaria indígena.</w:t>
            </w:r>
          </w:p>
        </w:tc>
      </w:tr>
    </w:tbl>
    <w:p w14:paraId="28C98B92" w14:textId="37CD9956" w:rsidR="002E39C8" w:rsidRDefault="002E39C8" w:rsidP="009012D8">
      <w:pPr>
        <w:spacing w:line="360" w:lineRule="auto"/>
        <w:jc w:val="both"/>
        <w:rPr>
          <w:rFonts w:ascii="Times New Roman" w:hAnsi="Times New Roman" w:cs="Times New Roman"/>
          <w:b/>
          <w:i/>
          <w:lang w:val="es-CO"/>
        </w:rPr>
      </w:pPr>
      <w:r w:rsidRPr="00CA7A57">
        <w:rPr>
          <w:rFonts w:ascii="Times New Roman" w:hAnsi="Times New Roman" w:cs="Times New Roman"/>
          <w:b/>
          <w:i/>
          <w:lang w:val="es-CO"/>
        </w:rPr>
        <w:lastRenderedPageBreak/>
        <w:br w:type="page"/>
      </w:r>
    </w:p>
    <w:p w14:paraId="5D0C708C" w14:textId="19D5C562" w:rsidR="004D0024" w:rsidRPr="00473734" w:rsidRDefault="004D0024" w:rsidP="0098785F">
      <w:pPr>
        <w:pStyle w:val="Prrafodelista"/>
        <w:numPr>
          <w:ilvl w:val="0"/>
          <w:numId w:val="55"/>
        </w:numPr>
        <w:spacing w:line="360" w:lineRule="auto"/>
        <w:jc w:val="center"/>
        <w:rPr>
          <w:rFonts w:ascii="Times New Roman" w:hAnsi="Times New Roman" w:cs="Times New Roman"/>
          <w:b/>
          <w:i/>
          <w:sz w:val="28"/>
          <w:szCs w:val="28"/>
          <w:lang w:val="es-CO"/>
        </w:rPr>
      </w:pPr>
      <w:r w:rsidRPr="00473734">
        <w:rPr>
          <w:rFonts w:ascii="Times New Roman" w:hAnsi="Times New Roman" w:cs="Times New Roman"/>
          <w:b/>
          <w:i/>
          <w:sz w:val="28"/>
          <w:szCs w:val="28"/>
          <w:lang w:val="es-CO"/>
        </w:rPr>
        <w:lastRenderedPageBreak/>
        <w:t>COMPONENTE CONCEPTUAL</w:t>
      </w:r>
    </w:p>
    <w:p w14:paraId="3FDE00B9" w14:textId="77777777" w:rsidR="00557EDF" w:rsidRPr="00CA7A57" w:rsidRDefault="00557EDF" w:rsidP="009012D8">
      <w:pPr>
        <w:spacing w:line="360" w:lineRule="auto"/>
        <w:jc w:val="both"/>
        <w:rPr>
          <w:rFonts w:ascii="Times New Roman" w:hAnsi="Times New Roman" w:cs="Times New Roman"/>
          <w:b/>
          <w:i/>
          <w:lang w:val="es-CO"/>
        </w:rPr>
      </w:pPr>
    </w:p>
    <w:p w14:paraId="505F5EFF" w14:textId="5DA7EC8C" w:rsidR="007C0513" w:rsidRPr="00473734" w:rsidRDefault="00547901" w:rsidP="009012D8">
      <w:pPr>
        <w:spacing w:line="360" w:lineRule="auto"/>
        <w:jc w:val="both"/>
        <w:rPr>
          <w:rFonts w:ascii="Times New Roman" w:hAnsi="Times New Roman" w:cs="Times New Roman"/>
          <w:b/>
          <w:i/>
          <w:sz w:val="26"/>
          <w:szCs w:val="26"/>
          <w:shd w:val="clear" w:color="auto" w:fill="FFFFFF"/>
          <w:lang w:val="es-CO"/>
        </w:rPr>
      </w:pPr>
      <w:r w:rsidRPr="00473734">
        <w:rPr>
          <w:rFonts w:ascii="Times New Roman" w:hAnsi="Times New Roman" w:cs="Times New Roman"/>
          <w:b/>
          <w:i/>
          <w:sz w:val="26"/>
          <w:szCs w:val="26"/>
          <w:shd w:val="clear" w:color="auto" w:fill="FFFFFF"/>
          <w:lang w:val="es-CO"/>
        </w:rPr>
        <w:t>2</w:t>
      </w:r>
      <w:r w:rsidR="007C0513" w:rsidRPr="00473734">
        <w:rPr>
          <w:rFonts w:ascii="Times New Roman" w:hAnsi="Times New Roman" w:cs="Times New Roman"/>
          <w:b/>
          <w:i/>
          <w:sz w:val="26"/>
          <w:szCs w:val="26"/>
          <w:shd w:val="clear" w:color="auto" w:fill="FFFFFF"/>
          <w:lang w:val="es-CO"/>
        </w:rPr>
        <w:t xml:space="preserve">.1. MISION: </w:t>
      </w:r>
    </w:p>
    <w:p w14:paraId="75CC404A" w14:textId="77777777" w:rsidR="007C0513" w:rsidRPr="00CA7A57" w:rsidRDefault="007C0513" w:rsidP="009012D8">
      <w:pPr>
        <w:spacing w:line="360" w:lineRule="auto"/>
        <w:jc w:val="both"/>
        <w:rPr>
          <w:rFonts w:ascii="Times New Roman" w:hAnsi="Times New Roman" w:cs="Times New Roman"/>
          <w:i/>
          <w:shd w:val="clear" w:color="auto" w:fill="FFFFFF"/>
          <w:lang w:val="es-CO"/>
        </w:rPr>
      </w:pPr>
    </w:p>
    <w:p w14:paraId="37CB470D" w14:textId="77777777" w:rsidR="007C0513" w:rsidRPr="00CA7A57" w:rsidRDefault="007C0513" w:rsidP="009012D8">
      <w:pPr>
        <w:spacing w:line="360" w:lineRule="auto"/>
        <w:jc w:val="both"/>
        <w:rPr>
          <w:rFonts w:ascii="Times New Roman" w:hAnsi="Times New Roman" w:cs="Times New Roman"/>
          <w:i/>
          <w:shd w:val="clear" w:color="auto" w:fill="FFFFFF"/>
          <w:lang w:val="es-CO"/>
        </w:rPr>
      </w:pPr>
      <w:r w:rsidRPr="00CA7A57">
        <w:rPr>
          <w:rFonts w:ascii="Times New Roman" w:hAnsi="Times New Roman" w:cs="Times New Roman"/>
          <w:i/>
          <w:shd w:val="clear" w:color="auto" w:fill="FFFFFF"/>
          <w:lang w:val="es-CO"/>
        </w:rPr>
        <w:t>Somos una institución educativa de carácter público que ofrece sus servicios de educación formal en el área rural del Corregimiento de Sidón, Municipio de Cumbitara bajo los principios de la inclusión y diferenciación en los niveles de: Preescolar, Educación Básica Primaria, Básica Secundaria y Media; a través del desarrollo de procesos formativos integrales que permiten el mejoramiento de la calidad de vida, la sensibilidad humana y el reconocimiento de la paz como elementos que contribuyen en el progreso y desarrollo del contexto social, económico y cultural de la región del bajo Patía.</w:t>
      </w:r>
    </w:p>
    <w:p w14:paraId="0C71946B" w14:textId="77777777" w:rsidR="007C0513" w:rsidRPr="00CA7A57" w:rsidRDefault="007C0513" w:rsidP="009012D8">
      <w:pPr>
        <w:spacing w:line="360" w:lineRule="auto"/>
        <w:jc w:val="both"/>
        <w:rPr>
          <w:rStyle w:val="Textoennegrita"/>
          <w:rFonts w:ascii="Times New Roman" w:hAnsi="Times New Roman" w:cs="Times New Roman"/>
          <w:b w:val="0"/>
          <w:bCs w:val="0"/>
          <w:i/>
          <w:color w:val="auto"/>
          <w:sz w:val="22"/>
          <w:shd w:val="clear" w:color="auto" w:fill="FFFFFF"/>
          <w:lang w:val="es-CO"/>
        </w:rPr>
      </w:pPr>
    </w:p>
    <w:p w14:paraId="7C57866A" w14:textId="2DEDD5EE" w:rsidR="001205CA" w:rsidRPr="00473734" w:rsidRDefault="001814EC" w:rsidP="009012D8">
      <w:pPr>
        <w:spacing w:line="360" w:lineRule="auto"/>
        <w:jc w:val="both"/>
        <w:rPr>
          <w:rStyle w:val="Textoennegrita"/>
          <w:rFonts w:ascii="Times New Roman" w:hAnsi="Times New Roman" w:cs="Times New Roman"/>
          <w:bCs w:val="0"/>
          <w:i/>
          <w:color w:val="auto"/>
          <w:sz w:val="26"/>
          <w:szCs w:val="26"/>
          <w:shd w:val="clear" w:color="auto" w:fill="FFFFFF"/>
          <w:lang w:val="es-CO"/>
        </w:rPr>
      </w:pPr>
      <w:r w:rsidRPr="00473734">
        <w:rPr>
          <w:rStyle w:val="Textoennegrita"/>
          <w:rFonts w:ascii="Times New Roman" w:hAnsi="Times New Roman" w:cs="Times New Roman"/>
          <w:bCs w:val="0"/>
          <w:i/>
          <w:color w:val="auto"/>
          <w:sz w:val="26"/>
          <w:szCs w:val="26"/>
          <w:shd w:val="clear" w:color="auto" w:fill="FFFFFF"/>
          <w:lang w:val="es-CO"/>
        </w:rPr>
        <w:t>2</w:t>
      </w:r>
      <w:r w:rsidR="001205CA" w:rsidRPr="00473734">
        <w:rPr>
          <w:rStyle w:val="Textoennegrita"/>
          <w:rFonts w:ascii="Times New Roman" w:hAnsi="Times New Roman" w:cs="Times New Roman"/>
          <w:bCs w:val="0"/>
          <w:i/>
          <w:color w:val="auto"/>
          <w:sz w:val="26"/>
          <w:szCs w:val="26"/>
          <w:shd w:val="clear" w:color="auto" w:fill="FFFFFF"/>
          <w:lang w:val="es-CO"/>
        </w:rPr>
        <w:t xml:space="preserve">.2. VISION: </w:t>
      </w:r>
    </w:p>
    <w:p w14:paraId="44CC7D87" w14:textId="77777777" w:rsidR="001205CA" w:rsidRPr="00CA7A57" w:rsidRDefault="001205CA" w:rsidP="009012D8">
      <w:pPr>
        <w:spacing w:line="360" w:lineRule="auto"/>
        <w:jc w:val="both"/>
        <w:rPr>
          <w:rStyle w:val="Textoennegrita"/>
          <w:rFonts w:ascii="Times New Roman" w:hAnsi="Times New Roman" w:cs="Times New Roman"/>
          <w:b w:val="0"/>
          <w:bCs w:val="0"/>
          <w:i/>
          <w:color w:val="auto"/>
          <w:sz w:val="22"/>
          <w:shd w:val="clear" w:color="auto" w:fill="FFFFFF"/>
          <w:lang w:val="es-CO"/>
        </w:rPr>
      </w:pPr>
    </w:p>
    <w:p w14:paraId="73F888F8" w14:textId="6FB91550" w:rsidR="001205CA" w:rsidRPr="00CA7A57" w:rsidRDefault="00DC1AAA" w:rsidP="009012D8">
      <w:pPr>
        <w:spacing w:line="360" w:lineRule="auto"/>
        <w:jc w:val="both"/>
        <w:rPr>
          <w:rStyle w:val="Textoennegrita"/>
          <w:rFonts w:ascii="Times New Roman" w:hAnsi="Times New Roman" w:cs="Times New Roman"/>
          <w:b w:val="0"/>
          <w:bCs w:val="0"/>
          <w:i/>
          <w:color w:val="auto"/>
          <w:sz w:val="22"/>
          <w:shd w:val="clear" w:color="auto" w:fill="FFFFFF"/>
          <w:lang w:val="es-CO"/>
        </w:rPr>
      </w:pPr>
      <w:r>
        <w:rPr>
          <w:rStyle w:val="Textoennegrita"/>
          <w:rFonts w:ascii="Times New Roman" w:hAnsi="Times New Roman" w:cs="Times New Roman"/>
          <w:b w:val="0"/>
          <w:bCs w:val="0"/>
          <w:i/>
          <w:color w:val="auto"/>
          <w:sz w:val="22"/>
          <w:shd w:val="clear" w:color="auto" w:fill="FFFFFF"/>
          <w:lang w:val="es-CO"/>
        </w:rPr>
        <w:t>En el año 2024</w:t>
      </w:r>
      <w:r w:rsidR="001205CA" w:rsidRPr="00CA7A57">
        <w:rPr>
          <w:rStyle w:val="Textoennegrita"/>
          <w:rFonts w:ascii="Times New Roman" w:hAnsi="Times New Roman" w:cs="Times New Roman"/>
          <w:b w:val="0"/>
          <w:bCs w:val="0"/>
          <w:i/>
          <w:color w:val="auto"/>
          <w:sz w:val="22"/>
          <w:shd w:val="clear" w:color="auto" w:fill="FFFFFF"/>
          <w:lang w:val="es-CO"/>
        </w:rPr>
        <w:t xml:space="preserve"> la institución educativa Sidón contará con el reconocimiento de las autoridades departamentales y municipales por </w:t>
      </w:r>
      <w:r w:rsidR="00557EDF" w:rsidRPr="00CA7A57">
        <w:rPr>
          <w:rStyle w:val="Textoennegrita"/>
          <w:rFonts w:ascii="Times New Roman" w:hAnsi="Times New Roman" w:cs="Times New Roman"/>
          <w:b w:val="0"/>
          <w:bCs w:val="0"/>
          <w:i/>
          <w:color w:val="auto"/>
          <w:sz w:val="22"/>
          <w:shd w:val="clear" w:color="auto" w:fill="FFFFFF"/>
          <w:lang w:val="es-CO"/>
        </w:rPr>
        <w:t xml:space="preserve">con la implementación de una pedagogía significativa y flexible con estrategias y metodologías capaces de dar respuesta, a los retos contemporáneos, la vivencia constante de sus valores y </w:t>
      </w:r>
      <w:r w:rsidR="001205CA" w:rsidRPr="00CA7A57">
        <w:rPr>
          <w:rStyle w:val="Textoennegrita"/>
          <w:rFonts w:ascii="Times New Roman" w:hAnsi="Times New Roman" w:cs="Times New Roman"/>
          <w:b w:val="0"/>
          <w:bCs w:val="0"/>
          <w:i/>
          <w:color w:val="auto"/>
          <w:sz w:val="22"/>
          <w:shd w:val="clear" w:color="auto" w:fill="FFFFFF"/>
          <w:lang w:val="es-CO"/>
        </w:rPr>
        <w:t>su proyección en la oferta inclusiva y diferenciadora</w:t>
      </w:r>
      <w:r w:rsidR="00557EDF" w:rsidRPr="00CA7A57">
        <w:rPr>
          <w:rStyle w:val="Textoennegrita"/>
          <w:rFonts w:ascii="Times New Roman" w:hAnsi="Times New Roman" w:cs="Times New Roman"/>
          <w:b w:val="0"/>
          <w:bCs w:val="0"/>
          <w:i/>
          <w:color w:val="auto"/>
          <w:sz w:val="22"/>
          <w:shd w:val="clear" w:color="auto" w:fill="FFFFFF"/>
          <w:lang w:val="es-CO"/>
        </w:rPr>
        <w:t xml:space="preserve"> </w:t>
      </w:r>
      <w:r w:rsidR="001205CA" w:rsidRPr="00CA7A57">
        <w:rPr>
          <w:rStyle w:val="Textoennegrita"/>
          <w:rFonts w:ascii="Times New Roman" w:hAnsi="Times New Roman" w:cs="Times New Roman"/>
          <w:b w:val="0"/>
          <w:bCs w:val="0"/>
          <w:i/>
          <w:color w:val="auto"/>
          <w:sz w:val="22"/>
          <w:shd w:val="clear" w:color="auto" w:fill="FFFFFF"/>
          <w:lang w:val="es-CO"/>
        </w:rPr>
        <w:t>propend</w:t>
      </w:r>
      <w:r w:rsidR="00557EDF" w:rsidRPr="00CA7A57">
        <w:rPr>
          <w:rStyle w:val="Textoennegrita"/>
          <w:rFonts w:ascii="Times New Roman" w:hAnsi="Times New Roman" w:cs="Times New Roman"/>
          <w:b w:val="0"/>
          <w:bCs w:val="0"/>
          <w:i/>
          <w:color w:val="auto"/>
          <w:sz w:val="22"/>
          <w:shd w:val="clear" w:color="auto" w:fill="FFFFFF"/>
          <w:lang w:val="es-CO"/>
        </w:rPr>
        <w:t>iendo</w:t>
      </w:r>
      <w:r w:rsidR="001205CA" w:rsidRPr="00CA7A57">
        <w:rPr>
          <w:rStyle w:val="Textoennegrita"/>
          <w:rFonts w:ascii="Times New Roman" w:hAnsi="Times New Roman" w:cs="Times New Roman"/>
          <w:b w:val="0"/>
          <w:bCs w:val="0"/>
          <w:i/>
          <w:color w:val="auto"/>
          <w:sz w:val="22"/>
          <w:shd w:val="clear" w:color="auto" w:fill="FFFFFF"/>
          <w:lang w:val="es-CO"/>
        </w:rPr>
        <w:t xml:space="preserve"> por una Educación para la paz y el progreso de la región.</w:t>
      </w:r>
    </w:p>
    <w:p w14:paraId="39A3105C" w14:textId="00EA65FD" w:rsidR="00557EDF" w:rsidRDefault="00557EDF"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1E258773" w14:textId="158EF220" w:rsidR="001814EC" w:rsidRPr="00473734" w:rsidRDefault="001814EC" w:rsidP="001814EC">
      <w:pPr>
        <w:spacing w:line="360" w:lineRule="auto"/>
        <w:jc w:val="both"/>
        <w:rPr>
          <w:rFonts w:ascii="Times New Roman" w:hAnsi="Times New Roman" w:cs="Times New Roman"/>
          <w:b/>
          <w:i/>
          <w:sz w:val="26"/>
          <w:szCs w:val="26"/>
        </w:rPr>
      </w:pPr>
      <w:r w:rsidRPr="00C837D6">
        <w:rPr>
          <w:rStyle w:val="Textoennegrita"/>
          <w:rFonts w:ascii="Times New Roman" w:hAnsi="Times New Roman" w:cs="Times New Roman"/>
          <w:i/>
          <w:color w:val="auto"/>
          <w:sz w:val="26"/>
          <w:szCs w:val="26"/>
          <w:shd w:val="clear" w:color="auto" w:fill="FFFFFF"/>
          <w:lang w:val="es-CO"/>
        </w:rPr>
        <w:t>2.3</w:t>
      </w:r>
      <w:r w:rsidRPr="00473734">
        <w:rPr>
          <w:rStyle w:val="Textoennegrita"/>
          <w:rFonts w:ascii="Times New Roman" w:hAnsi="Times New Roman" w:cs="Times New Roman"/>
          <w:b w:val="0"/>
          <w:i/>
          <w:color w:val="auto"/>
          <w:sz w:val="26"/>
          <w:szCs w:val="26"/>
          <w:shd w:val="clear" w:color="auto" w:fill="FFFFFF"/>
          <w:lang w:val="es-CO"/>
        </w:rPr>
        <w:t xml:space="preserve">. </w:t>
      </w:r>
      <w:r w:rsidRPr="00473734">
        <w:rPr>
          <w:rFonts w:ascii="Times New Roman" w:hAnsi="Times New Roman" w:cs="Times New Roman"/>
          <w:b/>
          <w:i/>
          <w:sz w:val="26"/>
          <w:szCs w:val="26"/>
        </w:rPr>
        <w:t>FILOSOFIA INSTITUCIONAL</w:t>
      </w:r>
    </w:p>
    <w:p w14:paraId="3D2167E6" w14:textId="77777777" w:rsidR="001814EC" w:rsidRDefault="001814EC" w:rsidP="001814EC">
      <w:pPr>
        <w:spacing w:line="360" w:lineRule="auto"/>
        <w:ind w:left="0" w:firstLine="0"/>
        <w:jc w:val="both"/>
        <w:rPr>
          <w:rFonts w:ascii="Times New Roman" w:hAnsi="Times New Roman" w:cs="Times New Roman"/>
          <w:b/>
          <w:i/>
        </w:rPr>
      </w:pPr>
    </w:p>
    <w:p w14:paraId="03105912" w14:textId="1708E9F3" w:rsidR="001814EC" w:rsidRPr="00C837D6" w:rsidRDefault="001814EC" w:rsidP="001814EC">
      <w:pPr>
        <w:spacing w:line="360" w:lineRule="auto"/>
        <w:ind w:left="0" w:firstLine="0"/>
        <w:jc w:val="both"/>
        <w:rPr>
          <w:rFonts w:ascii="Times New Roman" w:hAnsi="Times New Roman" w:cs="Times New Roman"/>
          <w:b/>
          <w:i/>
          <w:sz w:val="26"/>
          <w:szCs w:val="26"/>
        </w:rPr>
      </w:pPr>
      <w:r w:rsidRPr="00C837D6">
        <w:rPr>
          <w:rFonts w:ascii="Times New Roman" w:hAnsi="Times New Roman" w:cs="Times New Roman"/>
          <w:b/>
          <w:i/>
          <w:sz w:val="26"/>
          <w:szCs w:val="26"/>
        </w:rPr>
        <w:t xml:space="preserve">2.3.1. </w:t>
      </w:r>
      <w:r w:rsidRPr="00C837D6">
        <w:rPr>
          <w:rFonts w:ascii="Times New Roman" w:hAnsi="Times New Roman" w:cs="Times New Roman"/>
          <w:b/>
          <w:i/>
          <w:sz w:val="26"/>
          <w:szCs w:val="26"/>
        </w:rPr>
        <w:tab/>
        <w:t>FUNDAMENTOS FILOSOFICOS</w:t>
      </w:r>
    </w:p>
    <w:p w14:paraId="2535AAE8" w14:textId="77777777" w:rsidR="001814EC" w:rsidRPr="00CA7A57" w:rsidRDefault="001814EC" w:rsidP="001814EC">
      <w:pPr>
        <w:spacing w:line="360" w:lineRule="auto"/>
        <w:jc w:val="both"/>
        <w:rPr>
          <w:rFonts w:ascii="Times New Roman" w:hAnsi="Times New Roman" w:cs="Times New Roman"/>
          <w:i/>
        </w:rPr>
      </w:pPr>
    </w:p>
    <w:p w14:paraId="16EA55EF"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 xml:space="preserve">La educación se constituye en uno de los procesos empleados por las sociedades para formar a su imagen las nuevas generaciones; es por medio de ésta que se logra recrear en los estudiantes sus modos de pensar, de sentir, y de actuar, y les ofrece a éstos las posibilidades para desarrollar y afianzar su personalidad y </w:t>
      </w:r>
      <w:r w:rsidRPr="00CA7A57">
        <w:rPr>
          <w:rFonts w:ascii="Times New Roman" w:hAnsi="Times New Roman" w:cs="Times New Roman"/>
          <w:i/>
        </w:rPr>
        <w:lastRenderedPageBreak/>
        <w:t>actuar comprometidamente en la transformación de los contextos que enmarcan sus realidades.</w:t>
      </w:r>
    </w:p>
    <w:p w14:paraId="36EF7F87" w14:textId="77777777" w:rsidR="001814EC" w:rsidRPr="00CA7A57" w:rsidRDefault="001814EC" w:rsidP="001814EC">
      <w:pPr>
        <w:spacing w:line="360" w:lineRule="auto"/>
        <w:jc w:val="both"/>
        <w:rPr>
          <w:rFonts w:ascii="Times New Roman" w:hAnsi="Times New Roman" w:cs="Times New Roman"/>
          <w:i/>
        </w:rPr>
      </w:pPr>
    </w:p>
    <w:p w14:paraId="1CFC1F62" w14:textId="01A02284" w:rsidR="001814EC" w:rsidRPr="00C837D6" w:rsidRDefault="001814EC" w:rsidP="001814EC">
      <w:pPr>
        <w:spacing w:line="360" w:lineRule="auto"/>
        <w:ind w:left="0" w:firstLine="0"/>
        <w:jc w:val="both"/>
        <w:rPr>
          <w:rFonts w:ascii="Times New Roman" w:hAnsi="Times New Roman" w:cs="Times New Roman"/>
          <w:b/>
          <w:i/>
          <w:sz w:val="26"/>
          <w:szCs w:val="26"/>
        </w:rPr>
      </w:pPr>
      <w:r w:rsidRPr="00C837D6">
        <w:rPr>
          <w:rFonts w:ascii="Times New Roman" w:hAnsi="Times New Roman" w:cs="Times New Roman"/>
          <w:b/>
          <w:i/>
          <w:sz w:val="26"/>
          <w:szCs w:val="26"/>
        </w:rPr>
        <w:t xml:space="preserve">2.3.2. </w:t>
      </w:r>
      <w:r w:rsidRPr="00C837D6">
        <w:rPr>
          <w:rFonts w:ascii="Times New Roman" w:hAnsi="Times New Roman" w:cs="Times New Roman"/>
          <w:b/>
          <w:i/>
          <w:sz w:val="26"/>
          <w:szCs w:val="26"/>
        </w:rPr>
        <w:tab/>
        <w:t>Fundamentos Epistemológicos</w:t>
      </w:r>
    </w:p>
    <w:p w14:paraId="0F4CB511" w14:textId="77777777" w:rsidR="001814EC" w:rsidRPr="00CA7A57" w:rsidRDefault="001814EC" w:rsidP="001814EC">
      <w:pPr>
        <w:spacing w:line="360" w:lineRule="auto"/>
        <w:jc w:val="both"/>
        <w:rPr>
          <w:rFonts w:ascii="Times New Roman" w:hAnsi="Times New Roman" w:cs="Times New Roman"/>
          <w:i/>
        </w:rPr>
      </w:pPr>
    </w:p>
    <w:p w14:paraId="0CCB0513"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Teniendo en cuenta las exigencias del momento actual en relación a los avances de la ciencia y la tecnología y por ende los cambios resultantes de su influencia en cuanto tiene que ver con:  valores, modos de vida, representaciones, lenguaje y las producciones materiales y espirituales de las modernas sociedades, se hace necesario y de vital interés el llevar a cabo una escenario de profundas reflexiones en torno a los conceptos de “Saber”, “conocimiento científico”, de “investigación científica”, así como sobre las condiciones de posibilidad del quehacer científico y sobre el papel que le corresponde desempeñar a esta actividad en la sociedad. Estas reflexiones fundamentan nuestro proyecto educativo institucional en torno a la epistemología curricular.</w:t>
      </w:r>
    </w:p>
    <w:p w14:paraId="161C03CA" w14:textId="77777777" w:rsidR="001814EC" w:rsidRDefault="001814EC" w:rsidP="001814EC">
      <w:pPr>
        <w:spacing w:line="360" w:lineRule="auto"/>
        <w:ind w:left="0" w:firstLine="0"/>
        <w:jc w:val="both"/>
        <w:rPr>
          <w:rFonts w:ascii="Times New Roman" w:hAnsi="Times New Roman" w:cs="Times New Roman"/>
          <w:b/>
          <w:i/>
        </w:rPr>
      </w:pPr>
    </w:p>
    <w:p w14:paraId="638E70B5" w14:textId="5750A8C2" w:rsidR="001814EC" w:rsidRPr="00C837D6" w:rsidRDefault="001814EC" w:rsidP="001814EC">
      <w:pPr>
        <w:spacing w:line="360" w:lineRule="auto"/>
        <w:ind w:left="0" w:firstLine="0"/>
        <w:jc w:val="both"/>
        <w:rPr>
          <w:rFonts w:ascii="Times New Roman" w:hAnsi="Times New Roman" w:cs="Times New Roman"/>
          <w:b/>
          <w:i/>
          <w:sz w:val="26"/>
          <w:szCs w:val="26"/>
        </w:rPr>
      </w:pPr>
      <w:r w:rsidRPr="00C837D6">
        <w:rPr>
          <w:rFonts w:ascii="Times New Roman" w:hAnsi="Times New Roman" w:cs="Times New Roman"/>
          <w:b/>
          <w:i/>
          <w:sz w:val="26"/>
          <w:szCs w:val="26"/>
        </w:rPr>
        <w:t>2.3.3.</w:t>
      </w:r>
      <w:r w:rsidRPr="00C837D6">
        <w:rPr>
          <w:rFonts w:ascii="Times New Roman" w:hAnsi="Times New Roman" w:cs="Times New Roman"/>
          <w:b/>
          <w:i/>
          <w:sz w:val="26"/>
          <w:szCs w:val="26"/>
        </w:rPr>
        <w:tab/>
        <w:t>Fundamentos sociológicos</w:t>
      </w:r>
    </w:p>
    <w:p w14:paraId="6A86C28B" w14:textId="77777777" w:rsidR="001814EC" w:rsidRPr="00CA7A57" w:rsidRDefault="001814EC" w:rsidP="001814EC">
      <w:pPr>
        <w:spacing w:line="360" w:lineRule="auto"/>
        <w:jc w:val="both"/>
        <w:rPr>
          <w:rFonts w:ascii="Times New Roman" w:hAnsi="Times New Roman" w:cs="Times New Roman"/>
          <w:i/>
        </w:rPr>
      </w:pPr>
    </w:p>
    <w:p w14:paraId="4EE232D3"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Tiene en cuenta los escenarios del ser humano: familia, comunidad, país y la convivencia  en relación directa, con los valores de la responsabilidad, solidaridad y respeto; es decir que el proceso educativo no solamente presupone una concepción del hombre sino que debe tener en cuenta la integralidad de los diferentes aspectos que enmarcan las sociedades y por ende entrar a plantear las relaciones intrínsecas entre sociedad y educación.</w:t>
      </w:r>
    </w:p>
    <w:p w14:paraId="56C4AACF" w14:textId="77777777" w:rsidR="001814EC" w:rsidRDefault="001814EC" w:rsidP="001814EC">
      <w:pPr>
        <w:spacing w:line="360" w:lineRule="auto"/>
        <w:jc w:val="both"/>
        <w:rPr>
          <w:rFonts w:ascii="Times New Roman" w:hAnsi="Times New Roman" w:cs="Times New Roman"/>
          <w:b/>
          <w:i/>
        </w:rPr>
      </w:pPr>
    </w:p>
    <w:p w14:paraId="51D99F17" w14:textId="3B5B3364" w:rsidR="001814EC" w:rsidRPr="00C837D6" w:rsidRDefault="001814EC" w:rsidP="001814EC">
      <w:pPr>
        <w:spacing w:line="360" w:lineRule="auto"/>
        <w:ind w:left="0" w:firstLine="0"/>
        <w:jc w:val="both"/>
        <w:rPr>
          <w:rFonts w:ascii="Times New Roman" w:hAnsi="Times New Roman" w:cs="Times New Roman"/>
          <w:b/>
          <w:i/>
          <w:sz w:val="26"/>
          <w:szCs w:val="26"/>
        </w:rPr>
      </w:pPr>
      <w:r w:rsidRPr="00C837D6">
        <w:rPr>
          <w:rFonts w:ascii="Times New Roman" w:hAnsi="Times New Roman" w:cs="Times New Roman"/>
          <w:b/>
          <w:i/>
          <w:sz w:val="26"/>
          <w:szCs w:val="26"/>
        </w:rPr>
        <w:t xml:space="preserve">2.3.4. </w:t>
      </w:r>
      <w:r w:rsidRPr="00C837D6">
        <w:rPr>
          <w:rFonts w:ascii="Times New Roman" w:hAnsi="Times New Roman" w:cs="Times New Roman"/>
          <w:b/>
          <w:i/>
          <w:sz w:val="26"/>
          <w:szCs w:val="26"/>
        </w:rPr>
        <w:tab/>
        <w:t>Fundamentos psicológicos</w:t>
      </w:r>
    </w:p>
    <w:p w14:paraId="24B911AB" w14:textId="77777777" w:rsidR="001814EC" w:rsidRPr="00CA7A57" w:rsidRDefault="001814EC" w:rsidP="001814EC">
      <w:pPr>
        <w:spacing w:line="360" w:lineRule="auto"/>
        <w:jc w:val="both"/>
        <w:rPr>
          <w:rFonts w:ascii="Times New Roman" w:hAnsi="Times New Roman" w:cs="Times New Roman"/>
          <w:i/>
        </w:rPr>
      </w:pPr>
    </w:p>
    <w:p w14:paraId="6AE79E91"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La Psicología  se ha caracterizado, en todos los frentes, por una permanente investigación de la actividad. Ahora bien, para explicar la actividad humana en sus cambios y modificaciones existen hoy dos tendencias:</w:t>
      </w:r>
    </w:p>
    <w:p w14:paraId="52BB0B86" w14:textId="77777777" w:rsidR="001814EC" w:rsidRPr="00CA7A57" w:rsidRDefault="001814EC" w:rsidP="001814EC">
      <w:pPr>
        <w:spacing w:line="360" w:lineRule="auto"/>
        <w:jc w:val="both"/>
        <w:rPr>
          <w:rFonts w:ascii="Times New Roman" w:hAnsi="Times New Roman" w:cs="Times New Roman"/>
          <w:i/>
        </w:rPr>
      </w:pPr>
    </w:p>
    <w:p w14:paraId="6CB5EE6A"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Las teorías o enfoques que le dan primacía al desarrollo.</w:t>
      </w:r>
    </w:p>
    <w:p w14:paraId="1A885770"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Las teorías o enfoques que le dan primacía al aprendizaje.</w:t>
      </w:r>
    </w:p>
    <w:p w14:paraId="7B8F3222" w14:textId="77777777" w:rsidR="001814EC" w:rsidRPr="00CA7A57" w:rsidRDefault="001814EC" w:rsidP="001814EC">
      <w:pPr>
        <w:spacing w:line="360" w:lineRule="auto"/>
        <w:jc w:val="both"/>
        <w:rPr>
          <w:rFonts w:ascii="Times New Roman" w:hAnsi="Times New Roman" w:cs="Times New Roman"/>
          <w:i/>
        </w:rPr>
      </w:pPr>
    </w:p>
    <w:p w14:paraId="3F83495F"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En la sicología el desarrollo se analiza con estudios a largo plazo, de manera longitudinal, o con estudios transversales, pero que vistos en su conjunto permiten formarse una idea de períodos, etapas y fases por las que pasa el ser humano, desde la infancia, hasta la vejez, en sus diversas características de su actuar: Motriz, intelectual, social y afectivo.</w:t>
      </w:r>
    </w:p>
    <w:p w14:paraId="2AA2A7A4" w14:textId="77777777" w:rsidR="001814EC" w:rsidRPr="00CA7A57" w:rsidRDefault="001814EC" w:rsidP="001814EC">
      <w:pPr>
        <w:spacing w:line="360" w:lineRule="auto"/>
        <w:jc w:val="both"/>
        <w:rPr>
          <w:rFonts w:ascii="Times New Roman" w:hAnsi="Times New Roman" w:cs="Times New Roman"/>
          <w:i/>
        </w:rPr>
      </w:pPr>
    </w:p>
    <w:p w14:paraId="3D060829" w14:textId="1648BFBB" w:rsidR="001814EC" w:rsidRPr="00C837D6" w:rsidRDefault="001814EC" w:rsidP="001814EC">
      <w:pPr>
        <w:spacing w:line="360" w:lineRule="auto"/>
        <w:ind w:left="0" w:firstLine="0"/>
        <w:jc w:val="both"/>
        <w:rPr>
          <w:rFonts w:ascii="Times New Roman" w:hAnsi="Times New Roman" w:cs="Times New Roman"/>
          <w:b/>
          <w:i/>
          <w:sz w:val="26"/>
          <w:szCs w:val="26"/>
        </w:rPr>
      </w:pPr>
      <w:r w:rsidRPr="00C837D6">
        <w:rPr>
          <w:rFonts w:ascii="Times New Roman" w:hAnsi="Times New Roman" w:cs="Times New Roman"/>
          <w:b/>
          <w:i/>
          <w:sz w:val="26"/>
          <w:szCs w:val="26"/>
        </w:rPr>
        <w:t>2.3.5.</w:t>
      </w:r>
      <w:r w:rsidRPr="00C837D6">
        <w:rPr>
          <w:rFonts w:ascii="Times New Roman" w:hAnsi="Times New Roman" w:cs="Times New Roman"/>
          <w:b/>
          <w:i/>
          <w:sz w:val="26"/>
          <w:szCs w:val="26"/>
        </w:rPr>
        <w:tab/>
        <w:t xml:space="preserve">Fundamentos pedagógicos </w:t>
      </w:r>
    </w:p>
    <w:p w14:paraId="2B73CE9C" w14:textId="77777777" w:rsidR="001814EC" w:rsidRPr="00CA7A57" w:rsidRDefault="001814EC" w:rsidP="001814EC">
      <w:pPr>
        <w:spacing w:line="360" w:lineRule="auto"/>
        <w:jc w:val="both"/>
        <w:rPr>
          <w:rFonts w:ascii="Times New Roman" w:hAnsi="Times New Roman" w:cs="Times New Roman"/>
          <w:i/>
        </w:rPr>
      </w:pPr>
    </w:p>
    <w:p w14:paraId="14C9F59D"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Los fundamentos pedagógicos del currículo se presentan con base en las características de la corriente llamada Pedagogía Activa, Escuela Activa o Nueva Educación.</w:t>
      </w:r>
    </w:p>
    <w:p w14:paraId="22E051B1" w14:textId="77777777" w:rsidR="001814EC" w:rsidRPr="00CA7A57" w:rsidRDefault="001814EC" w:rsidP="001814EC">
      <w:pPr>
        <w:spacing w:line="360" w:lineRule="auto"/>
        <w:jc w:val="both"/>
        <w:rPr>
          <w:rFonts w:ascii="Times New Roman" w:hAnsi="Times New Roman" w:cs="Times New Roman"/>
          <w:b/>
          <w:i/>
        </w:rPr>
      </w:pPr>
    </w:p>
    <w:p w14:paraId="12AABBFC"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Reconoce el trabajo como área de crecimiento y significación, académico, espiritual, deportivo, económico, social y político  para alcanzar el desarrollo integral de la personas en sus habilidades cognitivas, cognoscitivas, axiológicas, valorativas, emocionales, sentimientos, formación para la autonomía, la libertad y la responsabilidad así como para el respeto a las personas y a la naturaleza.</w:t>
      </w:r>
    </w:p>
    <w:p w14:paraId="3AFA6D5E" w14:textId="77777777" w:rsidR="001814EC" w:rsidRPr="00CA7A57" w:rsidRDefault="001814EC" w:rsidP="001814EC">
      <w:pPr>
        <w:spacing w:line="360" w:lineRule="auto"/>
        <w:jc w:val="both"/>
        <w:rPr>
          <w:rFonts w:ascii="Times New Roman" w:hAnsi="Times New Roman" w:cs="Times New Roman"/>
          <w:i/>
        </w:rPr>
      </w:pPr>
    </w:p>
    <w:p w14:paraId="3442792E" w14:textId="77777777" w:rsidR="001814EC" w:rsidRPr="00CA7A57" w:rsidRDefault="001814EC" w:rsidP="001814EC">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comunidad del corregimiento de Sidón, y las de los veintiún Centros Escolares Asociados ubicados en el denominado bajo Cumbitara y demás zonas de influencia de la institución educativa, inmersa en una realidad de conflicto social que crea la ilusión por lo ilícito y trabajo fácil, con el descuido de sus cultivos tradicionales, redunda en los conflictos de descomposición familiar y social, deterioro del sistema ecológico y demás males que conlleve lo ilícito; por tanto estamos comprometidos para construir un futuro alentador por lo cual estamos formando personas, autónomas, libres, capaces de utilizar su libertad, lo mismo que asumir </w:t>
      </w:r>
      <w:r w:rsidRPr="00CA7A57">
        <w:rPr>
          <w:rFonts w:ascii="Times New Roman" w:hAnsi="Times New Roman" w:cs="Times New Roman"/>
          <w:i/>
          <w:lang w:val="es-CO"/>
        </w:rPr>
        <w:lastRenderedPageBreak/>
        <w:t>responsabilidades, las personas a cargo serán preparadas para que sean capaces de asumir un compromiso en la transformación personal y social hacia una realidad de justicia en lo cual los educandos tiene el derecho de realizarse como personas, a cultivar su espíritu y su mente para cada día ser mejores, solidifiquen su espíritu solidario, se sientan como parte de una comunidad educativa, asuman actitud de propiedad  la Institución, se relacione con los miembros de su comunidad como en el compartir con inteligencia, triunfos y fracasos que se presenten en la Institución y en su vida.</w:t>
      </w:r>
    </w:p>
    <w:p w14:paraId="752F9EDE" w14:textId="77777777" w:rsidR="001814EC" w:rsidRPr="00CA7A57" w:rsidRDefault="001814EC" w:rsidP="001814EC">
      <w:pPr>
        <w:spacing w:line="360" w:lineRule="auto"/>
        <w:jc w:val="both"/>
        <w:rPr>
          <w:rFonts w:ascii="Times New Roman" w:hAnsi="Times New Roman" w:cs="Times New Roman"/>
          <w:i/>
        </w:rPr>
      </w:pPr>
    </w:p>
    <w:p w14:paraId="3EEE9D97"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Nuestro PROYECTO DE VIDA Y FORMACIÓN ESCOLAR, tiene en cuenta las políticas educativas, trazadas a nivel del país,  manteniendo una actitud crítica frente a una Educación tradicional, Pasiva, acrítica; que no permite la formación de individuos analíticos o creativos, no formaba investigadores o científicos y ni siquiera garantizaba la comprensión de algunos de los fundamentos de la ciencia o de las artes, la educación significativa, técnica y humanística, es una alternativa que responde a las necesidades y problemática comunitaria.</w:t>
      </w:r>
    </w:p>
    <w:p w14:paraId="632075E8" w14:textId="77777777" w:rsidR="001814EC" w:rsidRPr="00CA7A57" w:rsidRDefault="001814EC" w:rsidP="001814EC">
      <w:pPr>
        <w:spacing w:line="360" w:lineRule="auto"/>
        <w:jc w:val="both"/>
        <w:rPr>
          <w:rFonts w:ascii="Times New Roman" w:hAnsi="Times New Roman" w:cs="Times New Roman"/>
          <w:i/>
        </w:rPr>
      </w:pPr>
    </w:p>
    <w:p w14:paraId="6F582D21"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El proyecto de vida y formación escolar, se diseña acciones y estrategias para la solución de problemas, de tal manera que comprometen a la comunidad Educativa en un auténtico cambio de actitud y a una permanente búsqueda de dialogo de carácter instructivo en pro de culminar satisfactoriamente los anhelos de la comunidad dentro de un compromiso serio y responsable de cada uno de los integrantes de la comunidad.</w:t>
      </w:r>
    </w:p>
    <w:p w14:paraId="24C841C0" w14:textId="77777777" w:rsidR="001814EC" w:rsidRPr="00CA7A57" w:rsidRDefault="001814EC" w:rsidP="001814EC">
      <w:pPr>
        <w:spacing w:line="360" w:lineRule="auto"/>
        <w:jc w:val="both"/>
        <w:rPr>
          <w:rFonts w:ascii="Times New Roman" w:hAnsi="Times New Roman" w:cs="Times New Roman"/>
          <w:i/>
        </w:rPr>
      </w:pPr>
    </w:p>
    <w:p w14:paraId="318F38D8"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 xml:space="preserve">La Institución educativa ofrece una educación que tiene como base el cultivo y practica de valores  tanto éticos como morales, los vitales, los intelectuales, estéticos, religiosos y valores espirituales y demás que hagan alusión a la vida superior y a la trascendencia, permitiendo interrelación entre los componentes de la comunidad educativa, buscando que el educando se proyecte vivencialmente en una forma constante y progresista. El núcleo familiar debe participar activamente </w:t>
      </w:r>
      <w:r w:rsidRPr="00CA7A57">
        <w:rPr>
          <w:rFonts w:ascii="Times New Roman" w:hAnsi="Times New Roman" w:cs="Times New Roman"/>
          <w:i/>
        </w:rPr>
        <w:lastRenderedPageBreak/>
        <w:t>en el logro de una educación integral comprometiéndose con la Institución permanente tanto individual como colectivamente, ayudando a la solución de los problemas, impulsan propuestas que permitan que el egresado sea un elemento responsable, solidarios, creativo, con su desarrollo social, y encuentren una plena realización y convivencia social, que goce y se estimule explorando el mundo que los rodea.</w:t>
      </w:r>
    </w:p>
    <w:p w14:paraId="3EC6153D" w14:textId="77777777" w:rsidR="00C837D6" w:rsidRDefault="00C837D6" w:rsidP="001814EC">
      <w:pPr>
        <w:spacing w:line="360" w:lineRule="auto"/>
        <w:jc w:val="both"/>
        <w:rPr>
          <w:rFonts w:ascii="Times New Roman" w:hAnsi="Times New Roman" w:cs="Times New Roman"/>
          <w:i/>
        </w:rPr>
      </w:pPr>
    </w:p>
    <w:p w14:paraId="14DCB86A" w14:textId="653C2E65"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 xml:space="preserve">Pretendemos la formación de un ser que practique y promocione valores y cualidades que den sentido a su vida, que lo </w:t>
      </w:r>
      <w:r w:rsidR="00C837D6" w:rsidRPr="00CA7A57">
        <w:rPr>
          <w:rFonts w:ascii="Times New Roman" w:hAnsi="Times New Roman" w:cs="Times New Roman"/>
          <w:i/>
        </w:rPr>
        <w:t>proyecten</w:t>
      </w:r>
      <w:r w:rsidRPr="00CA7A57">
        <w:rPr>
          <w:rFonts w:ascii="Times New Roman" w:hAnsi="Times New Roman" w:cs="Times New Roman"/>
          <w:i/>
        </w:rPr>
        <w:t xml:space="preserve"> al futuro deseable, donde el hombre no debe dar pie a margen de error, perfilarse como hombre digno libre, autónomo, decidido y justo de mejorar su relación con los demás y de su capacidad de vivir y compartir.</w:t>
      </w:r>
    </w:p>
    <w:p w14:paraId="729B7686" w14:textId="77777777" w:rsidR="001814EC" w:rsidRPr="00CA7A57" w:rsidRDefault="001814EC" w:rsidP="001814EC">
      <w:pPr>
        <w:spacing w:line="360" w:lineRule="auto"/>
        <w:jc w:val="both"/>
        <w:rPr>
          <w:rFonts w:ascii="Times New Roman" w:hAnsi="Times New Roman" w:cs="Times New Roman"/>
          <w:i/>
        </w:rPr>
      </w:pPr>
    </w:p>
    <w:p w14:paraId="511EDF7A" w14:textId="7C557443"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 xml:space="preserve">Dada las circunstancias </w:t>
      </w:r>
      <w:r w:rsidR="00C837D6">
        <w:rPr>
          <w:rFonts w:ascii="Times New Roman" w:hAnsi="Times New Roman" w:cs="Times New Roman"/>
          <w:i/>
        </w:rPr>
        <w:t xml:space="preserve">especiales de la </w:t>
      </w:r>
      <w:r w:rsidRPr="00CA7A57">
        <w:rPr>
          <w:rFonts w:ascii="Times New Roman" w:hAnsi="Times New Roman" w:cs="Times New Roman"/>
          <w:i/>
        </w:rPr>
        <w:t>Institución Educativa Sidón</w:t>
      </w:r>
      <w:r w:rsidR="00C837D6">
        <w:rPr>
          <w:rFonts w:ascii="Times New Roman" w:hAnsi="Times New Roman" w:cs="Times New Roman"/>
          <w:i/>
        </w:rPr>
        <w:t xml:space="preserve"> caracterizadas por </w:t>
      </w:r>
      <w:r w:rsidRPr="00CA7A57">
        <w:rPr>
          <w:rFonts w:ascii="Times New Roman" w:hAnsi="Times New Roman" w:cs="Times New Roman"/>
          <w:i/>
        </w:rPr>
        <w:t xml:space="preserve"> </w:t>
      </w:r>
      <w:r w:rsidR="00C837D6">
        <w:rPr>
          <w:rFonts w:ascii="Times New Roman" w:hAnsi="Times New Roman" w:cs="Times New Roman"/>
          <w:i/>
        </w:rPr>
        <w:t xml:space="preserve">un </w:t>
      </w:r>
      <w:r w:rsidRPr="00CA7A57">
        <w:rPr>
          <w:rFonts w:ascii="Times New Roman" w:hAnsi="Times New Roman" w:cs="Times New Roman"/>
          <w:i/>
        </w:rPr>
        <w:t>ambiente conflictivo y de descomposición social, deficiencia de medios y vías de comunicación, olvido total de los poderes regionales, departamentales  y nacionales, supremamente de difícil acceso, aislada si cabe el término de los centros de civilización – vivir en este e</w:t>
      </w:r>
      <w:r w:rsidR="00C837D6">
        <w:rPr>
          <w:rFonts w:ascii="Times New Roman" w:hAnsi="Times New Roman" w:cs="Times New Roman"/>
          <w:i/>
        </w:rPr>
        <w:t xml:space="preserve">ntorno resulta muy costoso, porque </w:t>
      </w:r>
      <w:r w:rsidRPr="00CA7A57">
        <w:rPr>
          <w:rFonts w:ascii="Times New Roman" w:hAnsi="Times New Roman" w:cs="Times New Roman"/>
          <w:i/>
        </w:rPr>
        <w:t xml:space="preserve">quien pone los precios es quien cultiva o procesa la hoja de coca y para quien no tiene otra entrada que su trabajo </w:t>
      </w:r>
      <w:r w:rsidR="00C837D6">
        <w:rPr>
          <w:rFonts w:ascii="Times New Roman" w:hAnsi="Times New Roman" w:cs="Times New Roman"/>
          <w:i/>
        </w:rPr>
        <w:t xml:space="preserve">digno y </w:t>
      </w:r>
      <w:r w:rsidRPr="00CA7A57">
        <w:rPr>
          <w:rFonts w:ascii="Times New Roman" w:hAnsi="Times New Roman" w:cs="Times New Roman"/>
          <w:i/>
        </w:rPr>
        <w:t>sano, como la del maestro, no le alcanza para satisfacer sus necesidades insatisfechas. La falta de credibilidad, de olvido, de la práctica de verdaderos valores, demás limitaciones para una plena realización y convivencia social, es urgente establecer unos criterios para volver sobre la credibilidad humana en todos los campos.</w:t>
      </w:r>
    </w:p>
    <w:p w14:paraId="28701B45" w14:textId="77777777" w:rsidR="001814EC" w:rsidRPr="00CA7A57" w:rsidRDefault="001814EC" w:rsidP="001814EC">
      <w:pPr>
        <w:spacing w:line="360" w:lineRule="auto"/>
        <w:jc w:val="both"/>
        <w:rPr>
          <w:rFonts w:ascii="Times New Roman" w:hAnsi="Times New Roman" w:cs="Times New Roman"/>
          <w:i/>
        </w:rPr>
      </w:pPr>
    </w:p>
    <w:p w14:paraId="6FD2F8A3" w14:textId="77777777" w:rsidR="001814EC" w:rsidRPr="00CA7A57" w:rsidRDefault="001814EC" w:rsidP="001814EC">
      <w:pPr>
        <w:spacing w:line="360" w:lineRule="auto"/>
        <w:jc w:val="both"/>
        <w:rPr>
          <w:rFonts w:ascii="Times New Roman" w:hAnsi="Times New Roman" w:cs="Times New Roman"/>
          <w:i/>
        </w:rPr>
      </w:pPr>
      <w:r w:rsidRPr="00CA7A57">
        <w:rPr>
          <w:rFonts w:ascii="Times New Roman" w:hAnsi="Times New Roman" w:cs="Times New Roman"/>
          <w:i/>
        </w:rPr>
        <w:t>La filosofía Institucional esta, dirigida a construir una educación individual, colectiva, integral, encaminada hacia la creación y recuperación de valores que sean de soporte a la construcción en su entorno, del hombre de sus propias posibilidades, de una construcción social más humana, más igualitaria y sobre todo más visionaria en el planteamiento y construcción de su propio destino.</w:t>
      </w:r>
    </w:p>
    <w:p w14:paraId="0B996580" w14:textId="77777777" w:rsidR="001814EC" w:rsidRPr="00CA7A57" w:rsidRDefault="001814EC" w:rsidP="001814EC">
      <w:pPr>
        <w:spacing w:line="360" w:lineRule="auto"/>
        <w:jc w:val="both"/>
        <w:rPr>
          <w:rFonts w:ascii="Times New Roman" w:hAnsi="Times New Roman" w:cs="Times New Roman"/>
          <w:i/>
        </w:rPr>
      </w:pPr>
    </w:p>
    <w:p w14:paraId="16D7A2B7" w14:textId="3D2C2336" w:rsidR="001814EC" w:rsidRPr="00C837D6" w:rsidRDefault="00D0796F" w:rsidP="001814EC">
      <w:pPr>
        <w:spacing w:line="360" w:lineRule="auto"/>
        <w:jc w:val="both"/>
        <w:rPr>
          <w:rFonts w:ascii="Times New Roman" w:hAnsi="Times New Roman" w:cs="Times New Roman"/>
          <w:b/>
          <w:i/>
          <w:sz w:val="26"/>
          <w:szCs w:val="26"/>
        </w:rPr>
      </w:pPr>
      <w:r w:rsidRPr="00C837D6">
        <w:rPr>
          <w:rFonts w:ascii="Times New Roman" w:hAnsi="Times New Roman" w:cs="Times New Roman"/>
          <w:b/>
          <w:i/>
          <w:sz w:val="26"/>
          <w:szCs w:val="26"/>
        </w:rPr>
        <w:t xml:space="preserve">3. </w:t>
      </w:r>
      <w:r w:rsidR="001814EC" w:rsidRPr="00C837D6">
        <w:rPr>
          <w:rFonts w:ascii="Times New Roman" w:hAnsi="Times New Roman" w:cs="Times New Roman"/>
          <w:b/>
          <w:i/>
          <w:sz w:val="26"/>
          <w:szCs w:val="26"/>
        </w:rPr>
        <w:t>OBJETIVOS INSTITUCIONALES</w:t>
      </w:r>
    </w:p>
    <w:p w14:paraId="6989F755" w14:textId="77777777" w:rsidR="001814EC" w:rsidRPr="00CA7A57" w:rsidRDefault="001814EC" w:rsidP="001814EC">
      <w:pPr>
        <w:spacing w:line="360" w:lineRule="auto"/>
        <w:jc w:val="both"/>
        <w:rPr>
          <w:rFonts w:ascii="Times New Roman" w:hAnsi="Times New Roman" w:cs="Times New Roman"/>
          <w:b/>
          <w:i/>
        </w:rPr>
      </w:pPr>
    </w:p>
    <w:p w14:paraId="6CE26233" w14:textId="1A298248" w:rsidR="001814EC" w:rsidRDefault="00D0796F" w:rsidP="001814EC">
      <w:pPr>
        <w:spacing w:line="360" w:lineRule="auto"/>
        <w:jc w:val="both"/>
        <w:rPr>
          <w:rFonts w:ascii="Times New Roman" w:hAnsi="Times New Roman" w:cs="Times New Roman"/>
          <w:b/>
          <w:i/>
        </w:rPr>
      </w:pPr>
      <w:r>
        <w:rPr>
          <w:rFonts w:ascii="Times New Roman" w:hAnsi="Times New Roman" w:cs="Times New Roman"/>
          <w:b/>
          <w:i/>
        </w:rPr>
        <w:t xml:space="preserve">3.1. GENERALES </w:t>
      </w:r>
    </w:p>
    <w:p w14:paraId="01A244EB" w14:textId="77777777" w:rsidR="00D0796F" w:rsidRPr="00CA7A57" w:rsidRDefault="00D0796F" w:rsidP="001814EC">
      <w:pPr>
        <w:spacing w:line="360" w:lineRule="auto"/>
        <w:jc w:val="both"/>
        <w:rPr>
          <w:rFonts w:ascii="Times New Roman" w:hAnsi="Times New Roman" w:cs="Times New Roman"/>
          <w:b/>
          <w:i/>
        </w:rPr>
      </w:pPr>
    </w:p>
    <w:p w14:paraId="43DE3510" w14:textId="2992CD57" w:rsidR="001814EC" w:rsidRPr="00CA7A57" w:rsidRDefault="00D0796F" w:rsidP="00BD6EE7">
      <w:pPr>
        <w:pStyle w:val="Prrafodelista"/>
        <w:numPr>
          <w:ilvl w:val="0"/>
          <w:numId w:val="6"/>
        </w:numPr>
        <w:spacing w:line="360" w:lineRule="auto"/>
        <w:jc w:val="both"/>
        <w:rPr>
          <w:rFonts w:ascii="Times New Roman" w:hAnsi="Times New Roman" w:cs="Times New Roman"/>
          <w:i/>
        </w:rPr>
      </w:pPr>
      <w:r>
        <w:rPr>
          <w:rFonts w:ascii="Times New Roman" w:hAnsi="Times New Roman" w:cs="Times New Roman"/>
          <w:i/>
        </w:rPr>
        <w:t>Establecer una</w:t>
      </w:r>
      <w:r w:rsidR="001814EC" w:rsidRPr="00CA7A57">
        <w:rPr>
          <w:rFonts w:ascii="Times New Roman" w:hAnsi="Times New Roman" w:cs="Times New Roman"/>
          <w:i/>
        </w:rPr>
        <w:t xml:space="preserve"> estructura organizacional que permita la realización adecuada  de las funciones académicas y administrativas.</w:t>
      </w:r>
    </w:p>
    <w:p w14:paraId="773FDAAF" w14:textId="740D6E10" w:rsidR="00454C6F" w:rsidRDefault="00454C6F" w:rsidP="00BD6EE7">
      <w:pPr>
        <w:pStyle w:val="Prrafodelista"/>
        <w:numPr>
          <w:ilvl w:val="0"/>
          <w:numId w:val="6"/>
        </w:numPr>
        <w:spacing w:line="360" w:lineRule="auto"/>
        <w:jc w:val="both"/>
        <w:rPr>
          <w:rFonts w:ascii="Times New Roman" w:hAnsi="Times New Roman" w:cs="Times New Roman"/>
          <w:i/>
        </w:rPr>
      </w:pPr>
      <w:r w:rsidRPr="00454C6F">
        <w:rPr>
          <w:rFonts w:ascii="Times New Roman" w:hAnsi="Times New Roman" w:cs="Times New Roman"/>
          <w:i/>
        </w:rPr>
        <w:t xml:space="preserve">Mejorar los procesos de educación inclusiva </w:t>
      </w:r>
      <w:r>
        <w:rPr>
          <w:rFonts w:ascii="Times New Roman" w:hAnsi="Times New Roman" w:cs="Times New Roman"/>
          <w:i/>
        </w:rPr>
        <w:t>orientados</w:t>
      </w:r>
      <w:r w:rsidRPr="00454C6F">
        <w:rPr>
          <w:rFonts w:ascii="Times New Roman" w:hAnsi="Times New Roman" w:cs="Times New Roman"/>
          <w:i/>
        </w:rPr>
        <w:t xml:space="preserve"> al progreso del desempeño escolar y funcional de los estudiantes</w:t>
      </w:r>
      <w:r>
        <w:rPr>
          <w:rFonts w:ascii="Times New Roman" w:hAnsi="Times New Roman" w:cs="Times New Roman"/>
          <w:i/>
        </w:rPr>
        <w:t xml:space="preserve"> con la participación </w:t>
      </w:r>
      <w:r w:rsidRPr="00454C6F">
        <w:rPr>
          <w:rFonts w:ascii="Times New Roman" w:hAnsi="Times New Roman" w:cs="Times New Roman"/>
          <w:i/>
        </w:rPr>
        <w:t>de la comunidad educativa.</w:t>
      </w:r>
    </w:p>
    <w:p w14:paraId="3EA68E70" w14:textId="09A76E51" w:rsidR="001814EC" w:rsidRPr="00CA7A57" w:rsidRDefault="001814EC" w:rsidP="00BD6EE7">
      <w:pPr>
        <w:pStyle w:val="Prrafodelista"/>
        <w:numPr>
          <w:ilvl w:val="0"/>
          <w:numId w:val="6"/>
        </w:numPr>
        <w:spacing w:line="360" w:lineRule="auto"/>
        <w:jc w:val="both"/>
        <w:rPr>
          <w:rFonts w:ascii="Times New Roman" w:hAnsi="Times New Roman" w:cs="Times New Roman"/>
          <w:i/>
        </w:rPr>
      </w:pPr>
      <w:r w:rsidRPr="00CA7A57">
        <w:rPr>
          <w:rFonts w:ascii="Times New Roman" w:hAnsi="Times New Roman" w:cs="Times New Roman"/>
          <w:i/>
        </w:rPr>
        <w:t>Disponer de mejor infraestructura, recursos materiales, financieros y de ap</w:t>
      </w:r>
      <w:r w:rsidR="00D0796F">
        <w:rPr>
          <w:rFonts w:ascii="Times New Roman" w:hAnsi="Times New Roman" w:cs="Times New Roman"/>
          <w:i/>
        </w:rPr>
        <w:t>oyo, recursos al interior de la institución.</w:t>
      </w:r>
    </w:p>
    <w:p w14:paraId="75BFF6E0" w14:textId="5B0F0825" w:rsidR="001814EC" w:rsidRPr="00CA7A57" w:rsidRDefault="001814EC" w:rsidP="00BD6EE7">
      <w:pPr>
        <w:pStyle w:val="Prrafodelista"/>
        <w:numPr>
          <w:ilvl w:val="0"/>
          <w:numId w:val="6"/>
        </w:numPr>
        <w:spacing w:line="360" w:lineRule="auto"/>
        <w:jc w:val="both"/>
        <w:rPr>
          <w:rFonts w:ascii="Times New Roman" w:hAnsi="Times New Roman" w:cs="Times New Roman"/>
          <w:i/>
        </w:rPr>
      </w:pPr>
      <w:r w:rsidRPr="00CA7A57">
        <w:rPr>
          <w:rFonts w:ascii="Times New Roman" w:hAnsi="Times New Roman" w:cs="Times New Roman"/>
          <w:i/>
        </w:rPr>
        <w:t xml:space="preserve">Disponer de mayores y mejores espacios para la experimentación, dotación </w:t>
      </w:r>
      <w:r w:rsidR="00D0796F">
        <w:rPr>
          <w:rFonts w:ascii="Times New Roman" w:hAnsi="Times New Roman" w:cs="Times New Roman"/>
          <w:i/>
        </w:rPr>
        <w:t>p</w:t>
      </w:r>
      <w:r w:rsidRPr="00CA7A57">
        <w:rPr>
          <w:rFonts w:ascii="Times New Roman" w:hAnsi="Times New Roman" w:cs="Times New Roman"/>
          <w:i/>
        </w:rPr>
        <w:t>ara el alcance de la visión institucional.</w:t>
      </w:r>
    </w:p>
    <w:p w14:paraId="65108DF4" w14:textId="77777777" w:rsidR="001814EC" w:rsidRPr="00CA7A57" w:rsidRDefault="001814EC" w:rsidP="001814EC">
      <w:pPr>
        <w:spacing w:line="360" w:lineRule="auto"/>
        <w:jc w:val="both"/>
        <w:rPr>
          <w:rFonts w:ascii="Times New Roman" w:hAnsi="Times New Roman" w:cs="Times New Roman"/>
          <w:i/>
        </w:rPr>
      </w:pPr>
    </w:p>
    <w:p w14:paraId="4722C041" w14:textId="0CC872BA" w:rsidR="001814EC" w:rsidRPr="00CA7A57" w:rsidRDefault="001814EC" w:rsidP="001814EC">
      <w:pPr>
        <w:spacing w:line="360" w:lineRule="auto"/>
        <w:jc w:val="both"/>
        <w:rPr>
          <w:rFonts w:ascii="Times New Roman" w:hAnsi="Times New Roman" w:cs="Times New Roman"/>
          <w:b/>
          <w:i/>
        </w:rPr>
      </w:pPr>
      <w:r w:rsidRPr="00CA7A57">
        <w:rPr>
          <w:rFonts w:ascii="Times New Roman" w:hAnsi="Times New Roman" w:cs="Times New Roman"/>
          <w:b/>
          <w:i/>
        </w:rPr>
        <w:t>3.2.</w:t>
      </w:r>
      <w:r w:rsidRPr="00CA7A57">
        <w:rPr>
          <w:rFonts w:ascii="Times New Roman" w:hAnsi="Times New Roman" w:cs="Times New Roman"/>
          <w:b/>
          <w:i/>
        </w:rPr>
        <w:tab/>
      </w:r>
      <w:r w:rsidR="00C1167A">
        <w:rPr>
          <w:rFonts w:ascii="Times New Roman" w:hAnsi="Times New Roman" w:cs="Times New Roman"/>
          <w:b/>
          <w:i/>
        </w:rPr>
        <w:t xml:space="preserve">ESPECIFICOS: </w:t>
      </w:r>
    </w:p>
    <w:p w14:paraId="1B3645B2" w14:textId="77777777" w:rsidR="001814EC" w:rsidRPr="00CA7A57" w:rsidRDefault="001814EC" w:rsidP="001814EC">
      <w:pPr>
        <w:spacing w:line="360" w:lineRule="auto"/>
        <w:jc w:val="both"/>
        <w:rPr>
          <w:rFonts w:ascii="Times New Roman" w:hAnsi="Times New Roman" w:cs="Times New Roman"/>
          <w:i/>
        </w:rPr>
      </w:pPr>
    </w:p>
    <w:p w14:paraId="0C1C8D77"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Incentivar el desarrollo de las habilidades intelectuales que les permita a los educandos  aprender permanentemente y reconocer los avances en su aprendizaje</w:t>
      </w:r>
    </w:p>
    <w:p w14:paraId="3E6BD2DD"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Favorecer el acceso a nuevos niveles de conocimiento a través del dominio de contenidos básicos</w:t>
      </w:r>
    </w:p>
    <w:p w14:paraId="1A79FDF4" w14:textId="25F128FF"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 xml:space="preserve">Ofrecer un servicio educativo de calidad que cumpla con los objetivos de formación de cada nivel educativo, contribuyendo a la preparación de personas, trabajadoras con conocimientos técnicos, lideres,  amantes de la cultura y el </w:t>
      </w:r>
      <w:r w:rsidR="00C1167A">
        <w:rPr>
          <w:rFonts w:ascii="Times New Roman" w:hAnsi="Times New Roman" w:cs="Times New Roman"/>
          <w:i/>
        </w:rPr>
        <w:t>d</w:t>
      </w:r>
      <w:r w:rsidRPr="00CA7A57">
        <w:rPr>
          <w:rFonts w:ascii="Times New Roman" w:hAnsi="Times New Roman" w:cs="Times New Roman"/>
          <w:i/>
        </w:rPr>
        <w:t>eporte al servicio del entorno y sociedad</w:t>
      </w:r>
    </w:p>
    <w:p w14:paraId="683DEDF7"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Impartir una educación integral y que no solo se oriente a la adquisición de   conocimientos, sino que considere el desarrollo de habilidades y la incorporación de valores</w:t>
      </w:r>
    </w:p>
    <w:p w14:paraId="2ADF0F26"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lastRenderedPageBreak/>
        <w:t>Brindar una educación que promueva la adaptación a los nuevos escenarios de la dinámica del presente y futuros, mediante la estrategia que fomente el trabajo grupal, asociativo  y hacia  las  demás relaciones interpersonales.</w:t>
      </w:r>
    </w:p>
    <w:p w14:paraId="2946DEF6"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Propiciar espacios y medios para el fomento del liderazgo, despertar la habilidad comunicativa y expresiva, darle  oportunidad en los actos, en relaciones, experiencias y  montaje del gobierno estudiantil</w:t>
      </w:r>
    </w:p>
    <w:p w14:paraId="371B2B7B" w14:textId="77777777" w:rsidR="001814EC" w:rsidRPr="00CA7A57"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Fomentar el aprendizaje de lenguas extranjeras, que permitan la comunicaciones el contexto globalizador</w:t>
      </w:r>
    </w:p>
    <w:p w14:paraId="285FEF2B" w14:textId="0B3CA2AD" w:rsidR="001814EC" w:rsidRDefault="001814EC" w:rsidP="00BD6EE7">
      <w:pPr>
        <w:pStyle w:val="Prrafodelista"/>
        <w:numPr>
          <w:ilvl w:val="0"/>
          <w:numId w:val="7"/>
        </w:numPr>
        <w:spacing w:line="360" w:lineRule="auto"/>
        <w:jc w:val="both"/>
        <w:rPr>
          <w:rFonts w:ascii="Times New Roman" w:hAnsi="Times New Roman" w:cs="Times New Roman"/>
          <w:i/>
        </w:rPr>
      </w:pPr>
      <w:r w:rsidRPr="00CA7A57">
        <w:rPr>
          <w:rFonts w:ascii="Times New Roman" w:hAnsi="Times New Roman" w:cs="Times New Roman"/>
          <w:i/>
        </w:rPr>
        <w:t xml:space="preserve">Promover hábitos  y actividades que contribuyan al equilibrio </w:t>
      </w:r>
      <w:proofErr w:type="spellStart"/>
      <w:r w:rsidRPr="00CA7A57">
        <w:rPr>
          <w:rFonts w:ascii="Times New Roman" w:hAnsi="Times New Roman" w:cs="Times New Roman"/>
          <w:i/>
        </w:rPr>
        <w:t>Bio</w:t>
      </w:r>
      <w:proofErr w:type="spellEnd"/>
      <w:r w:rsidRPr="00CA7A57">
        <w:rPr>
          <w:rFonts w:ascii="Times New Roman" w:hAnsi="Times New Roman" w:cs="Times New Roman"/>
          <w:i/>
        </w:rPr>
        <w:t xml:space="preserve"> - social del individuo.</w:t>
      </w:r>
    </w:p>
    <w:p w14:paraId="233675BD" w14:textId="0E95F43D" w:rsidR="00C1167A" w:rsidRPr="00C1167A" w:rsidRDefault="00C1167A" w:rsidP="00BD6EE7">
      <w:pPr>
        <w:pStyle w:val="Prrafodelista"/>
        <w:numPr>
          <w:ilvl w:val="0"/>
          <w:numId w:val="7"/>
        </w:numPr>
        <w:jc w:val="both"/>
        <w:rPr>
          <w:rFonts w:ascii="Times New Roman" w:hAnsi="Times New Roman" w:cs="Times New Roman"/>
          <w:i/>
        </w:rPr>
      </w:pPr>
      <w:r>
        <w:rPr>
          <w:rFonts w:ascii="Times New Roman" w:hAnsi="Times New Roman" w:cs="Times New Roman"/>
          <w:i/>
        </w:rPr>
        <w:t xml:space="preserve">Brindar procesos formativos al personal docente </w:t>
      </w:r>
      <w:r w:rsidRPr="00C1167A">
        <w:rPr>
          <w:rFonts w:ascii="Times New Roman" w:hAnsi="Times New Roman" w:cs="Times New Roman"/>
          <w:i/>
        </w:rPr>
        <w:t>respecto al abordaje de educación inclusiva con énfasis en el diseño universal del aprendizaje, ajustes razonables, acceso, calidad y permanencia en la atención educativa.</w:t>
      </w:r>
    </w:p>
    <w:p w14:paraId="32848FEA" w14:textId="32C0B6B9" w:rsidR="001814EC" w:rsidRDefault="001814EC"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6FF80FD0" w14:textId="77777777" w:rsidR="00985D0C" w:rsidRDefault="00985D0C">
      <w:pPr>
        <w:spacing w:after="160" w:line="259" w:lineRule="auto"/>
        <w:ind w:left="0" w:firstLine="0"/>
        <w:rPr>
          <w:rStyle w:val="Textoennegrita"/>
          <w:rFonts w:ascii="Times New Roman" w:hAnsi="Times New Roman" w:cs="Times New Roman"/>
          <w:i/>
          <w:color w:val="auto"/>
          <w:sz w:val="26"/>
          <w:szCs w:val="26"/>
          <w:shd w:val="clear" w:color="auto" w:fill="FFFFFF"/>
          <w:lang w:val="es-CO"/>
        </w:rPr>
      </w:pPr>
      <w:r>
        <w:rPr>
          <w:rStyle w:val="Textoennegrita"/>
          <w:rFonts w:ascii="Times New Roman" w:hAnsi="Times New Roman" w:cs="Times New Roman"/>
          <w:i/>
          <w:color w:val="auto"/>
          <w:sz w:val="26"/>
          <w:szCs w:val="26"/>
          <w:shd w:val="clear" w:color="auto" w:fill="FFFFFF"/>
          <w:lang w:val="es-CO"/>
        </w:rPr>
        <w:br w:type="page"/>
      </w:r>
    </w:p>
    <w:p w14:paraId="262E9B3E" w14:textId="3F2B01FD" w:rsidR="00B42410" w:rsidRPr="00C837D6" w:rsidRDefault="00B42410" w:rsidP="009012D8">
      <w:pPr>
        <w:spacing w:line="360" w:lineRule="auto"/>
        <w:jc w:val="both"/>
        <w:rPr>
          <w:rStyle w:val="Textoennegrita"/>
          <w:rFonts w:ascii="Times New Roman" w:hAnsi="Times New Roman" w:cs="Times New Roman"/>
          <w:i/>
          <w:color w:val="auto"/>
          <w:sz w:val="26"/>
          <w:szCs w:val="26"/>
          <w:shd w:val="clear" w:color="auto" w:fill="FFFFFF"/>
          <w:lang w:val="es-CO"/>
        </w:rPr>
      </w:pPr>
      <w:r w:rsidRPr="00C837D6">
        <w:rPr>
          <w:rStyle w:val="Textoennegrita"/>
          <w:rFonts w:ascii="Times New Roman" w:hAnsi="Times New Roman" w:cs="Times New Roman"/>
          <w:i/>
          <w:color w:val="auto"/>
          <w:sz w:val="26"/>
          <w:szCs w:val="26"/>
          <w:shd w:val="clear" w:color="auto" w:fill="FFFFFF"/>
          <w:lang w:val="es-CO"/>
        </w:rPr>
        <w:lastRenderedPageBreak/>
        <w:t xml:space="preserve">4. Fines institucionales </w:t>
      </w:r>
    </w:p>
    <w:p w14:paraId="3A7C8DD7" w14:textId="71475901" w:rsidR="00B42410" w:rsidRDefault="00B42410"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5559342F" w14:textId="369D512E" w:rsidR="00803318" w:rsidRPr="00803318" w:rsidRDefault="00803318" w:rsidP="00BD6EE7">
      <w:pPr>
        <w:pStyle w:val="Prrafodelista"/>
        <w:numPr>
          <w:ilvl w:val="0"/>
          <w:numId w:val="56"/>
        </w:numPr>
        <w:spacing w:line="360" w:lineRule="auto"/>
        <w:jc w:val="both"/>
        <w:rPr>
          <w:rStyle w:val="Textoennegrita"/>
          <w:rFonts w:ascii="Times New Roman" w:hAnsi="Times New Roman" w:cs="Times New Roman"/>
          <w:b w:val="0"/>
          <w:i/>
          <w:color w:val="auto"/>
          <w:sz w:val="22"/>
          <w:shd w:val="clear" w:color="auto" w:fill="FFFFFF"/>
          <w:lang w:val="es-CO"/>
        </w:rPr>
      </w:pPr>
      <w:r w:rsidRPr="00803318">
        <w:rPr>
          <w:rStyle w:val="Textoennegrita"/>
          <w:rFonts w:ascii="Times New Roman" w:hAnsi="Times New Roman" w:cs="Times New Roman"/>
          <w:b w:val="0"/>
          <w:i/>
          <w:color w:val="auto"/>
          <w:sz w:val="22"/>
          <w:shd w:val="clear" w:color="auto" w:fill="FFFFFF"/>
          <w:lang w:val="es-CO"/>
        </w:rPr>
        <w:t xml:space="preserve">Promover el funcionamiento </w:t>
      </w:r>
      <w:r>
        <w:rPr>
          <w:rStyle w:val="Textoennegrita"/>
          <w:rFonts w:ascii="Times New Roman" w:hAnsi="Times New Roman" w:cs="Times New Roman"/>
          <w:b w:val="0"/>
          <w:i/>
          <w:color w:val="auto"/>
          <w:sz w:val="22"/>
          <w:shd w:val="clear" w:color="auto" w:fill="FFFFFF"/>
          <w:lang w:val="es-CO"/>
        </w:rPr>
        <w:t xml:space="preserve">institucional </w:t>
      </w:r>
      <w:r w:rsidRPr="00803318">
        <w:rPr>
          <w:rStyle w:val="Textoennegrita"/>
          <w:rFonts w:ascii="Times New Roman" w:hAnsi="Times New Roman" w:cs="Times New Roman"/>
          <w:b w:val="0"/>
          <w:i/>
          <w:color w:val="auto"/>
          <w:sz w:val="22"/>
          <w:shd w:val="clear" w:color="auto" w:fill="FFFFFF"/>
          <w:lang w:val="es-CO"/>
        </w:rPr>
        <w:t>en el que  se ejercite los métodos</w:t>
      </w:r>
      <w:r>
        <w:rPr>
          <w:rStyle w:val="Textoennegrita"/>
          <w:rFonts w:ascii="Times New Roman" w:hAnsi="Times New Roman" w:cs="Times New Roman"/>
          <w:b w:val="0"/>
          <w:i/>
          <w:color w:val="auto"/>
          <w:sz w:val="22"/>
          <w:shd w:val="clear" w:color="auto" w:fill="FFFFFF"/>
          <w:lang w:val="es-CO"/>
        </w:rPr>
        <w:t xml:space="preserve"> </w:t>
      </w:r>
      <w:r w:rsidRPr="00803318">
        <w:rPr>
          <w:rStyle w:val="Textoennegrita"/>
          <w:rFonts w:ascii="Times New Roman" w:hAnsi="Times New Roman" w:cs="Times New Roman"/>
          <w:b w:val="0"/>
          <w:i/>
          <w:color w:val="auto"/>
          <w:sz w:val="22"/>
          <w:shd w:val="clear" w:color="auto" w:fill="FFFFFF"/>
          <w:lang w:val="es-CO"/>
        </w:rPr>
        <w:t xml:space="preserve">de enseñanza y aprendizaje </w:t>
      </w:r>
      <w:r>
        <w:rPr>
          <w:rStyle w:val="Textoennegrita"/>
          <w:rFonts w:ascii="Times New Roman" w:hAnsi="Times New Roman" w:cs="Times New Roman"/>
          <w:b w:val="0"/>
          <w:i/>
          <w:color w:val="auto"/>
          <w:sz w:val="22"/>
          <w:shd w:val="clear" w:color="auto" w:fill="FFFFFF"/>
          <w:lang w:val="es-CO"/>
        </w:rPr>
        <w:t xml:space="preserve">de acuerdo a las normas </w:t>
      </w:r>
      <w:proofErr w:type="spellStart"/>
      <w:r>
        <w:rPr>
          <w:rStyle w:val="Textoennegrita"/>
          <w:rFonts w:ascii="Times New Roman" w:hAnsi="Times New Roman" w:cs="Times New Roman"/>
          <w:b w:val="0"/>
          <w:i/>
          <w:color w:val="auto"/>
          <w:sz w:val="22"/>
          <w:shd w:val="clear" w:color="auto" w:fill="FFFFFF"/>
          <w:lang w:val="es-CO"/>
        </w:rPr>
        <w:t>viegentes</w:t>
      </w:r>
      <w:proofErr w:type="spellEnd"/>
      <w:r>
        <w:rPr>
          <w:rStyle w:val="Textoennegrita"/>
          <w:rFonts w:ascii="Times New Roman" w:hAnsi="Times New Roman" w:cs="Times New Roman"/>
          <w:b w:val="0"/>
          <w:i/>
          <w:color w:val="auto"/>
          <w:sz w:val="22"/>
          <w:shd w:val="clear" w:color="auto" w:fill="FFFFFF"/>
          <w:lang w:val="es-CO"/>
        </w:rPr>
        <w:t xml:space="preserve">. </w:t>
      </w:r>
      <w:r w:rsidRPr="00803318">
        <w:rPr>
          <w:rStyle w:val="Textoennegrita"/>
          <w:rFonts w:ascii="Times New Roman" w:hAnsi="Times New Roman" w:cs="Times New Roman"/>
          <w:b w:val="0"/>
          <w:i/>
          <w:color w:val="auto"/>
          <w:sz w:val="22"/>
          <w:shd w:val="clear" w:color="auto" w:fill="FFFFFF"/>
          <w:lang w:val="es-CO"/>
        </w:rPr>
        <w:t xml:space="preserve"> </w:t>
      </w:r>
    </w:p>
    <w:p w14:paraId="0F5D9E68" w14:textId="423258F3" w:rsidR="00803318" w:rsidRPr="00803318" w:rsidRDefault="00803318" w:rsidP="00BD6EE7">
      <w:pPr>
        <w:pStyle w:val="Prrafodelista"/>
        <w:numPr>
          <w:ilvl w:val="0"/>
          <w:numId w:val="56"/>
        </w:numPr>
        <w:spacing w:line="360" w:lineRule="auto"/>
        <w:jc w:val="both"/>
        <w:rPr>
          <w:rStyle w:val="Textoennegrita"/>
          <w:rFonts w:ascii="Times New Roman" w:hAnsi="Times New Roman" w:cs="Times New Roman"/>
          <w:b w:val="0"/>
          <w:i/>
          <w:color w:val="auto"/>
          <w:sz w:val="22"/>
          <w:shd w:val="clear" w:color="auto" w:fill="FFFFFF"/>
          <w:lang w:val="es-CO"/>
        </w:rPr>
      </w:pPr>
      <w:r w:rsidRPr="00803318">
        <w:rPr>
          <w:rStyle w:val="Textoennegrita"/>
          <w:rFonts w:ascii="Times New Roman" w:hAnsi="Times New Roman" w:cs="Times New Roman"/>
          <w:b w:val="0"/>
          <w:i/>
          <w:color w:val="auto"/>
          <w:sz w:val="22"/>
          <w:shd w:val="clear" w:color="auto" w:fill="FFFFFF"/>
          <w:lang w:val="es-CO"/>
        </w:rPr>
        <w:t xml:space="preserve">Fomentar actividades sociales y culturales a fin de </w:t>
      </w:r>
      <w:r>
        <w:rPr>
          <w:rStyle w:val="Textoennegrita"/>
          <w:rFonts w:ascii="Times New Roman" w:hAnsi="Times New Roman" w:cs="Times New Roman"/>
          <w:b w:val="0"/>
          <w:i/>
          <w:color w:val="auto"/>
          <w:sz w:val="22"/>
          <w:shd w:val="clear" w:color="auto" w:fill="FFFFFF"/>
          <w:lang w:val="es-CO"/>
        </w:rPr>
        <w:t>incentivar la participación de la comunidad educativa</w:t>
      </w:r>
      <w:r w:rsidRPr="00803318">
        <w:rPr>
          <w:rStyle w:val="Textoennegrita"/>
          <w:rFonts w:ascii="Times New Roman" w:hAnsi="Times New Roman" w:cs="Times New Roman"/>
          <w:b w:val="0"/>
          <w:i/>
          <w:color w:val="auto"/>
          <w:sz w:val="22"/>
          <w:shd w:val="clear" w:color="auto" w:fill="FFFFFF"/>
          <w:lang w:val="es-CO"/>
        </w:rPr>
        <w:t xml:space="preserve">. </w:t>
      </w:r>
    </w:p>
    <w:p w14:paraId="38293F56" w14:textId="1D622504" w:rsidR="00803318" w:rsidRPr="00803318" w:rsidRDefault="00803318" w:rsidP="00BD6EE7">
      <w:pPr>
        <w:pStyle w:val="Prrafodelista"/>
        <w:numPr>
          <w:ilvl w:val="1"/>
          <w:numId w:val="7"/>
        </w:numPr>
        <w:spacing w:line="360" w:lineRule="auto"/>
        <w:ind w:left="1441"/>
        <w:jc w:val="both"/>
        <w:rPr>
          <w:rStyle w:val="Textoennegrita"/>
          <w:rFonts w:ascii="Times New Roman" w:hAnsi="Times New Roman" w:cs="Times New Roman"/>
          <w:b w:val="0"/>
          <w:i/>
          <w:color w:val="auto"/>
          <w:sz w:val="22"/>
          <w:shd w:val="clear" w:color="auto" w:fill="FFFFFF"/>
          <w:lang w:val="es-CO"/>
        </w:rPr>
      </w:pPr>
      <w:r w:rsidRPr="00803318">
        <w:rPr>
          <w:rStyle w:val="Textoennegrita"/>
          <w:rFonts w:ascii="Times New Roman" w:hAnsi="Times New Roman" w:cs="Times New Roman"/>
          <w:b w:val="0"/>
          <w:i/>
          <w:color w:val="auto"/>
          <w:sz w:val="22"/>
          <w:shd w:val="clear" w:color="auto" w:fill="FFFFFF"/>
          <w:lang w:val="es-CO"/>
        </w:rPr>
        <w:t>Asegurar la excelencia en el servicio educativo que se ofrece basada en una permanente auto</w:t>
      </w:r>
      <w:r w:rsidR="00215E14">
        <w:rPr>
          <w:rStyle w:val="Textoennegrita"/>
          <w:rFonts w:ascii="Times New Roman" w:hAnsi="Times New Roman" w:cs="Times New Roman"/>
          <w:b w:val="0"/>
          <w:i/>
          <w:color w:val="auto"/>
          <w:sz w:val="22"/>
          <w:shd w:val="clear" w:color="auto" w:fill="FFFFFF"/>
          <w:lang w:val="es-CO"/>
        </w:rPr>
        <w:t>evaluación.</w:t>
      </w:r>
    </w:p>
    <w:p w14:paraId="216FA9D3" w14:textId="36D317C0" w:rsidR="00803318" w:rsidRPr="00803318" w:rsidRDefault="00EB329B" w:rsidP="00BD6EE7">
      <w:pPr>
        <w:pStyle w:val="Prrafodelista"/>
        <w:numPr>
          <w:ilvl w:val="1"/>
          <w:numId w:val="7"/>
        </w:numPr>
        <w:spacing w:line="360" w:lineRule="auto"/>
        <w:ind w:left="1441"/>
        <w:jc w:val="both"/>
        <w:rPr>
          <w:rStyle w:val="Textoennegrita"/>
          <w:rFonts w:ascii="Times New Roman" w:hAnsi="Times New Roman" w:cs="Times New Roman"/>
          <w:b w:val="0"/>
          <w:i/>
          <w:color w:val="auto"/>
          <w:sz w:val="22"/>
          <w:shd w:val="clear" w:color="auto" w:fill="FFFFFF"/>
          <w:lang w:val="es-CO"/>
        </w:rPr>
      </w:pPr>
      <w:r>
        <w:rPr>
          <w:rStyle w:val="Textoennegrita"/>
          <w:rFonts w:ascii="Times New Roman" w:hAnsi="Times New Roman" w:cs="Times New Roman"/>
          <w:b w:val="0"/>
          <w:i/>
          <w:color w:val="auto"/>
          <w:sz w:val="22"/>
          <w:shd w:val="clear" w:color="auto" w:fill="FFFFFF"/>
          <w:lang w:val="es-CO"/>
        </w:rPr>
        <w:t xml:space="preserve">Desarrollar procesos de </w:t>
      </w:r>
      <w:r w:rsidR="00803318" w:rsidRPr="00803318">
        <w:rPr>
          <w:rStyle w:val="Textoennegrita"/>
          <w:rFonts w:ascii="Times New Roman" w:hAnsi="Times New Roman" w:cs="Times New Roman"/>
          <w:b w:val="0"/>
          <w:i/>
          <w:color w:val="auto"/>
          <w:sz w:val="22"/>
          <w:shd w:val="clear" w:color="auto" w:fill="FFFFFF"/>
          <w:lang w:val="es-CO"/>
        </w:rPr>
        <w:t xml:space="preserve">capacitación y actualización docente en forma permanente, que le permita optimizar el desarrollo y formación integral del </w:t>
      </w:r>
      <w:r>
        <w:rPr>
          <w:rStyle w:val="Textoennegrita"/>
          <w:rFonts w:ascii="Times New Roman" w:hAnsi="Times New Roman" w:cs="Times New Roman"/>
          <w:b w:val="0"/>
          <w:i/>
          <w:color w:val="auto"/>
          <w:sz w:val="22"/>
          <w:shd w:val="clear" w:color="auto" w:fill="FFFFFF"/>
          <w:lang w:val="es-CO"/>
        </w:rPr>
        <w:t xml:space="preserve">estudiante </w:t>
      </w:r>
      <w:r w:rsidR="00803318" w:rsidRPr="00803318">
        <w:rPr>
          <w:rStyle w:val="Textoennegrita"/>
          <w:rFonts w:ascii="Times New Roman" w:hAnsi="Times New Roman" w:cs="Times New Roman"/>
          <w:b w:val="0"/>
          <w:i/>
          <w:color w:val="auto"/>
          <w:sz w:val="22"/>
          <w:shd w:val="clear" w:color="auto" w:fill="FFFFFF"/>
          <w:lang w:val="es-CO"/>
        </w:rPr>
        <w:t xml:space="preserve">como agente de cambio en la sociedad. </w:t>
      </w:r>
    </w:p>
    <w:p w14:paraId="592E8049" w14:textId="0A969F98" w:rsidR="00B42410" w:rsidRPr="00803318" w:rsidRDefault="00803318" w:rsidP="00BD6EE7">
      <w:pPr>
        <w:pStyle w:val="Prrafodelista"/>
        <w:numPr>
          <w:ilvl w:val="1"/>
          <w:numId w:val="7"/>
        </w:numPr>
        <w:spacing w:line="360" w:lineRule="auto"/>
        <w:ind w:left="1441"/>
        <w:jc w:val="both"/>
        <w:rPr>
          <w:rStyle w:val="Textoennegrita"/>
          <w:rFonts w:ascii="Times New Roman" w:hAnsi="Times New Roman" w:cs="Times New Roman"/>
          <w:b w:val="0"/>
          <w:i/>
          <w:color w:val="auto"/>
          <w:sz w:val="22"/>
          <w:shd w:val="clear" w:color="auto" w:fill="FFFFFF"/>
          <w:lang w:val="es-CO"/>
        </w:rPr>
      </w:pPr>
      <w:r w:rsidRPr="00803318">
        <w:rPr>
          <w:rStyle w:val="Textoennegrita"/>
          <w:rFonts w:ascii="Times New Roman" w:hAnsi="Times New Roman" w:cs="Times New Roman"/>
          <w:b w:val="0"/>
          <w:i/>
          <w:color w:val="auto"/>
          <w:sz w:val="22"/>
          <w:shd w:val="clear" w:color="auto" w:fill="FFFFFF"/>
          <w:lang w:val="es-CO"/>
        </w:rPr>
        <w:t xml:space="preserve">Fortalecer  el cuidado y  conservación del medio ambiente a través de los proyectos de innovación que trasciendan  en la </w:t>
      </w:r>
      <w:r w:rsidR="00EB329B">
        <w:rPr>
          <w:rStyle w:val="Textoennegrita"/>
          <w:rFonts w:ascii="Times New Roman" w:hAnsi="Times New Roman" w:cs="Times New Roman"/>
          <w:b w:val="0"/>
          <w:i/>
          <w:color w:val="auto"/>
          <w:sz w:val="22"/>
          <w:shd w:val="clear" w:color="auto" w:fill="FFFFFF"/>
          <w:lang w:val="es-CO"/>
        </w:rPr>
        <w:t>región</w:t>
      </w:r>
      <w:proofErr w:type="gramStart"/>
      <w:r w:rsidR="00EB329B">
        <w:rPr>
          <w:rStyle w:val="Textoennegrita"/>
          <w:rFonts w:ascii="Times New Roman" w:hAnsi="Times New Roman" w:cs="Times New Roman"/>
          <w:b w:val="0"/>
          <w:i/>
          <w:color w:val="auto"/>
          <w:sz w:val="22"/>
          <w:shd w:val="clear" w:color="auto" w:fill="FFFFFF"/>
          <w:lang w:val="es-CO"/>
        </w:rPr>
        <w:t>.</w:t>
      </w:r>
      <w:r w:rsidRPr="00803318">
        <w:rPr>
          <w:rStyle w:val="Textoennegrita"/>
          <w:rFonts w:ascii="Times New Roman" w:hAnsi="Times New Roman" w:cs="Times New Roman"/>
          <w:b w:val="0"/>
          <w:i/>
          <w:color w:val="auto"/>
          <w:sz w:val="22"/>
          <w:shd w:val="clear" w:color="auto" w:fill="FFFFFF"/>
          <w:lang w:val="es-CO"/>
        </w:rPr>
        <w:t>.</w:t>
      </w:r>
      <w:proofErr w:type="gramEnd"/>
    </w:p>
    <w:p w14:paraId="2C094F71" w14:textId="657F33AF" w:rsidR="00B42410" w:rsidRDefault="00B42410"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5AAA95CC" w14:textId="762CB054" w:rsidR="0098739F" w:rsidRPr="00C837D6" w:rsidRDefault="006933F1" w:rsidP="009012D8">
      <w:pPr>
        <w:spacing w:line="360" w:lineRule="auto"/>
        <w:jc w:val="both"/>
        <w:rPr>
          <w:rStyle w:val="Textoennegrita"/>
          <w:rFonts w:ascii="Times New Roman" w:hAnsi="Times New Roman" w:cs="Times New Roman"/>
          <w:i/>
          <w:color w:val="auto"/>
          <w:sz w:val="26"/>
          <w:szCs w:val="26"/>
          <w:shd w:val="clear" w:color="auto" w:fill="FFFFFF"/>
          <w:lang w:val="es-CO"/>
        </w:rPr>
      </w:pPr>
      <w:r w:rsidRPr="00C837D6">
        <w:rPr>
          <w:rStyle w:val="Textoennegrita"/>
          <w:rFonts w:ascii="Times New Roman" w:hAnsi="Times New Roman" w:cs="Times New Roman"/>
          <w:i/>
          <w:color w:val="auto"/>
          <w:sz w:val="26"/>
          <w:szCs w:val="26"/>
          <w:shd w:val="clear" w:color="auto" w:fill="FFFFFF"/>
          <w:lang w:val="es-CO"/>
        </w:rPr>
        <w:t xml:space="preserve">4.1. </w:t>
      </w:r>
      <w:r w:rsidR="00557EDF" w:rsidRPr="00C837D6">
        <w:rPr>
          <w:rStyle w:val="Textoennegrita"/>
          <w:rFonts w:ascii="Times New Roman" w:hAnsi="Times New Roman" w:cs="Times New Roman"/>
          <w:i/>
          <w:color w:val="auto"/>
          <w:sz w:val="26"/>
          <w:szCs w:val="26"/>
          <w:shd w:val="clear" w:color="auto" w:fill="FFFFFF"/>
          <w:lang w:val="es-CO"/>
        </w:rPr>
        <w:t>FACTORES CLAVES DE ÉXITO</w:t>
      </w:r>
    </w:p>
    <w:p w14:paraId="0FCF7A0E" w14:textId="3F166EEF" w:rsidR="00557EDF" w:rsidRPr="00CA7A57" w:rsidRDefault="00557EDF"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 </w:t>
      </w:r>
    </w:p>
    <w:p w14:paraId="2CF60423" w14:textId="3F3ECDB4" w:rsidR="00557EDF" w:rsidRPr="00CA7A57" w:rsidRDefault="00557EDF" w:rsidP="00BD6EE7">
      <w:pPr>
        <w:pStyle w:val="Prrafodelista"/>
        <w:numPr>
          <w:ilvl w:val="0"/>
          <w:numId w:val="3"/>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“Educación Paz y Progreso, un compromiso de todos”</w:t>
      </w:r>
    </w:p>
    <w:p w14:paraId="750973AD" w14:textId="5408311F" w:rsidR="00557EDF" w:rsidRPr="00CA7A57" w:rsidRDefault="00557EDF" w:rsidP="00BD6EE7">
      <w:pPr>
        <w:pStyle w:val="Prrafodelista"/>
        <w:numPr>
          <w:ilvl w:val="0"/>
          <w:numId w:val="3"/>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Convivencia y paz</w:t>
      </w:r>
    </w:p>
    <w:p w14:paraId="783AC57E" w14:textId="77E160BA" w:rsidR="00557EDF" w:rsidRPr="00CA7A57" w:rsidRDefault="00557EDF" w:rsidP="00BD6EE7">
      <w:pPr>
        <w:pStyle w:val="Prrafodelista"/>
        <w:numPr>
          <w:ilvl w:val="0"/>
          <w:numId w:val="3"/>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Calidad Académica</w:t>
      </w:r>
    </w:p>
    <w:p w14:paraId="453B9613" w14:textId="77777777" w:rsidR="0098739F" w:rsidRPr="00CA7A57" w:rsidRDefault="0098739F"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20AB85A3" w14:textId="2F5ABE8C" w:rsidR="001205CA" w:rsidRPr="006933F1" w:rsidRDefault="001205CA" w:rsidP="00BD6EE7">
      <w:pPr>
        <w:pStyle w:val="Prrafodelista"/>
        <w:numPr>
          <w:ilvl w:val="0"/>
          <w:numId w:val="57"/>
        </w:numPr>
        <w:spacing w:line="360" w:lineRule="auto"/>
        <w:jc w:val="both"/>
        <w:rPr>
          <w:rStyle w:val="Textoennegrita"/>
          <w:rFonts w:ascii="Times New Roman" w:hAnsi="Times New Roman" w:cs="Times New Roman"/>
          <w:b w:val="0"/>
          <w:i/>
          <w:color w:val="auto"/>
          <w:sz w:val="22"/>
          <w:shd w:val="clear" w:color="auto" w:fill="FFFFFF"/>
          <w:lang w:val="es-CO"/>
        </w:rPr>
      </w:pPr>
      <w:r w:rsidRPr="006933F1">
        <w:rPr>
          <w:rStyle w:val="Textoennegrita"/>
          <w:rFonts w:ascii="Times New Roman" w:hAnsi="Times New Roman" w:cs="Times New Roman"/>
          <w:b w:val="0"/>
          <w:i/>
          <w:color w:val="auto"/>
          <w:sz w:val="22"/>
          <w:shd w:val="clear" w:color="auto" w:fill="FFFFFF"/>
          <w:lang w:val="es-CO"/>
        </w:rPr>
        <w:t xml:space="preserve">OBJETIVOS COMUNES A TODOS LOS NIVELES DE FORMACION </w:t>
      </w:r>
    </w:p>
    <w:p w14:paraId="4FEB004F" w14:textId="77777777" w:rsidR="0098739F" w:rsidRPr="00CA7A57" w:rsidRDefault="0098739F"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7DCA5EC3" w14:textId="617E936F"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Es objetivo primordial de todos y cada uno de los niveles educativos el desarrollo integral de los educandos mediante acciones estructuradas encaminadas a:</w:t>
      </w:r>
    </w:p>
    <w:p w14:paraId="0A33859C" w14:textId="5639BEE0"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Formar la personalidad y la capacidad de asumir con responsabilidad y autonomía sus derechos y deberes;</w:t>
      </w:r>
    </w:p>
    <w:p w14:paraId="75996C90" w14:textId="0DDB47D0"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Proporcionar una sólida formación ética y moral, y fomentar la práctica del respeto a los derechos humanos;</w:t>
      </w:r>
    </w:p>
    <w:p w14:paraId="19E6C7AD" w14:textId="1EF54076"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Fomentar en la institución educativa, prácticas democráticas para el aprendizaje de los principios y valores de la participación y organización ciudadana y estimular la autonomía y la responsabilidad;</w:t>
      </w:r>
    </w:p>
    <w:p w14:paraId="4586F8F6" w14:textId="180CA416"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lastRenderedPageBreak/>
        <w:t>Desarrollar una sana sexualidad que promueva el conocimiento de sí mismo y la autoestima, la construcción de la identidad sexual dentro del respeto por la equidad de los sexos, la afectividad, el respeto mutuo y prepararse para una vida familiar armónica y responsable;</w:t>
      </w:r>
    </w:p>
    <w:p w14:paraId="6609C949" w14:textId="7F8003A8"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Crear y fomentar una conciencia de solidaridad;</w:t>
      </w:r>
    </w:p>
    <w:p w14:paraId="207BE025" w14:textId="4F5A7119"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Desarrollar acciones de orientación escolar, profesional y ocupacional;</w:t>
      </w:r>
    </w:p>
    <w:p w14:paraId="4B52B120" w14:textId="4C858273" w:rsidR="001205CA"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Formar una conciencia educativa para el esfuerzo y el trabajo, y</w:t>
      </w:r>
    </w:p>
    <w:p w14:paraId="3E61EF9E" w14:textId="1DB1A66C" w:rsidR="00FA7189" w:rsidRPr="0089070C" w:rsidRDefault="001205CA" w:rsidP="00BD6EE7">
      <w:pPr>
        <w:pStyle w:val="Prrafodelista"/>
        <w:numPr>
          <w:ilvl w:val="1"/>
          <w:numId w:val="51"/>
        </w:numPr>
        <w:spacing w:line="360" w:lineRule="auto"/>
        <w:jc w:val="both"/>
        <w:rPr>
          <w:rStyle w:val="Textoennegrita"/>
          <w:rFonts w:ascii="Times New Roman" w:hAnsi="Times New Roman" w:cs="Times New Roman"/>
          <w:b w:val="0"/>
          <w:i/>
          <w:color w:val="auto"/>
          <w:sz w:val="22"/>
          <w:shd w:val="clear" w:color="auto" w:fill="FFFFFF"/>
          <w:lang w:val="es-CO"/>
        </w:rPr>
      </w:pPr>
      <w:r w:rsidRPr="0089070C">
        <w:rPr>
          <w:rStyle w:val="Textoennegrita"/>
          <w:rFonts w:ascii="Times New Roman" w:hAnsi="Times New Roman" w:cs="Times New Roman"/>
          <w:b w:val="0"/>
          <w:i/>
          <w:color w:val="auto"/>
          <w:sz w:val="22"/>
          <w:shd w:val="clear" w:color="auto" w:fill="FFFFFF"/>
          <w:lang w:val="es-CO"/>
        </w:rPr>
        <w:t>Fomentar el interés y el respeto por la identidad cultural de los grupos étnicos.</w:t>
      </w:r>
    </w:p>
    <w:p w14:paraId="4E3255D1"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7C130F75" w14:textId="34AD9891" w:rsidR="001205CA" w:rsidRPr="00C837D6" w:rsidRDefault="001205CA" w:rsidP="00C837D6">
      <w:pPr>
        <w:pStyle w:val="Prrafodelista"/>
        <w:numPr>
          <w:ilvl w:val="1"/>
          <w:numId w:val="57"/>
        </w:numPr>
        <w:spacing w:line="360" w:lineRule="auto"/>
        <w:ind w:left="993" w:hanging="1135"/>
        <w:jc w:val="both"/>
        <w:rPr>
          <w:rStyle w:val="Textoennegrita"/>
          <w:rFonts w:ascii="Times New Roman" w:hAnsi="Times New Roman" w:cs="Times New Roman"/>
          <w:i/>
          <w:color w:val="auto"/>
          <w:sz w:val="26"/>
          <w:szCs w:val="26"/>
          <w:shd w:val="clear" w:color="auto" w:fill="FFFFFF"/>
          <w:lang w:val="es-CO"/>
        </w:rPr>
      </w:pPr>
      <w:r w:rsidRPr="00C837D6">
        <w:rPr>
          <w:rStyle w:val="Textoennegrita"/>
          <w:rFonts w:ascii="Times New Roman" w:hAnsi="Times New Roman" w:cs="Times New Roman"/>
          <w:i/>
          <w:color w:val="auto"/>
          <w:sz w:val="26"/>
          <w:szCs w:val="26"/>
          <w:shd w:val="clear" w:color="auto" w:fill="FFFFFF"/>
          <w:lang w:val="es-CO"/>
        </w:rPr>
        <w:t xml:space="preserve">OBJETIVOS ESPECIFICOS PARA LA EDUCACION PREESCOLAR: </w:t>
      </w:r>
    </w:p>
    <w:p w14:paraId="21247326" w14:textId="77777777" w:rsidR="00FB7B54" w:rsidRPr="00CA7A57" w:rsidRDefault="00FB7B54" w:rsidP="009012D8">
      <w:pPr>
        <w:spacing w:line="360" w:lineRule="auto"/>
        <w:ind w:left="766" w:firstLine="0"/>
        <w:jc w:val="both"/>
        <w:rPr>
          <w:rStyle w:val="Textoennegrita"/>
          <w:rFonts w:ascii="Times New Roman" w:hAnsi="Times New Roman" w:cs="Times New Roman"/>
          <w:b w:val="0"/>
          <w:i/>
          <w:color w:val="auto"/>
          <w:sz w:val="22"/>
          <w:shd w:val="clear" w:color="auto" w:fill="FFFFFF"/>
          <w:lang w:val="es-CO"/>
        </w:rPr>
      </w:pPr>
    </w:p>
    <w:p w14:paraId="2D592AFB" w14:textId="0C64A552"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conocimiento propio del cuerpo y de sus posibilidades de acción, así como la adquisición de su identidad y autonomía.</w:t>
      </w:r>
    </w:p>
    <w:p w14:paraId="50D2A279" w14:textId="215D1804"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El crecimiento armónico y equilibrado del niño, de tal manera que facilite la motricidad, el aprestamiento y la motivación para la </w:t>
      </w:r>
      <w:proofErr w:type="spellStart"/>
      <w:r w:rsidRPr="00CA7A57">
        <w:rPr>
          <w:rStyle w:val="Textoennegrita"/>
          <w:rFonts w:ascii="Times New Roman" w:hAnsi="Times New Roman" w:cs="Times New Roman"/>
          <w:b w:val="0"/>
          <w:i/>
          <w:color w:val="auto"/>
          <w:sz w:val="22"/>
          <w:shd w:val="clear" w:color="auto" w:fill="FFFFFF"/>
          <w:lang w:val="es-CO"/>
        </w:rPr>
        <w:t>lecto</w:t>
      </w:r>
      <w:proofErr w:type="spellEnd"/>
      <w:r w:rsidRPr="00CA7A57">
        <w:rPr>
          <w:rStyle w:val="Textoennegrita"/>
          <w:rFonts w:ascii="Times New Roman" w:hAnsi="Times New Roman" w:cs="Times New Roman"/>
          <w:b w:val="0"/>
          <w:i/>
          <w:color w:val="auto"/>
          <w:sz w:val="22"/>
          <w:shd w:val="clear" w:color="auto" w:fill="FFFFFF"/>
          <w:lang w:val="es-CO"/>
        </w:rPr>
        <w:t xml:space="preserve">-escritura y para las soluciones de problemas que impliquen relaciones y operaciones matemáticas. </w:t>
      </w:r>
    </w:p>
    <w:p w14:paraId="3BAFCAC8" w14:textId="57EC4059"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 creatividad, las habilidades y destrezas propias de la edad, como también de su capacidad de aprendizaje.</w:t>
      </w:r>
    </w:p>
    <w:p w14:paraId="620337CA" w14:textId="7981AEF1"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ubicación espacio-temporal y el ejercicio de la memoria.</w:t>
      </w:r>
    </w:p>
    <w:p w14:paraId="3080381F" w14:textId="327D111B"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 capacidad para adquirir formas de expresión, relación y comunicación y para establecer relaciones de reciprocidad y participación, de acuerdo con normas de respeto, solidaridad y convivencia.</w:t>
      </w:r>
    </w:p>
    <w:p w14:paraId="41F5BAC7" w14:textId="5A937A5B"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participación en actividades lúdicas con otros niños y adultos.</w:t>
      </w:r>
    </w:p>
    <w:p w14:paraId="4A16479E" w14:textId="03EF4183"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estímulo a la curiosidad para observar y explorar el medio natural, familiar y social.</w:t>
      </w:r>
    </w:p>
    <w:p w14:paraId="53C65276" w14:textId="4A344A1E"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reconocimiento de su dimensión espiritual para fundamentar criterios de comportamiento.</w:t>
      </w:r>
    </w:p>
    <w:p w14:paraId="7A565F71" w14:textId="1E9ED610"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La vinculación de la familia y la comunidad al proceso educativo para mejorar la calidad de vida de los niños en su medio, y </w:t>
      </w:r>
    </w:p>
    <w:p w14:paraId="5E986570" w14:textId="3E17B35F" w:rsidR="001205CA" w:rsidRPr="00CA7A57" w:rsidRDefault="001205CA" w:rsidP="0050651E">
      <w:pPr>
        <w:pStyle w:val="Prrafodelista"/>
        <w:numPr>
          <w:ilvl w:val="0"/>
          <w:numId w:val="2"/>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formación de hábitos de alimentación, higiene personal, aseo y orden que generen conciencia sobre el valor y la necesidad de la salud</w:t>
      </w:r>
    </w:p>
    <w:p w14:paraId="08006167" w14:textId="77777777" w:rsidR="00701DAF" w:rsidRDefault="00701DAF"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17786F67" w14:textId="63F1A660" w:rsidR="001205CA" w:rsidRPr="008E4F7D" w:rsidRDefault="001205CA" w:rsidP="008E4F7D">
      <w:pPr>
        <w:pStyle w:val="Prrafodelista"/>
        <w:numPr>
          <w:ilvl w:val="1"/>
          <w:numId w:val="57"/>
        </w:numPr>
        <w:spacing w:line="360" w:lineRule="auto"/>
        <w:ind w:left="709" w:hanging="709"/>
        <w:jc w:val="both"/>
        <w:rPr>
          <w:rStyle w:val="Textoennegrita"/>
          <w:rFonts w:ascii="Times New Roman" w:hAnsi="Times New Roman" w:cs="Times New Roman"/>
          <w:i/>
          <w:color w:val="auto"/>
          <w:sz w:val="26"/>
          <w:szCs w:val="26"/>
          <w:shd w:val="clear" w:color="auto" w:fill="FFFFFF"/>
          <w:lang w:val="es-CO"/>
        </w:rPr>
      </w:pPr>
      <w:r w:rsidRPr="008E4F7D">
        <w:rPr>
          <w:rStyle w:val="Textoennegrita"/>
          <w:rFonts w:ascii="Times New Roman" w:hAnsi="Times New Roman" w:cs="Times New Roman"/>
          <w:i/>
          <w:color w:val="auto"/>
          <w:sz w:val="26"/>
          <w:szCs w:val="26"/>
          <w:shd w:val="clear" w:color="auto" w:fill="FFFFFF"/>
          <w:lang w:val="es-CO"/>
        </w:rPr>
        <w:lastRenderedPageBreak/>
        <w:t>OBJETIVOS DE LA EDUCACION BASICA:</w:t>
      </w:r>
    </w:p>
    <w:p w14:paraId="0256839C"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4C03AC32"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Los cinco (5) primeros grados de la educación básica que constituyen el ciclo de primaria, tendrán como objetivos específicos los siguientes:</w:t>
      </w:r>
    </w:p>
    <w:p w14:paraId="43F1E0AB"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 </w:t>
      </w:r>
    </w:p>
    <w:p w14:paraId="3144DD2F" w14:textId="1BD67174"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formación de los valores fundamentales para la convivencia en una sociedad democrática, participativa y pluralista;</w:t>
      </w:r>
    </w:p>
    <w:p w14:paraId="39E61E7B" w14:textId="58357D89"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fomento del deseo de saber, de la iniciativa personal frente al conocimiento y frente a la realidad social, así como del espíritu crítico;</w:t>
      </w:r>
    </w:p>
    <w:p w14:paraId="4C2C1652" w14:textId="30FFCCC5"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las habilidades comunicativas básicas para leer comprender, escribir, escuchar, hablar y expresarse correctamente en lengua castellana y también en la lengua materna, en el caso de los grupos étnicos con tradición lingüística propia, así como el fomento de la afición para la lectura;</w:t>
      </w:r>
    </w:p>
    <w:p w14:paraId="5261261F" w14:textId="359391E8"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 capacidad para apreciar y utilizar la lengua como medio de expresión estética;</w:t>
      </w:r>
    </w:p>
    <w:p w14:paraId="74006766" w14:textId="68CCCE8E"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los conocimientos matemáticos necesarios para manejar y utilizar operaciones simples de cálculo y procedimientos lógicos elementales en diferentes situaciones, así como la capacidad para solucionar problemas que impliquen estos conocimientos;</w:t>
      </w:r>
    </w:p>
    <w:p w14:paraId="4E8BA2B9" w14:textId="2DF73E7D"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comprensión básica del medio físico, social y cultural en el nivel local, nacional y universal, de acuerdo con el desarrollo intelectual correspondiente a la edad;</w:t>
      </w:r>
    </w:p>
    <w:p w14:paraId="5DEE77FC" w14:textId="50A337B7"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asimilación de conceptos científicos en las áreas de conocimiento que sean objeto de estudio, de acuerdo con el desarrollo intelectual y la edad;</w:t>
      </w:r>
    </w:p>
    <w:p w14:paraId="207DE427" w14:textId="197868F2"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valoración de la higiene y la salud del propio cuerpo y la formación para la protección de la naturaleza y el ambiente;</w:t>
      </w:r>
    </w:p>
    <w:p w14:paraId="18A66B56" w14:textId="542C1477"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conocimiento y ejercitación del propio cuerpo, mediante la práctica de la educación física, la recreación y los deportes adecuados a su edad y conducentes a un desarrollo físico y armónico;</w:t>
      </w:r>
    </w:p>
    <w:p w14:paraId="43707A70" w14:textId="1207A2C4"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formación para la participación y organización infantil y la utilización adecuada del tiempo libre;</w:t>
      </w:r>
    </w:p>
    <w:p w14:paraId="4D15FD5E" w14:textId="7F9CF12A"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valores civiles, éticos y morales, de organización social y de convivencia humana;</w:t>
      </w:r>
    </w:p>
    <w:p w14:paraId="5FA5E174" w14:textId="7B82FCDB"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lastRenderedPageBreak/>
        <w:t>La formación artística mediante la expresión corporal, la representación, la música, la plástica y la literatura;</w:t>
      </w:r>
    </w:p>
    <w:p w14:paraId="79C704F7" w14:textId="41A2C4CC"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adquisición de elementos de conversación y de lectura al menos en una lengua extranjera;</w:t>
      </w:r>
    </w:p>
    <w:p w14:paraId="63167229" w14:textId="19D5CBF9"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iniciación en el conocimiento de la Constitución Política, y</w:t>
      </w:r>
    </w:p>
    <w:p w14:paraId="6F26879A" w14:textId="48DE9917" w:rsidR="001205CA" w:rsidRPr="00CA7A57" w:rsidRDefault="001205CA" w:rsidP="0050651E">
      <w:pPr>
        <w:pStyle w:val="Prrafodelista"/>
        <w:numPr>
          <w:ilvl w:val="0"/>
          <w:numId w:val="1"/>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adquisición de habilidades para desempeñarse con autonomía en la sociedad.</w:t>
      </w:r>
    </w:p>
    <w:p w14:paraId="342D10B0"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3FE5FF96"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Los cuatro (4) grados subsiguientes de la educación básica que constituyen el ciclo de secundaria, tendrán como objetivos específicos los siguientes:</w:t>
      </w:r>
    </w:p>
    <w:p w14:paraId="758AFA8D"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 </w:t>
      </w:r>
    </w:p>
    <w:p w14:paraId="6FBAE3FD" w14:textId="77F56B9E"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 capacidad para comprender textos y expresar correctamente mensajes complejos, orales y escritos en lengua castellana, así como para entender, mediante un estudio sistemático, los diferentes elementos constitutivos de la lengua;</w:t>
      </w:r>
    </w:p>
    <w:p w14:paraId="6FC948FC" w14:textId="1C64DA84"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valoración y utilización de la lengua castellana como medio de expresión literaria y el estudio de la creación literaria en el país y en el mundo;</w:t>
      </w:r>
    </w:p>
    <w:p w14:paraId="1801D0ED" w14:textId="77A30EDC"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las capacidades para el razonamiento lógico, mediante el dominio de los sistemas numéricos, geométricos, métricos, lógicos, analíticos, de conjuntos de operaciones y relaciones, así como para su utilización en la interpretación y solución de los problemas de la ciencia, de la tecnología y los de la vida cotidiana;</w:t>
      </w:r>
    </w:p>
    <w:p w14:paraId="18B8E4CC" w14:textId="359D7458"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avance en el conocimiento científico de los fenómenos físicos, químicos y biológicos, mediante la comprensión de las leyes, el planteamiento de los problemas y la observación experimental;</w:t>
      </w:r>
    </w:p>
    <w:p w14:paraId="082E31A4" w14:textId="0207A8EA"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actitudes favorables al conocimiento, valoración y conservación de la naturaleza y el ambiente;</w:t>
      </w:r>
    </w:p>
    <w:p w14:paraId="6F3317A6" w14:textId="1E425719"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comprensión de la dimensión práctica de los conocimientos teóricos, así como la dimensión teórica del conocimiento práctico, y la capacidad para utilizarla en la solución de problemas;</w:t>
      </w:r>
    </w:p>
    <w:p w14:paraId="161F288E" w14:textId="5D58C917"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iniciación en los campos más avanzados de la tecnología moderna y el entrenamiento en disciplinas, procesos y técnicas que le permitan el ejercicio de una función socialmente útil;</w:t>
      </w:r>
    </w:p>
    <w:p w14:paraId="44637CC5" w14:textId="107AC0A7"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lastRenderedPageBreak/>
        <w:t>El estudio científico de la historia nacional y mundial dirigido a comprender el desarrollo de la sociedad, y el estudio de las ciencias sociales, con miras al análisis de las condiciones actuales de la realidad social;</w:t>
      </w:r>
    </w:p>
    <w:p w14:paraId="37B65959" w14:textId="026022E8"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estudio científico del universo, de la tierra, de su estructura física, de su división y organización política, del desarrollo económico de los países y de las diversas manifestaciones culturales de los pueblos;</w:t>
      </w:r>
    </w:p>
    <w:p w14:paraId="698E859E" w14:textId="4BF8D411"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formación en el ejercicio de los deberes y derechos, el conocimiento de la Constitución Política y de las relaciones internacionales;</w:t>
      </w:r>
    </w:p>
    <w:p w14:paraId="1BA8F9E2" w14:textId="34982DA9"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apreciación artística, la comprensión estética, la creatividad, la familiarización con los diferentes medios de expresión artística y el conocimiento, valoración y respeto por los bienes artísticos y culturales;</w:t>
      </w:r>
    </w:p>
    <w:p w14:paraId="3C8713C4" w14:textId="1A26A1C4"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comprensión. y capacidad de expresarse en una lengua extranjera;</w:t>
      </w:r>
    </w:p>
    <w:p w14:paraId="250E16AE" w14:textId="021DEFD5"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valoración de la salud y de los hábitos relacionados con ella;</w:t>
      </w:r>
    </w:p>
    <w:p w14:paraId="2888C7D6" w14:textId="70E5F0E7"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utilización con sentido crítico de los distintos contenidos y formas de información y la búsqueda de nuevos conocimientos con su propio esfuerzo, y</w:t>
      </w:r>
    </w:p>
    <w:p w14:paraId="2267202E" w14:textId="2DACB621" w:rsidR="001205CA" w:rsidRPr="00CA7A57" w:rsidRDefault="001205CA" w:rsidP="00BD6EE7">
      <w:pPr>
        <w:pStyle w:val="Prrafodelista"/>
        <w:numPr>
          <w:ilvl w:val="0"/>
          <w:numId w:val="4"/>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educación física y la práctica de la recreación y los deportes, la participación y organización juvenil y la utilización adecuada del tiempo libre.</w:t>
      </w:r>
    </w:p>
    <w:p w14:paraId="694A4A78"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6217BB8D" w14:textId="799AF127" w:rsidR="001205CA" w:rsidRPr="001A1EE1" w:rsidRDefault="001205CA" w:rsidP="001A1EE1">
      <w:pPr>
        <w:pStyle w:val="Prrafodelista"/>
        <w:numPr>
          <w:ilvl w:val="1"/>
          <w:numId w:val="57"/>
        </w:numPr>
        <w:spacing w:line="360" w:lineRule="auto"/>
        <w:ind w:left="1134" w:hanging="567"/>
        <w:jc w:val="both"/>
        <w:rPr>
          <w:rStyle w:val="Textoennegrita"/>
          <w:rFonts w:ascii="Times New Roman" w:hAnsi="Times New Roman" w:cs="Times New Roman"/>
          <w:i/>
          <w:color w:val="auto"/>
          <w:sz w:val="26"/>
          <w:szCs w:val="26"/>
          <w:shd w:val="clear" w:color="auto" w:fill="FFFFFF"/>
          <w:lang w:val="es-CO"/>
        </w:rPr>
      </w:pPr>
      <w:r w:rsidRPr="001A1EE1">
        <w:rPr>
          <w:rStyle w:val="Textoennegrita"/>
          <w:rFonts w:ascii="Times New Roman" w:hAnsi="Times New Roman" w:cs="Times New Roman"/>
          <w:i/>
          <w:color w:val="auto"/>
          <w:sz w:val="26"/>
          <w:szCs w:val="26"/>
          <w:shd w:val="clear" w:color="auto" w:fill="FFFFFF"/>
          <w:lang w:val="es-CO"/>
        </w:rPr>
        <w:t>OBJETIVOS ESPECÍFICOS DE LA EDUCACIÓN MEDIA ACADÉMICA:</w:t>
      </w:r>
    </w:p>
    <w:p w14:paraId="438307E2"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 </w:t>
      </w:r>
    </w:p>
    <w:p w14:paraId="14D24604" w14:textId="1ED274BD"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profundización en un campo del conocimiento o en una actividad específica de acuerdo con los intereses y capacidades del educando;</w:t>
      </w:r>
    </w:p>
    <w:p w14:paraId="61D4C3EB" w14:textId="453A1CD1"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profundización en conocimientos avanzados de las ciencias naturales;</w:t>
      </w:r>
    </w:p>
    <w:p w14:paraId="3A6CFE9D" w14:textId="78D4F9CD"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incorporación de la investigación al proceso cognoscitivo tanto de laboratorio como de la realidad nacional, en sus aspectos natural, económico, político y social;</w:t>
      </w:r>
    </w:p>
    <w:p w14:paraId="0270AAA0" w14:textId="0E15C7E7"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El desarrollo de la capacidad para profundizar en un campo del conocimiento, de acuerdo con las potencialidades e intereses;</w:t>
      </w:r>
    </w:p>
    <w:p w14:paraId="374E6A95" w14:textId="50CFD476"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vinculación a programas de desarrollo y organización social y comunitaria, orientados a dar solución a los problemas sociales de su entorno;</w:t>
      </w:r>
    </w:p>
    <w:p w14:paraId="565BA149" w14:textId="03F9F024" w:rsidR="001205CA" w:rsidRPr="00CA7A57"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lastRenderedPageBreak/>
        <w:t>El fomento de la conciencia y la participación responsables de educandos en acciones cívicas y de servicio social;</w:t>
      </w:r>
    </w:p>
    <w:p w14:paraId="14473F1F" w14:textId="6788B153" w:rsidR="001205CA" w:rsidRDefault="001205CA" w:rsidP="00BD6EE7">
      <w:pPr>
        <w:pStyle w:val="Prrafodelista"/>
        <w:numPr>
          <w:ilvl w:val="0"/>
          <w:numId w:val="5"/>
        </w:num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La capacidad reflexiva y crítica sobre los múltiples aspectos de la realidad y la comprensión de los valores éticos, morales, religiosos</w:t>
      </w:r>
      <w:r w:rsidR="00AC37C0">
        <w:rPr>
          <w:rStyle w:val="Textoennegrita"/>
          <w:rFonts w:ascii="Times New Roman" w:hAnsi="Times New Roman" w:cs="Times New Roman"/>
          <w:b w:val="0"/>
          <w:i/>
          <w:color w:val="auto"/>
          <w:sz w:val="22"/>
          <w:shd w:val="clear" w:color="auto" w:fill="FFFFFF"/>
          <w:lang w:val="es-CO"/>
        </w:rPr>
        <w:t xml:space="preserve"> y de convivencia en sociedad.</w:t>
      </w:r>
    </w:p>
    <w:p w14:paraId="0207B6D7" w14:textId="77777777" w:rsidR="00AC37C0" w:rsidRPr="00CA7A57" w:rsidRDefault="00AC37C0" w:rsidP="00AC37C0">
      <w:pPr>
        <w:pStyle w:val="Prrafodelista"/>
        <w:spacing w:line="360" w:lineRule="auto"/>
        <w:ind w:left="1486" w:firstLine="0"/>
        <w:jc w:val="both"/>
        <w:rPr>
          <w:rStyle w:val="Textoennegrita"/>
          <w:rFonts w:ascii="Times New Roman" w:hAnsi="Times New Roman" w:cs="Times New Roman"/>
          <w:b w:val="0"/>
          <w:i/>
          <w:color w:val="auto"/>
          <w:sz w:val="22"/>
          <w:shd w:val="clear" w:color="auto" w:fill="FFFFFF"/>
          <w:lang w:val="es-CO"/>
        </w:rPr>
      </w:pPr>
    </w:p>
    <w:p w14:paraId="08DD0024" w14:textId="7BC2B1DC" w:rsidR="001205CA" w:rsidRPr="001A1EE1" w:rsidRDefault="001205CA" w:rsidP="001A1EE1">
      <w:pPr>
        <w:pStyle w:val="Prrafodelista"/>
        <w:numPr>
          <w:ilvl w:val="0"/>
          <w:numId w:val="57"/>
        </w:numPr>
        <w:spacing w:line="360" w:lineRule="auto"/>
        <w:ind w:left="993" w:hanging="567"/>
        <w:jc w:val="both"/>
        <w:rPr>
          <w:rStyle w:val="Textoennegrita"/>
          <w:rFonts w:ascii="Times New Roman" w:hAnsi="Times New Roman" w:cs="Times New Roman"/>
          <w:i/>
          <w:color w:val="auto"/>
          <w:sz w:val="26"/>
          <w:szCs w:val="26"/>
          <w:shd w:val="clear" w:color="auto" w:fill="FFFFFF"/>
          <w:lang w:val="es-CO"/>
        </w:rPr>
      </w:pPr>
      <w:r w:rsidRPr="001A1EE1">
        <w:rPr>
          <w:rStyle w:val="Textoennegrita"/>
          <w:rFonts w:ascii="Times New Roman" w:hAnsi="Times New Roman" w:cs="Times New Roman"/>
          <w:i/>
          <w:color w:val="auto"/>
          <w:sz w:val="26"/>
          <w:szCs w:val="26"/>
          <w:shd w:val="clear" w:color="auto" w:fill="FFFFFF"/>
          <w:lang w:val="es-CO"/>
        </w:rPr>
        <w:t>VALORES INSTITUCIONALES</w:t>
      </w:r>
    </w:p>
    <w:p w14:paraId="215B0A18"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3C9F0A38" w14:textId="3286367E"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i/>
          <w:color w:val="auto"/>
          <w:sz w:val="22"/>
          <w:u w:val="single"/>
          <w:shd w:val="clear" w:color="auto" w:fill="FFFFFF"/>
          <w:lang w:val="es-CO"/>
        </w:rPr>
        <w:t>Responsabilidad Social.</w:t>
      </w:r>
      <w:r w:rsidRPr="00CA7A57">
        <w:rPr>
          <w:rStyle w:val="Textoennegrita"/>
          <w:rFonts w:ascii="Times New Roman" w:hAnsi="Times New Roman" w:cs="Times New Roman"/>
          <w:b w:val="0"/>
          <w:i/>
          <w:color w:val="auto"/>
          <w:sz w:val="22"/>
          <w:shd w:val="clear" w:color="auto" w:fill="FFFFFF"/>
          <w:lang w:val="es-CO"/>
        </w:rPr>
        <w:t xml:space="preserve"> Conocemos nuestra responsabilidad de ciudadanos frente a la comunidad, haciéndole partícipe de nuestros logros y colocando a su servicio las innovaciones en lo educativo, tecnología, ciencia que poseemos. Responderá por el futuro de los estudiantes y la sociedad, tenemos un compromiso serio frente al futuro porque nos asiste el convencimiento de que nos queda mucho por andar y hacer por la comunidad, y una sociedad que nos monta estructuras sobre el egoísmo, la envidia humana, la injusticia, y nos somete a una generación de sangre, violencia y muerte.</w:t>
      </w:r>
    </w:p>
    <w:p w14:paraId="3C57D578"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10A52F3E" w14:textId="4B871D5E"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i/>
          <w:color w:val="auto"/>
          <w:sz w:val="22"/>
          <w:u w:val="single"/>
          <w:shd w:val="clear" w:color="auto" w:fill="FFFFFF"/>
          <w:lang w:val="es-CO"/>
        </w:rPr>
        <w:t>Perseverancia</w:t>
      </w:r>
      <w:r w:rsidRPr="00CA7A57">
        <w:rPr>
          <w:rStyle w:val="Textoennegrita"/>
          <w:rFonts w:ascii="Times New Roman" w:hAnsi="Times New Roman" w:cs="Times New Roman"/>
          <w:b w:val="0"/>
          <w:i/>
          <w:color w:val="auto"/>
          <w:sz w:val="22"/>
          <w:shd w:val="clear" w:color="auto" w:fill="FFFFFF"/>
          <w:lang w:val="es-CO"/>
        </w:rPr>
        <w:t xml:space="preserve">. Comprendemos que la constancia, el  compromiso y el mejoramiento nos </w:t>
      </w:r>
      <w:proofErr w:type="gramStart"/>
      <w:r w:rsidRPr="00CA7A57">
        <w:rPr>
          <w:rStyle w:val="Textoennegrita"/>
          <w:rFonts w:ascii="Times New Roman" w:hAnsi="Times New Roman" w:cs="Times New Roman"/>
          <w:b w:val="0"/>
          <w:i/>
          <w:color w:val="auto"/>
          <w:sz w:val="22"/>
          <w:shd w:val="clear" w:color="auto" w:fill="FFFFFF"/>
          <w:lang w:val="es-CO"/>
        </w:rPr>
        <w:t>ayuda</w:t>
      </w:r>
      <w:proofErr w:type="gramEnd"/>
      <w:r w:rsidRPr="00CA7A57">
        <w:rPr>
          <w:rStyle w:val="Textoennegrita"/>
          <w:rFonts w:ascii="Times New Roman" w:hAnsi="Times New Roman" w:cs="Times New Roman"/>
          <w:b w:val="0"/>
          <w:i/>
          <w:color w:val="auto"/>
          <w:sz w:val="22"/>
          <w:shd w:val="clear" w:color="auto" w:fill="FFFFFF"/>
          <w:lang w:val="es-CO"/>
        </w:rPr>
        <w:t xml:space="preserve"> a dar respuestas oportunas a nuestros educandos y a lograr resultados excelentes para nuestra organización.</w:t>
      </w:r>
    </w:p>
    <w:p w14:paraId="2C121E6A"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4E258786" w14:textId="752D75A1"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i/>
          <w:color w:val="auto"/>
          <w:sz w:val="22"/>
          <w:u w:val="single"/>
          <w:shd w:val="clear" w:color="auto" w:fill="FFFFFF"/>
          <w:lang w:val="es-CO"/>
        </w:rPr>
        <w:t>Honestidad.</w:t>
      </w:r>
      <w:r w:rsidRPr="00CA7A57">
        <w:rPr>
          <w:rStyle w:val="Textoennegrita"/>
          <w:rFonts w:ascii="Times New Roman" w:hAnsi="Times New Roman" w:cs="Times New Roman"/>
          <w:b w:val="0"/>
          <w:i/>
          <w:color w:val="auto"/>
          <w:sz w:val="22"/>
          <w:shd w:val="clear" w:color="auto" w:fill="FFFFFF"/>
          <w:lang w:val="es-CO"/>
        </w:rPr>
        <w:t xml:space="preserve"> Actuamos con principios, con ética y moral y hacemos uso de nuestros escasos recursos financieros, económicos, físicos e incluso humanos, si como recurso lo podemos ubicar al ser humano.</w:t>
      </w:r>
    </w:p>
    <w:p w14:paraId="10CCF04E"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212BA4E6" w14:textId="4E373F56"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i/>
          <w:color w:val="auto"/>
          <w:sz w:val="22"/>
          <w:u w:val="single"/>
          <w:shd w:val="clear" w:color="auto" w:fill="FFFFFF"/>
          <w:lang w:val="es-CO"/>
        </w:rPr>
        <w:t>Trabajo en equipo.</w:t>
      </w:r>
      <w:r w:rsidRPr="00CA7A57">
        <w:rPr>
          <w:rStyle w:val="Textoennegrita"/>
          <w:rFonts w:ascii="Times New Roman" w:hAnsi="Times New Roman" w:cs="Times New Roman"/>
          <w:b w:val="0"/>
          <w:i/>
          <w:color w:val="auto"/>
          <w:sz w:val="22"/>
          <w:shd w:val="clear" w:color="auto" w:fill="FFFFFF"/>
          <w:lang w:val="es-CO"/>
        </w:rPr>
        <w:t xml:space="preserve"> Fomentamos la participación y el espíritu de cooperación para aprovechar la iniciativa y el conocimiento de quienes trabajan en la Institución.</w:t>
      </w:r>
    </w:p>
    <w:p w14:paraId="2261C6C0"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1C127A43" w14:textId="23C1B31C" w:rsidR="001205CA"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i/>
          <w:color w:val="auto"/>
          <w:sz w:val="22"/>
          <w:u w:val="single"/>
          <w:shd w:val="clear" w:color="auto" w:fill="FFFFFF"/>
          <w:lang w:val="es-CO"/>
        </w:rPr>
        <w:t>Aprendizaje significativo y permanente</w:t>
      </w:r>
      <w:r w:rsidRPr="00CA7A57">
        <w:rPr>
          <w:rStyle w:val="Textoennegrita"/>
          <w:rFonts w:ascii="Times New Roman" w:hAnsi="Times New Roman" w:cs="Times New Roman"/>
          <w:b w:val="0"/>
          <w:i/>
          <w:color w:val="auto"/>
          <w:sz w:val="22"/>
          <w:shd w:val="clear" w:color="auto" w:fill="FFFFFF"/>
          <w:lang w:val="es-CO"/>
        </w:rPr>
        <w:t>. Estamos seguros que el conocimiento, el aprendizaje y enseñanza deben tener sobre lo significativo la capacitación e investigación debe ser permanente, para mantenerse, por encima de los progresos tecnológicos y científicos, lo anterior constituye la inteligencia de nuestra Institución para enfrentar los retos del entorno y adaptarnos con éxito al logro del futuro propuesto.</w:t>
      </w:r>
    </w:p>
    <w:p w14:paraId="59010CB7" w14:textId="77777777" w:rsidR="00AC37C0" w:rsidRPr="00CA7A57" w:rsidRDefault="00AC37C0"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06A07BA5" w14:textId="09935B1F" w:rsidR="001205CA" w:rsidRPr="001A1EE1" w:rsidRDefault="001205CA" w:rsidP="001A1EE1">
      <w:pPr>
        <w:pStyle w:val="Prrafodelista"/>
        <w:numPr>
          <w:ilvl w:val="1"/>
          <w:numId w:val="57"/>
        </w:numPr>
        <w:spacing w:line="360" w:lineRule="auto"/>
        <w:ind w:left="709" w:hanging="709"/>
        <w:jc w:val="both"/>
        <w:rPr>
          <w:rStyle w:val="Textoennegrita"/>
          <w:rFonts w:ascii="Times New Roman" w:hAnsi="Times New Roman" w:cs="Times New Roman"/>
          <w:i/>
          <w:color w:val="auto"/>
          <w:sz w:val="26"/>
          <w:szCs w:val="26"/>
          <w:shd w:val="clear" w:color="auto" w:fill="FFFFFF"/>
          <w:lang w:val="es-CO"/>
        </w:rPr>
      </w:pPr>
      <w:r w:rsidRPr="001A1EE1">
        <w:rPr>
          <w:rStyle w:val="Textoennegrita"/>
          <w:rFonts w:ascii="Times New Roman" w:hAnsi="Times New Roman" w:cs="Times New Roman"/>
          <w:i/>
          <w:color w:val="auto"/>
          <w:sz w:val="26"/>
          <w:szCs w:val="26"/>
          <w:shd w:val="clear" w:color="auto" w:fill="FFFFFF"/>
          <w:lang w:val="es-CO"/>
        </w:rPr>
        <w:t xml:space="preserve"> VALORES CORPORATIVOS </w:t>
      </w:r>
    </w:p>
    <w:p w14:paraId="55B4233C"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7AB89AC5"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Los valores corporativos representan nuestro marco ético y compromiso con la educación; éstos nos indican cómo actuar ante las diferentes situaciones que se nos plantean tanto en el contexto interno como externo de la comunidad educativa Sidón.</w:t>
      </w:r>
    </w:p>
    <w:p w14:paraId="17167FF0"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5536E424"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Tenemos en cuenta estos valores para fortalecer nuestras relaciones interpersonales en un ambiente de trabajo que permita el crecimiento personal y social de nuestros estudiantes. Estos son: </w:t>
      </w:r>
    </w:p>
    <w:p w14:paraId="35DB1DA2"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320CA08D"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 xml:space="preserve">Tolerancia en el manejo de conflictos </w:t>
      </w:r>
    </w:p>
    <w:p w14:paraId="29780CC1"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 xml:space="preserve">Solidaridad y fraternidad </w:t>
      </w:r>
    </w:p>
    <w:p w14:paraId="7D8DFF2F"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Compromiso social con el entorno</w:t>
      </w:r>
    </w:p>
    <w:p w14:paraId="4B839B52"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 xml:space="preserve">Excelencia académica </w:t>
      </w:r>
    </w:p>
    <w:p w14:paraId="12EA6C56"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 xml:space="preserve">Respeto a las diferencias </w:t>
      </w:r>
    </w:p>
    <w:p w14:paraId="464AE706"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w:t>
      </w:r>
      <w:r w:rsidRPr="00CA7A57">
        <w:rPr>
          <w:rStyle w:val="Textoennegrita"/>
          <w:rFonts w:ascii="Times New Roman" w:hAnsi="Times New Roman" w:cs="Times New Roman"/>
          <w:b w:val="0"/>
          <w:i/>
          <w:color w:val="auto"/>
          <w:sz w:val="22"/>
          <w:shd w:val="clear" w:color="auto" w:fill="FFFFFF"/>
          <w:lang w:val="es-CO"/>
        </w:rPr>
        <w:tab/>
        <w:t>Pluralidad e inclusividad</w:t>
      </w:r>
    </w:p>
    <w:p w14:paraId="428DAB78"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4FF7EFB6" w14:textId="311C67ED" w:rsidR="001205CA" w:rsidRPr="001A1EE1" w:rsidRDefault="001205CA" w:rsidP="001A1EE1">
      <w:pPr>
        <w:pStyle w:val="Prrafodelista"/>
        <w:numPr>
          <w:ilvl w:val="0"/>
          <w:numId w:val="57"/>
        </w:numPr>
        <w:spacing w:line="360" w:lineRule="auto"/>
        <w:ind w:left="709" w:hanging="567"/>
        <w:jc w:val="both"/>
        <w:rPr>
          <w:rStyle w:val="Textoennegrita"/>
          <w:rFonts w:ascii="Times New Roman" w:hAnsi="Times New Roman" w:cs="Times New Roman"/>
          <w:i/>
          <w:color w:val="auto"/>
          <w:sz w:val="26"/>
          <w:szCs w:val="26"/>
          <w:shd w:val="clear" w:color="auto" w:fill="FFFFFF"/>
          <w:lang w:val="es-CO"/>
        </w:rPr>
      </w:pPr>
      <w:r w:rsidRPr="001A1EE1">
        <w:rPr>
          <w:rStyle w:val="Textoennegrita"/>
          <w:rFonts w:ascii="Times New Roman" w:hAnsi="Times New Roman" w:cs="Times New Roman"/>
          <w:i/>
          <w:color w:val="auto"/>
          <w:sz w:val="26"/>
          <w:szCs w:val="26"/>
          <w:shd w:val="clear" w:color="auto" w:fill="FFFFFF"/>
          <w:lang w:val="es-CO"/>
        </w:rPr>
        <w:t xml:space="preserve">PRINCIPIOS INSTITUCIONALES: </w:t>
      </w:r>
    </w:p>
    <w:p w14:paraId="75B40024"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15765BEB"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r w:rsidRPr="00CA7A57">
        <w:rPr>
          <w:rStyle w:val="Textoennegrita"/>
          <w:rFonts w:ascii="Times New Roman" w:hAnsi="Times New Roman" w:cs="Times New Roman"/>
          <w:b w:val="0"/>
          <w:i/>
          <w:color w:val="auto"/>
          <w:sz w:val="22"/>
          <w:shd w:val="clear" w:color="auto" w:fill="FFFFFF"/>
          <w:lang w:val="es-CO"/>
        </w:rPr>
        <w:t xml:space="preserve">Los valores que asume la Institución Educativa Sidón  para la formación de sus estudiantes y para los futuros líderes, están encaminados hacia un compromiso social con su comunidad que se apoyan en los siguientes principios: </w:t>
      </w:r>
    </w:p>
    <w:p w14:paraId="78B0FD24" w14:textId="77777777" w:rsidR="001205CA" w:rsidRPr="00CA7A57"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281936E5" w14:textId="77777777" w:rsidR="001A1EE1"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El desarrollo de competencias intelectuales suficientes para el abordaje del saber en todos los niveles de la educación.</w:t>
      </w:r>
    </w:p>
    <w:p w14:paraId="5B3F2097" w14:textId="40738F6F"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interiorización significativa y comprensiva del conocimiento científico y humanístico. </w:t>
      </w:r>
    </w:p>
    <w:p w14:paraId="1FD22D81" w14:textId="2316DBBA"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educación de la afectividad y el desarrollo de la inteligencia emocional. </w:t>
      </w:r>
    </w:p>
    <w:p w14:paraId="5D286FE0" w14:textId="4D660FD4"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educación para la paz, la democracia, la libertad y la convivencia. </w:t>
      </w:r>
    </w:p>
    <w:p w14:paraId="7358BF2F" w14:textId="1C053CF7"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formación en el respeto a la vida y a los derechos humanos. </w:t>
      </w:r>
    </w:p>
    <w:p w14:paraId="2EAB73F9" w14:textId="78DE8D87"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lastRenderedPageBreak/>
        <w:t xml:space="preserve">El desarrollo de la capacidad crítica, reflexiva y analítica para el progreso social y económico de la región. </w:t>
      </w:r>
    </w:p>
    <w:p w14:paraId="028CE1B7" w14:textId="0828DE23"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formación para participar en las decisiones que afectan la vida económica y política de la región, como soporte para la interacción social. </w:t>
      </w:r>
    </w:p>
    <w:p w14:paraId="71BBDD2E" w14:textId="48A2FBDC"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El fomento de una conciencia sobre la conservación y protección del medio ambiente sustentable. </w:t>
      </w:r>
    </w:p>
    <w:p w14:paraId="4F21144A" w14:textId="1BF63776"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educación física, la recreación, el deporte y la utilización adecuada del tiempo libre. </w:t>
      </w:r>
    </w:p>
    <w:p w14:paraId="43143EEA" w14:textId="3AE0484F"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La educación artística en sus diferentes manifestaciones culturales.</w:t>
      </w:r>
    </w:p>
    <w:p w14:paraId="7ABE5D4A" w14:textId="4C361310"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 xml:space="preserve">La educación para el desarrollo de procesos investigativos y de proyectos que aporten a la innovación y la solución de problemáticas regionales. </w:t>
      </w:r>
    </w:p>
    <w:p w14:paraId="4FC866DD" w14:textId="2203B38D" w:rsidR="001205CA" w:rsidRPr="001A1EE1" w:rsidRDefault="001205CA" w:rsidP="001A1EE1">
      <w:pPr>
        <w:pStyle w:val="Prrafodelista"/>
        <w:numPr>
          <w:ilvl w:val="0"/>
          <w:numId w:val="87"/>
        </w:numPr>
        <w:spacing w:line="360" w:lineRule="auto"/>
        <w:jc w:val="both"/>
        <w:rPr>
          <w:rStyle w:val="Textoennegrita"/>
          <w:rFonts w:ascii="Times New Roman" w:hAnsi="Times New Roman" w:cs="Times New Roman"/>
          <w:b w:val="0"/>
          <w:i/>
          <w:color w:val="auto"/>
          <w:sz w:val="22"/>
          <w:shd w:val="clear" w:color="auto" w:fill="FFFFFF"/>
          <w:lang w:val="es-CO"/>
        </w:rPr>
      </w:pPr>
      <w:r w:rsidRPr="001A1EE1">
        <w:rPr>
          <w:rStyle w:val="Textoennegrita"/>
          <w:rFonts w:ascii="Times New Roman" w:hAnsi="Times New Roman" w:cs="Times New Roman"/>
          <w:b w:val="0"/>
          <w:i/>
          <w:color w:val="auto"/>
          <w:sz w:val="22"/>
          <w:shd w:val="clear" w:color="auto" w:fill="FFFFFF"/>
          <w:lang w:val="es-CO"/>
        </w:rPr>
        <w:t>Formar un espíritu emprendedor en la transformación de las materias primas existentes en la región.</w:t>
      </w:r>
      <w:r w:rsidR="004B186E" w:rsidRPr="001A1EE1">
        <w:rPr>
          <w:rStyle w:val="Textoennegrita"/>
          <w:rFonts w:ascii="Times New Roman" w:hAnsi="Times New Roman" w:cs="Times New Roman"/>
          <w:b w:val="0"/>
          <w:i/>
          <w:color w:val="auto"/>
          <w:sz w:val="22"/>
          <w:shd w:val="clear" w:color="auto" w:fill="FFFFFF"/>
          <w:lang w:val="es-CO"/>
        </w:rPr>
        <w:t xml:space="preserve"> </w:t>
      </w:r>
      <w:r w:rsidRPr="001A1EE1">
        <w:rPr>
          <w:rStyle w:val="Textoennegrita"/>
          <w:rFonts w:ascii="Times New Roman" w:hAnsi="Times New Roman" w:cs="Times New Roman"/>
          <w:b w:val="0"/>
          <w:i/>
          <w:color w:val="auto"/>
          <w:sz w:val="22"/>
          <w:shd w:val="clear" w:color="auto" w:fill="FFFFFF"/>
          <w:lang w:val="es-CO"/>
        </w:rPr>
        <w:t>Brindar un horizonte hacia un proyecto de vida digno y próspero, dentro de la legalidad.</w:t>
      </w:r>
    </w:p>
    <w:p w14:paraId="561F12DC" w14:textId="5F3AA46A" w:rsidR="001205CA" w:rsidRDefault="001205CA"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67C2548A" w14:textId="237400F6" w:rsidR="00A360E6" w:rsidRPr="00331603" w:rsidRDefault="00A360E6" w:rsidP="00331603">
      <w:pPr>
        <w:pStyle w:val="Prrafodelista"/>
        <w:numPr>
          <w:ilvl w:val="0"/>
          <w:numId w:val="57"/>
        </w:numPr>
        <w:spacing w:line="360" w:lineRule="auto"/>
        <w:ind w:left="851" w:hanging="425"/>
        <w:jc w:val="both"/>
        <w:rPr>
          <w:rStyle w:val="Textoennegrita"/>
          <w:rFonts w:ascii="Times New Roman" w:hAnsi="Times New Roman" w:cs="Times New Roman"/>
          <w:i/>
          <w:color w:val="auto"/>
          <w:sz w:val="26"/>
          <w:szCs w:val="26"/>
          <w:shd w:val="clear" w:color="auto" w:fill="FFFFFF"/>
          <w:lang w:val="es-CO"/>
        </w:rPr>
      </w:pPr>
      <w:r w:rsidRPr="00331603">
        <w:rPr>
          <w:rStyle w:val="Textoennegrita"/>
          <w:rFonts w:ascii="Times New Roman" w:hAnsi="Times New Roman" w:cs="Times New Roman"/>
          <w:i/>
          <w:color w:val="auto"/>
          <w:sz w:val="26"/>
          <w:szCs w:val="26"/>
          <w:shd w:val="clear" w:color="auto" w:fill="FFFFFF"/>
          <w:lang w:val="es-CO"/>
        </w:rPr>
        <w:t xml:space="preserve">Políticas públicas (Inclusión) </w:t>
      </w:r>
    </w:p>
    <w:p w14:paraId="34559890" w14:textId="2D1EBE79" w:rsidR="00A360E6" w:rsidRDefault="00A360E6" w:rsidP="00A360E6">
      <w:pPr>
        <w:spacing w:line="360" w:lineRule="auto"/>
        <w:jc w:val="both"/>
        <w:rPr>
          <w:rStyle w:val="Textoennegrita"/>
          <w:rFonts w:ascii="Times New Roman" w:hAnsi="Times New Roman" w:cs="Times New Roman"/>
          <w:b w:val="0"/>
          <w:i/>
          <w:color w:val="auto"/>
          <w:sz w:val="22"/>
          <w:shd w:val="clear" w:color="auto" w:fill="FFFFFF"/>
          <w:lang w:val="es-CO"/>
        </w:rPr>
      </w:pPr>
    </w:p>
    <w:p w14:paraId="5EE18E7B" w14:textId="7CEEA843" w:rsidR="00A360E6" w:rsidRPr="00A360E6" w:rsidRDefault="00A360E6" w:rsidP="00A360E6">
      <w:pPr>
        <w:spacing w:line="360" w:lineRule="auto"/>
        <w:jc w:val="both"/>
        <w:rPr>
          <w:rStyle w:val="Textoennegrita"/>
          <w:rFonts w:ascii="Times New Roman" w:hAnsi="Times New Roman" w:cs="Times New Roman"/>
          <w:b w:val="0"/>
          <w:i/>
          <w:color w:val="auto"/>
          <w:sz w:val="22"/>
          <w:shd w:val="clear" w:color="auto" w:fill="FFFFFF"/>
          <w:lang w:val="es-CO"/>
        </w:rPr>
      </w:pPr>
      <w:r w:rsidRPr="00A360E6">
        <w:rPr>
          <w:rStyle w:val="Textoennegrita"/>
          <w:rFonts w:ascii="Times New Roman" w:hAnsi="Times New Roman" w:cs="Times New Roman"/>
          <w:b w:val="0"/>
          <w:i/>
          <w:color w:val="auto"/>
          <w:sz w:val="22"/>
          <w:shd w:val="clear" w:color="auto" w:fill="FFFFFF"/>
          <w:lang w:val="es-CO"/>
        </w:rPr>
        <w:t>El Ministerio de Salud y Protección Social, ente rector del Sistema Nacional de</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Discapacidad, de forma conjunta con el Consejo Nacional de Discapacidad y el Grupo de</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Enlace Sectorial –GES-, hacen entrega al país de los lineamientos generales para la</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implementación de la Política Pública Nacional de Discapacidad e Inclusión Social 2013 -</w:t>
      </w:r>
    </w:p>
    <w:p w14:paraId="4322B273" w14:textId="0558BFA0" w:rsidR="00A360E6" w:rsidRDefault="00A360E6" w:rsidP="00A360E6">
      <w:pPr>
        <w:spacing w:line="360" w:lineRule="auto"/>
        <w:jc w:val="both"/>
        <w:rPr>
          <w:rStyle w:val="Textoennegrita"/>
          <w:rFonts w:ascii="Times New Roman" w:hAnsi="Times New Roman" w:cs="Times New Roman"/>
          <w:b w:val="0"/>
          <w:i/>
          <w:color w:val="auto"/>
          <w:sz w:val="22"/>
          <w:shd w:val="clear" w:color="auto" w:fill="FFFFFF"/>
          <w:lang w:val="es-CO"/>
        </w:rPr>
      </w:pPr>
      <w:r w:rsidRPr="00A360E6">
        <w:rPr>
          <w:rStyle w:val="Textoennegrita"/>
          <w:rFonts w:ascii="Times New Roman" w:hAnsi="Times New Roman" w:cs="Times New Roman"/>
          <w:b w:val="0"/>
          <w:i/>
          <w:color w:val="auto"/>
          <w:sz w:val="22"/>
          <w:shd w:val="clear" w:color="auto" w:fill="FFFFFF"/>
          <w:lang w:val="es-CO"/>
        </w:rPr>
        <w:t xml:space="preserve">2022, una política nacida del trabajo participativo, intersectorial y concertado, en la que </w:t>
      </w:r>
      <w:proofErr w:type="spellStart"/>
      <w:r w:rsidRPr="00A360E6">
        <w:rPr>
          <w:rStyle w:val="Textoennegrita"/>
          <w:rFonts w:ascii="Times New Roman" w:hAnsi="Times New Roman" w:cs="Times New Roman"/>
          <w:b w:val="0"/>
          <w:i/>
          <w:color w:val="auto"/>
          <w:sz w:val="22"/>
          <w:shd w:val="clear" w:color="auto" w:fill="FFFFFF"/>
          <w:lang w:val="es-CO"/>
        </w:rPr>
        <w:t>seplasma</w:t>
      </w:r>
      <w:proofErr w:type="spellEnd"/>
      <w:r w:rsidRPr="00A360E6">
        <w:rPr>
          <w:rStyle w:val="Textoennegrita"/>
          <w:rFonts w:ascii="Times New Roman" w:hAnsi="Times New Roman" w:cs="Times New Roman"/>
          <w:b w:val="0"/>
          <w:i/>
          <w:color w:val="auto"/>
          <w:sz w:val="22"/>
          <w:shd w:val="clear" w:color="auto" w:fill="FFFFFF"/>
          <w:lang w:val="es-CO"/>
        </w:rPr>
        <w:t xml:space="preserve"> la realidad de este 6.3% de la población colombiana y a través de la cual se busca</w:t>
      </w:r>
      <w:r w:rsidR="004B186E">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 xml:space="preserve">asegurar el goce pleno de los derechos y el cumplimiento de los deberes de las </w:t>
      </w:r>
      <w:proofErr w:type="spellStart"/>
      <w:r w:rsidRPr="00A360E6">
        <w:rPr>
          <w:rStyle w:val="Textoennegrita"/>
          <w:rFonts w:ascii="Times New Roman" w:hAnsi="Times New Roman" w:cs="Times New Roman"/>
          <w:b w:val="0"/>
          <w:i/>
          <w:color w:val="auto"/>
          <w:sz w:val="22"/>
          <w:shd w:val="clear" w:color="auto" w:fill="FFFFFF"/>
          <w:lang w:val="es-CO"/>
        </w:rPr>
        <w:t>personascon</w:t>
      </w:r>
      <w:proofErr w:type="spellEnd"/>
      <w:r w:rsidRPr="00A360E6">
        <w:rPr>
          <w:rStyle w:val="Textoennegrita"/>
          <w:rFonts w:ascii="Times New Roman" w:hAnsi="Times New Roman" w:cs="Times New Roman"/>
          <w:b w:val="0"/>
          <w:i/>
          <w:color w:val="auto"/>
          <w:sz w:val="22"/>
          <w:shd w:val="clear" w:color="auto" w:fill="FFFFFF"/>
          <w:lang w:val="es-CO"/>
        </w:rPr>
        <w:t xml:space="preserve"> discapacidad, sus familias y cuidadores.</w:t>
      </w:r>
    </w:p>
    <w:p w14:paraId="632ED4E0" w14:textId="77777777" w:rsidR="00A360E6" w:rsidRPr="00A360E6" w:rsidRDefault="00A360E6" w:rsidP="00A360E6">
      <w:pPr>
        <w:spacing w:line="360" w:lineRule="auto"/>
        <w:jc w:val="both"/>
        <w:rPr>
          <w:rStyle w:val="Textoennegrita"/>
          <w:rFonts w:ascii="Times New Roman" w:hAnsi="Times New Roman" w:cs="Times New Roman"/>
          <w:b w:val="0"/>
          <w:i/>
          <w:color w:val="auto"/>
          <w:sz w:val="22"/>
          <w:shd w:val="clear" w:color="auto" w:fill="FFFFFF"/>
          <w:lang w:val="es-CO"/>
        </w:rPr>
      </w:pPr>
    </w:p>
    <w:p w14:paraId="0C22F5BB" w14:textId="59E6AAB1" w:rsidR="00A360E6" w:rsidRPr="00A360E6" w:rsidRDefault="00A360E6" w:rsidP="00A360E6">
      <w:pPr>
        <w:spacing w:line="360" w:lineRule="auto"/>
        <w:jc w:val="both"/>
        <w:rPr>
          <w:rStyle w:val="Textoennegrita"/>
          <w:rFonts w:ascii="Times New Roman" w:hAnsi="Times New Roman" w:cs="Times New Roman"/>
          <w:b w:val="0"/>
          <w:i/>
          <w:color w:val="auto"/>
          <w:sz w:val="22"/>
          <w:shd w:val="clear" w:color="auto" w:fill="FFFFFF"/>
          <w:lang w:val="es-CO"/>
        </w:rPr>
      </w:pPr>
      <w:r w:rsidRPr="00A360E6">
        <w:rPr>
          <w:rStyle w:val="Textoennegrita"/>
          <w:rFonts w:ascii="Times New Roman" w:hAnsi="Times New Roman" w:cs="Times New Roman"/>
          <w:b w:val="0"/>
          <w:i/>
          <w:color w:val="auto"/>
          <w:sz w:val="22"/>
          <w:shd w:val="clear" w:color="auto" w:fill="FFFFFF"/>
          <w:lang w:val="es-CO"/>
        </w:rPr>
        <w:t>La Política Pública, más que un documento es un acuerdo de la sociedad colombiana que</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se encuentra comprometida con la inclusión plena de sus ciudadanos con discapacidad.</w:t>
      </w:r>
    </w:p>
    <w:p w14:paraId="677DF980" w14:textId="77777777" w:rsidR="003642A1" w:rsidRDefault="003642A1" w:rsidP="003642A1">
      <w:pPr>
        <w:spacing w:line="360" w:lineRule="auto"/>
        <w:jc w:val="both"/>
        <w:rPr>
          <w:rStyle w:val="Textoennegrita"/>
          <w:rFonts w:ascii="Times New Roman" w:hAnsi="Times New Roman" w:cs="Times New Roman"/>
          <w:b w:val="0"/>
          <w:i/>
          <w:color w:val="auto"/>
          <w:sz w:val="22"/>
          <w:shd w:val="clear" w:color="auto" w:fill="FFFFFF"/>
          <w:lang w:val="es-CO"/>
        </w:rPr>
      </w:pPr>
    </w:p>
    <w:p w14:paraId="236EFE67" w14:textId="52782DB2" w:rsidR="003642A1" w:rsidRDefault="00A360E6" w:rsidP="003642A1">
      <w:pPr>
        <w:spacing w:line="360" w:lineRule="auto"/>
        <w:jc w:val="both"/>
        <w:rPr>
          <w:rStyle w:val="Textoennegrita"/>
          <w:rFonts w:ascii="Times New Roman" w:hAnsi="Times New Roman" w:cs="Times New Roman"/>
          <w:b w:val="0"/>
          <w:i/>
          <w:color w:val="auto"/>
          <w:sz w:val="22"/>
          <w:shd w:val="clear" w:color="auto" w:fill="FFFFFF"/>
          <w:lang w:val="es-CO"/>
        </w:rPr>
      </w:pPr>
      <w:r w:rsidRPr="00A360E6">
        <w:rPr>
          <w:rStyle w:val="Textoennegrita"/>
          <w:rFonts w:ascii="Times New Roman" w:hAnsi="Times New Roman" w:cs="Times New Roman"/>
          <w:b w:val="0"/>
          <w:i/>
          <w:color w:val="auto"/>
          <w:sz w:val="22"/>
          <w:shd w:val="clear" w:color="auto" w:fill="FFFFFF"/>
          <w:lang w:val="es-CO"/>
        </w:rPr>
        <w:t>Ha sido diseñada desde la concertación, dando cabida a las opiniones y propuestas</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surgidas de los diferentes sectores del Estado, la academia, la sociedad civil y las propias</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personas con discapacidad como protagonistas activos del proceso. Ella –la Política</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lastRenderedPageBreak/>
        <w:t>Pública- incluye a los actores del todos los niveles del Sistema Nacional de Discapacidad</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y se convierte en una guía que orienta la ruta por la cual se deben dirigir las acciones en</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materia de inclusión social de las personas con discapacidad, que se implementan en el</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nivel nacional y en los territorios. Precisamente, la mayor apuesta de esta Política Pública</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está en los territorios, pues es en ellos donde cada compromiso de Política Pública toma</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cuerpo e impacta la cotidianidad de los más de dos millones y medio de hombres, mujeres</w:t>
      </w:r>
      <w:r>
        <w:rPr>
          <w:rStyle w:val="Textoennegrita"/>
          <w:rFonts w:ascii="Times New Roman" w:hAnsi="Times New Roman" w:cs="Times New Roman"/>
          <w:b w:val="0"/>
          <w:i/>
          <w:color w:val="auto"/>
          <w:sz w:val="22"/>
          <w:shd w:val="clear" w:color="auto" w:fill="FFFFFF"/>
          <w:lang w:val="es-CO"/>
        </w:rPr>
        <w:t xml:space="preserve"> </w:t>
      </w:r>
      <w:r w:rsidRPr="00A360E6">
        <w:rPr>
          <w:rStyle w:val="Textoennegrita"/>
          <w:rFonts w:ascii="Times New Roman" w:hAnsi="Times New Roman" w:cs="Times New Roman"/>
          <w:b w:val="0"/>
          <w:i/>
          <w:color w:val="auto"/>
          <w:sz w:val="22"/>
          <w:shd w:val="clear" w:color="auto" w:fill="FFFFFF"/>
          <w:lang w:val="es-CO"/>
        </w:rPr>
        <w:t>y niños con discapacidad que habitan en Colombia.</w:t>
      </w:r>
      <w:r w:rsidR="00497A91">
        <w:rPr>
          <w:rStyle w:val="Textoennegrita"/>
          <w:rFonts w:ascii="Times New Roman" w:hAnsi="Times New Roman" w:cs="Times New Roman"/>
          <w:b w:val="0"/>
          <w:i/>
          <w:color w:val="auto"/>
          <w:sz w:val="22"/>
          <w:shd w:val="clear" w:color="auto" w:fill="FFFFFF"/>
          <w:lang w:val="es-CO"/>
        </w:rPr>
        <w:t xml:space="preserve"> </w:t>
      </w:r>
    </w:p>
    <w:p w14:paraId="0F7E0193" w14:textId="45D4482B" w:rsidR="00A360E6" w:rsidRPr="00A360E6" w:rsidRDefault="00497A91" w:rsidP="003642A1">
      <w:pPr>
        <w:spacing w:line="360" w:lineRule="auto"/>
        <w:jc w:val="both"/>
        <w:rPr>
          <w:rStyle w:val="Textoennegrita"/>
          <w:rFonts w:ascii="Times New Roman" w:hAnsi="Times New Roman" w:cs="Times New Roman"/>
          <w:b w:val="0"/>
          <w:i/>
          <w:color w:val="auto"/>
          <w:sz w:val="22"/>
          <w:shd w:val="clear" w:color="auto" w:fill="FFFFFF"/>
          <w:lang w:val="es-CO"/>
        </w:rPr>
      </w:pPr>
      <w:r w:rsidRPr="00497A91">
        <w:rPr>
          <w:rStyle w:val="Textoennegrita"/>
          <w:rFonts w:ascii="Times New Roman" w:hAnsi="Times New Roman" w:cs="Times New Roman"/>
          <w:b w:val="0"/>
          <w:i/>
          <w:color w:val="auto"/>
          <w:sz w:val="22"/>
          <w:shd w:val="clear" w:color="auto" w:fill="FFFFFF"/>
          <w:lang w:val="es-CO"/>
        </w:rPr>
        <w:t>https://www.minsalud.gov.co/sites/rid/Lists/BibliotecaDigital/RIDE/DE/PS/politica-</w:t>
      </w:r>
      <w:r w:rsidR="00656CB4">
        <w:rPr>
          <w:rStyle w:val="Textoennegrita"/>
          <w:rFonts w:ascii="Times New Roman" w:hAnsi="Times New Roman" w:cs="Times New Roman"/>
          <w:b w:val="0"/>
          <w:i/>
          <w:color w:val="auto"/>
          <w:sz w:val="22"/>
          <w:shd w:val="clear" w:color="auto" w:fill="FFFFFF"/>
          <w:lang w:val="es-CO"/>
        </w:rPr>
        <w:t>p</w:t>
      </w:r>
      <w:r w:rsidRPr="00497A91">
        <w:rPr>
          <w:rStyle w:val="Textoennegrita"/>
          <w:rFonts w:ascii="Times New Roman" w:hAnsi="Times New Roman" w:cs="Times New Roman"/>
          <w:b w:val="0"/>
          <w:i/>
          <w:color w:val="auto"/>
          <w:sz w:val="22"/>
          <w:shd w:val="clear" w:color="auto" w:fill="FFFFFF"/>
          <w:lang w:val="es-CO"/>
        </w:rPr>
        <w:t>ublica-discapacidad.pdf</w:t>
      </w:r>
    </w:p>
    <w:p w14:paraId="44AE32AF" w14:textId="31BC1082" w:rsidR="00A360E6" w:rsidRDefault="00A360E6"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01237551" w14:textId="29D3213D" w:rsidR="00694473" w:rsidRPr="00331603" w:rsidRDefault="00694473" w:rsidP="00331603">
      <w:pPr>
        <w:pStyle w:val="Prrafodelista"/>
        <w:numPr>
          <w:ilvl w:val="1"/>
          <w:numId w:val="57"/>
        </w:numPr>
        <w:spacing w:line="360" w:lineRule="auto"/>
        <w:ind w:left="709" w:hanging="1135"/>
        <w:jc w:val="both"/>
        <w:rPr>
          <w:rStyle w:val="Textoennegrita"/>
          <w:rFonts w:ascii="Times New Roman" w:hAnsi="Times New Roman" w:cs="Times New Roman"/>
          <w:i/>
          <w:color w:val="auto"/>
          <w:sz w:val="22"/>
          <w:shd w:val="clear" w:color="auto" w:fill="FFFFFF"/>
          <w:lang w:val="es-CO"/>
        </w:rPr>
      </w:pPr>
      <w:r w:rsidRPr="00331603">
        <w:rPr>
          <w:rStyle w:val="Textoennegrita"/>
          <w:rFonts w:ascii="Times New Roman" w:hAnsi="Times New Roman" w:cs="Times New Roman"/>
          <w:i/>
          <w:color w:val="auto"/>
          <w:sz w:val="22"/>
          <w:shd w:val="clear" w:color="auto" w:fill="FFFFFF"/>
          <w:lang w:val="es-CO"/>
        </w:rPr>
        <w:t xml:space="preserve">POLÍTICAS DE CALIDAD EDUCATIVA. </w:t>
      </w:r>
    </w:p>
    <w:p w14:paraId="48584D69" w14:textId="77777777" w:rsidR="00694473" w:rsidRPr="00CA7A57" w:rsidRDefault="00694473" w:rsidP="009012D8">
      <w:pPr>
        <w:spacing w:line="360" w:lineRule="auto"/>
        <w:jc w:val="both"/>
        <w:rPr>
          <w:rStyle w:val="Textoennegrita"/>
          <w:rFonts w:ascii="Times New Roman" w:hAnsi="Times New Roman" w:cs="Times New Roman"/>
          <w:b w:val="0"/>
          <w:i/>
          <w:color w:val="auto"/>
          <w:sz w:val="22"/>
          <w:shd w:val="clear" w:color="auto" w:fill="FFFFFF"/>
          <w:lang w:val="es-CO"/>
        </w:rPr>
      </w:pPr>
    </w:p>
    <w:p w14:paraId="7E9E9CB1" w14:textId="77777777"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Para el cumplimiento de la misión y el alcance de la visión, la Institución Educativa Sidón  llevara a cabo las siguientes políticas:</w:t>
      </w:r>
    </w:p>
    <w:p w14:paraId="3FF45B16" w14:textId="314AAA9D"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 xml:space="preserve">El desarrollo del currículo que fomente estrategias pedagógicas propiciadoras de una formación en valores, formación de un pensamiento comprensivo y creativo. </w:t>
      </w:r>
    </w:p>
    <w:p w14:paraId="1C5744A5" w14:textId="06B74A5C"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 xml:space="preserve">La retroalimentación constante de su currículo, flexible y pertinente a su entorno local y regional en interacción con todos los tipos, modalidades y niveles de formación. </w:t>
      </w:r>
    </w:p>
    <w:p w14:paraId="5AF125C3" w14:textId="1B5FD51E"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 xml:space="preserve">El desarrollo del espíritu científico a través del diseño y ejecución de proyectos de investigación formativa. </w:t>
      </w:r>
    </w:p>
    <w:p w14:paraId="7042900A" w14:textId="27FFEFCF"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 xml:space="preserve">La implementación de criterios, estrategias, técnicas y prácticas evaluativas que faciliten el conocimiento personal, el autoaprendizaje, la autoformación y la toma de decisiones concertadas.  </w:t>
      </w:r>
    </w:p>
    <w:p w14:paraId="449CC68B" w14:textId="1F596142"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Incentivar en el estudiante un cambio de mentalidad hacia la educación, como base de su proyecto de vida y el mejoramiento de su comunidad.</w:t>
      </w:r>
    </w:p>
    <w:p w14:paraId="4D79A686" w14:textId="30E76037"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Fomentar en los docentes la apropiación de las competencias personales y académicas de sus estudiantes.</w:t>
      </w:r>
    </w:p>
    <w:p w14:paraId="4EF64F53" w14:textId="3CDF3290"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Concientizar a los padres de familia sobre la importancia de su acompañamiento en el proceso de formación de sus hijos, tanto en el hogar como en el colegio.</w:t>
      </w:r>
    </w:p>
    <w:p w14:paraId="5A4E0B87" w14:textId="03CF3C7A"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Tener como punto de referencia las pruebas externas  con miras a mejorar las políticas educativas.</w:t>
      </w:r>
    </w:p>
    <w:p w14:paraId="7F1D14DA" w14:textId="0FC16E1A"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t xml:space="preserve">Darle un sentido de apropiación a los entes territoriales de la necesidad de contar con un plantel educativo institucionalizado. </w:t>
      </w:r>
    </w:p>
    <w:p w14:paraId="19B5F518" w14:textId="0A08352C" w:rsidR="00694473" w:rsidRPr="00032736" w:rsidRDefault="00694473" w:rsidP="00BD6EE7">
      <w:pPr>
        <w:pStyle w:val="Prrafodelista"/>
        <w:numPr>
          <w:ilvl w:val="0"/>
          <w:numId w:val="58"/>
        </w:numPr>
        <w:spacing w:line="360" w:lineRule="auto"/>
        <w:ind w:left="360"/>
        <w:jc w:val="both"/>
        <w:rPr>
          <w:rStyle w:val="Textoennegrita"/>
          <w:rFonts w:ascii="Times New Roman" w:hAnsi="Times New Roman" w:cs="Times New Roman"/>
          <w:b w:val="0"/>
          <w:i/>
          <w:color w:val="auto"/>
          <w:sz w:val="22"/>
          <w:shd w:val="clear" w:color="auto" w:fill="FFFFFF"/>
          <w:lang w:val="es-CO"/>
        </w:rPr>
      </w:pPr>
      <w:r w:rsidRPr="00032736">
        <w:rPr>
          <w:rStyle w:val="Textoennegrita"/>
          <w:rFonts w:ascii="Times New Roman" w:hAnsi="Times New Roman" w:cs="Times New Roman"/>
          <w:b w:val="0"/>
          <w:i/>
          <w:color w:val="auto"/>
          <w:sz w:val="22"/>
          <w:shd w:val="clear" w:color="auto" w:fill="FFFFFF"/>
          <w:lang w:val="es-CO"/>
        </w:rPr>
        <w:lastRenderedPageBreak/>
        <w:t>generar espacios de sana convivencia entre los diferentes actores que integran la comunidad educativa.</w:t>
      </w:r>
    </w:p>
    <w:p w14:paraId="2570FD72" w14:textId="77777777" w:rsidR="00331603" w:rsidRDefault="00331603">
      <w:pPr>
        <w:spacing w:after="160" w:line="259" w:lineRule="auto"/>
        <w:ind w:left="0" w:firstLine="0"/>
        <w:rPr>
          <w:rFonts w:ascii="Times New Roman" w:hAnsi="Times New Roman" w:cs="Times New Roman"/>
          <w:b/>
          <w:i/>
          <w:sz w:val="28"/>
          <w:szCs w:val="28"/>
        </w:rPr>
      </w:pPr>
      <w:r>
        <w:rPr>
          <w:rFonts w:ascii="Times New Roman" w:hAnsi="Times New Roman" w:cs="Times New Roman"/>
          <w:b/>
          <w:i/>
          <w:sz w:val="28"/>
          <w:szCs w:val="28"/>
        </w:rPr>
        <w:br w:type="page"/>
      </w:r>
    </w:p>
    <w:p w14:paraId="58C1DD74" w14:textId="5AC73D4E" w:rsidR="0086740C" w:rsidRPr="00331603" w:rsidRDefault="00EE6326" w:rsidP="0098785F">
      <w:pPr>
        <w:pStyle w:val="Prrafodelista"/>
        <w:numPr>
          <w:ilvl w:val="0"/>
          <w:numId w:val="55"/>
        </w:numPr>
        <w:spacing w:line="360" w:lineRule="auto"/>
        <w:jc w:val="center"/>
        <w:rPr>
          <w:rFonts w:ascii="Times New Roman" w:hAnsi="Times New Roman" w:cs="Times New Roman"/>
          <w:b/>
          <w:i/>
          <w:sz w:val="28"/>
          <w:szCs w:val="28"/>
        </w:rPr>
      </w:pPr>
      <w:r>
        <w:rPr>
          <w:rFonts w:ascii="Times New Roman" w:hAnsi="Times New Roman" w:cs="Times New Roman"/>
          <w:b/>
          <w:i/>
          <w:sz w:val="28"/>
          <w:szCs w:val="28"/>
        </w:rPr>
        <w:lastRenderedPageBreak/>
        <w:t>CARACTERIZACION INSTITUCIONAL</w:t>
      </w:r>
    </w:p>
    <w:p w14:paraId="60E81389" w14:textId="77777777" w:rsidR="007E2A07" w:rsidRPr="00CA7A57" w:rsidRDefault="007E2A07" w:rsidP="009012D8">
      <w:pPr>
        <w:spacing w:line="360" w:lineRule="auto"/>
        <w:jc w:val="both"/>
        <w:rPr>
          <w:rFonts w:ascii="Times New Roman" w:hAnsi="Times New Roman" w:cs="Times New Roman"/>
          <w:i/>
          <w:lang w:val="es-CO"/>
        </w:rPr>
      </w:pPr>
    </w:p>
    <w:p w14:paraId="7080C037" w14:textId="3F2B6087" w:rsidR="00AC1515" w:rsidRPr="00331603" w:rsidRDefault="00672C1F" w:rsidP="009012D8">
      <w:pPr>
        <w:spacing w:line="360" w:lineRule="auto"/>
        <w:jc w:val="both"/>
        <w:rPr>
          <w:rFonts w:ascii="Times New Roman" w:hAnsi="Times New Roman" w:cs="Times New Roman"/>
          <w:b/>
          <w:i/>
          <w:sz w:val="26"/>
          <w:szCs w:val="26"/>
          <w:lang w:val="es-CO"/>
        </w:rPr>
      </w:pPr>
      <w:r w:rsidRPr="00331603">
        <w:rPr>
          <w:rFonts w:ascii="Times New Roman" w:hAnsi="Times New Roman" w:cs="Times New Roman"/>
          <w:b/>
          <w:i/>
          <w:sz w:val="26"/>
          <w:szCs w:val="26"/>
          <w:lang w:val="es-CO"/>
        </w:rPr>
        <w:t>3</w:t>
      </w:r>
      <w:r w:rsidR="00AC1515" w:rsidRPr="00331603">
        <w:rPr>
          <w:rFonts w:ascii="Times New Roman" w:hAnsi="Times New Roman" w:cs="Times New Roman"/>
          <w:b/>
          <w:i/>
          <w:sz w:val="26"/>
          <w:szCs w:val="26"/>
          <w:lang w:val="es-CO"/>
        </w:rPr>
        <w:t xml:space="preserve">.1. </w:t>
      </w:r>
      <w:r w:rsidR="00AC1515" w:rsidRPr="00331603">
        <w:rPr>
          <w:rFonts w:ascii="Times New Roman" w:hAnsi="Times New Roman" w:cs="Times New Roman"/>
          <w:b/>
          <w:i/>
          <w:sz w:val="26"/>
          <w:szCs w:val="26"/>
          <w:lang w:val="es-CO"/>
        </w:rPr>
        <w:tab/>
        <w:t>CONTEXTO GEOGRAFICO</w:t>
      </w:r>
      <w:r w:rsidR="0089070C" w:rsidRPr="00331603">
        <w:rPr>
          <w:rFonts w:ascii="Times New Roman" w:hAnsi="Times New Roman" w:cs="Times New Roman"/>
          <w:b/>
          <w:i/>
          <w:sz w:val="26"/>
          <w:szCs w:val="26"/>
          <w:lang w:val="es-CO"/>
        </w:rPr>
        <w:t xml:space="preserve"> –DELIMITACION ESPACIAL</w:t>
      </w:r>
    </w:p>
    <w:p w14:paraId="165B048E" w14:textId="77777777" w:rsidR="00AC1515" w:rsidRPr="00CA7A57" w:rsidRDefault="00AC1515" w:rsidP="009012D8">
      <w:pPr>
        <w:spacing w:line="360" w:lineRule="auto"/>
        <w:jc w:val="both"/>
        <w:rPr>
          <w:rFonts w:ascii="Times New Roman" w:hAnsi="Times New Roman" w:cs="Times New Roman"/>
          <w:i/>
          <w:lang w:val="es-CO"/>
        </w:rPr>
      </w:pPr>
    </w:p>
    <w:p w14:paraId="3CCA77C1"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Los datos que aparecen del Departamento de Nariño son tomados del Instituto Colombiano AGUSTIN CODAZZI.</w:t>
      </w:r>
    </w:p>
    <w:p w14:paraId="3E60FB7C" w14:textId="77777777" w:rsidR="00AC1515" w:rsidRPr="00CA7A57" w:rsidRDefault="00AC1515" w:rsidP="009012D8">
      <w:pPr>
        <w:spacing w:line="360" w:lineRule="auto"/>
        <w:jc w:val="both"/>
        <w:rPr>
          <w:rFonts w:ascii="Times New Roman" w:hAnsi="Times New Roman" w:cs="Times New Roman"/>
          <w:i/>
          <w:lang w:val="es-CO"/>
        </w:rPr>
      </w:pPr>
    </w:p>
    <w:p w14:paraId="299C8BC1"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El Departamento de Nariño está  ubicado en la parte Sur occidente de Colombia a 980 Km. de la capital Bogotá, con una extensión de 33.268 km2 lo que representa el 2.9 % del territorio Nacional; sus límites son por el Norte con el Departamento del Cauca por el Este con el Departamento del putumayo por el Sur con el Ecuador y por el Oeste con el Océano Pacifico. Está dividido en 64 Municipios 230 Corregimientos 416 Inspecciones de policía, así como numerosos caseríos y sitios poblados.</w:t>
      </w:r>
    </w:p>
    <w:p w14:paraId="75AA3E6E" w14:textId="77777777" w:rsidR="00AC1515" w:rsidRPr="00CA7A57" w:rsidRDefault="00AC1515" w:rsidP="009012D8">
      <w:pPr>
        <w:spacing w:line="360" w:lineRule="auto"/>
        <w:jc w:val="both"/>
        <w:rPr>
          <w:rFonts w:ascii="Times New Roman" w:hAnsi="Times New Roman" w:cs="Times New Roman"/>
          <w:i/>
          <w:lang w:val="es-CO"/>
        </w:rPr>
      </w:pPr>
    </w:p>
    <w:p w14:paraId="1F2A0191"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territorio de Nariño se distingue por tener un relieve quebrado en su topografía correspondiente a la llanura del Pacifico región Andina y vertiente Amazónico, que se caracteriza por tener diferentes climas y bosques húmedos; en él se forma el macizo Colombiano donde nacen las tres grandes cordilleras, se destacan los volcanes como el </w:t>
      </w:r>
      <w:proofErr w:type="spellStart"/>
      <w:r w:rsidRPr="00CA7A57">
        <w:rPr>
          <w:rFonts w:ascii="Times New Roman" w:hAnsi="Times New Roman" w:cs="Times New Roman"/>
          <w:i/>
          <w:lang w:val="es-CO"/>
        </w:rPr>
        <w:t>Cumbal</w:t>
      </w:r>
      <w:proofErr w:type="spellEnd"/>
      <w:r w:rsidRPr="00CA7A57">
        <w:rPr>
          <w:rFonts w:ascii="Times New Roman" w:hAnsi="Times New Roman" w:cs="Times New Roman"/>
          <w:i/>
          <w:lang w:val="es-CO"/>
        </w:rPr>
        <w:t xml:space="preserve">. </w:t>
      </w:r>
      <w:proofErr w:type="spellStart"/>
      <w:r w:rsidRPr="00CA7A57">
        <w:rPr>
          <w:rFonts w:ascii="Times New Roman" w:hAnsi="Times New Roman" w:cs="Times New Roman"/>
          <w:i/>
          <w:lang w:val="es-CO"/>
        </w:rPr>
        <w:t>Azufral</w:t>
      </w:r>
      <w:proofErr w:type="spellEnd"/>
      <w:r w:rsidRPr="00CA7A57">
        <w:rPr>
          <w:rFonts w:ascii="Times New Roman" w:hAnsi="Times New Roman" w:cs="Times New Roman"/>
          <w:i/>
          <w:lang w:val="es-CO"/>
        </w:rPr>
        <w:t>, Chiles Galeras y Doña Juana.</w:t>
      </w:r>
    </w:p>
    <w:p w14:paraId="298AD80A" w14:textId="77777777" w:rsidR="00AC1515" w:rsidRPr="00CA7A57" w:rsidRDefault="00AC1515" w:rsidP="009012D8">
      <w:pPr>
        <w:spacing w:line="360" w:lineRule="auto"/>
        <w:jc w:val="both"/>
        <w:rPr>
          <w:rFonts w:ascii="Times New Roman" w:hAnsi="Times New Roman" w:cs="Times New Roman"/>
          <w:i/>
          <w:lang w:val="es-CO"/>
        </w:rPr>
      </w:pPr>
    </w:p>
    <w:p w14:paraId="4E8ED298"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En cuanto a su hidrografía el Departamento de Nariño está constituido por dos vertientes: la del Pacifico  que comprende los ríos Patía, Mira, </w:t>
      </w:r>
      <w:proofErr w:type="spellStart"/>
      <w:r w:rsidRPr="00CA7A57">
        <w:rPr>
          <w:rFonts w:ascii="Times New Roman" w:hAnsi="Times New Roman" w:cs="Times New Roman"/>
          <w:i/>
          <w:lang w:val="es-CO"/>
        </w:rPr>
        <w:t>Guáitara</w:t>
      </w:r>
      <w:proofErr w:type="spellEnd"/>
      <w:r w:rsidRPr="00CA7A57">
        <w:rPr>
          <w:rFonts w:ascii="Times New Roman" w:hAnsi="Times New Roman" w:cs="Times New Roman"/>
          <w:i/>
          <w:lang w:val="es-CO"/>
        </w:rPr>
        <w:t xml:space="preserve">, Mayo, </w:t>
      </w:r>
      <w:proofErr w:type="spellStart"/>
      <w:r w:rsidRPr="00CA7A57">
        <w:rPr>
          <w:rFonts w:ascii="Times New Roman" w:hAnsi="Times New Roman" w:cs="Times New Roman"/>
          <w:i/>
          <w:lang w:val="es-CO"/>
        </w:rPr>
        <w:t>Juanambú</w:t>
      </w:r>
      <w:proofErr w:type="spellEnd"/>
      <w:r w:rsidRPr="00CA7A57">
        <w:rPr>
          <w:rFonts w:ascii="Times New Roman" w:hAnsi="Times New Roman" w:cs="Times New Roman"/>
          <w:i/>
          <w:lang w:val="es-CO"/>
        </w:rPr>
        <w:t xml:space="preserve">, Pasto, </w:t>
      </w:r>
      <w:proofErr w:type="spellStart"/>
      <w:r w:rsidRPr="00CA7A57">
        <w:rPr>
          <w:rFonts w:ascii="Times New Roman" w:hAnsi="Times New Roman" w:cs="Times New Roman"/>
          <w:i/>
          <w:lang w:val="es-CO"/>
        </w:rPr>
        <w:t>Iscuandé</w:t>
      </w:r>
      <w:proofErr w:type="spellEnd"/>
      <w:r w:rsidRPr="00CA7A57">
        <w:rPr>
          <w:rFonts w:ascii="Times New Roman" w:hAnsi="Times New Roman" w:cs="Times New Roman"/>
          <w:i/>
          <w:lang w:val="es-CO"/>
        </w:rPr>
        <w:t xml:space="preserve"> y </w:t>
      </w:r>
      <w:proofErr w:type="spellStart"/>
      <w:r w:rsidRPr="00CA7A57">
        <w:rPr>
          <w:rFonts w:ascii="Times New Roman" w:hAnsi="Times New Roman" w:cs="Times New Roman"/>
          <w:i/>
          <w:lang w:val="es-CO"/>
        </w:rPr>
        <w:t>Mataje</w:t>
      </w:r>
      <w:proofErr w:type="spellEnd"/>
      <w:r w:rsidRPr="00CA7A57">
        <w:rPr>
          <w:rFonts w:ascii="Times New Roman" w:hAnsi="Times New Roman" w:cs="Times New Roman"/>
          <w:i/>
          <w:lang w:val="es-CO"/>
        </w:rPr>
        <w:t>.</w:t>
      </w:r>
    </w:p>
    <w:p w14:paraId="5831FEB0" w14:textId="77777777" w:rsidR="00AC1515" w:rsidRPr="00CA7A57" w:rsidRDefault="00AC1515" w:rsidP="009012D8">
      <w:pPr>
        <w:spacing w:line="360" w:lineRule="auto"/>
        <w:jc w:val="both"/>
        <w:rPr>
          <w:rFonts w:ascii="Times New Roman" w:hAnsi="Times New Roman" w:cs="Times New Roman"/>
          <w:i/>
          <w:lang w:val="es-CO"/>
        </w:rPr>
      </w:pPr>
    </w:p>
    <w:p w14:paraId="11048E3E"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vertiente del Atlántico formada por los ríos: </w:t>
      </w:r>
      <w:proofErr w:type="spellStart"/>
      <w:r w:rsidRPr="00CA7A57">
        <w:rPr>
          <w:rFonts w:ascii="Times New Roman" w:hAnsi="Times New Roman" w:cs="Times New Roman"/>
          <w:i/>
          <w:lang w:val="es-CO"/>
        </w:rPr>
        <w:t>Guamuéz</w:t>
      </w:r>
      <w:proofErr w:type="spellEnd"/>
      <w:r w:rsidRPr="00CA7A57">
        <w:rPr>
          <w:rFonts w:ascii="Times New Roman" w:hAnsi="Times New Roman" w:cs="Times New Roman"/>
          <w:i/>
          <w:lang w:val="es-CO"/>
        </w:rPr>
        <w:t xml:space="preserve">, </w:t>
      </w:r>
      <w:proofErr w:type="spellStart"/>
      <w:r w:rsidRPr="00CA7A57">
        <w:rPr>
          <w:rFonts w:ascii="Times New Roman" w:hAnsi="Times New Roman" w:cs="Times New Roman"/>
          <w:i/>
          <w:lang w:val="es-CO"/>
        </w:rPr>
        <w:t>Churuyaco</w:t>
      </w:r>
      <w:proofErr w:type="spellEnd"/>
      <w:r w:rsidRPr="00CA7A57">
        <w:rPr>
          <w:rFonts w:ascii="Times New Roman" w:hAnsi="Times New Roman" w:cs="Times New Roman"/>
          <w:i/>
          <w:lang w:val="es-CO"/>
        </w:rPr>
        <w:t xml:space="preserve">, San Miguel, </w:t>
      </w:r>
      <w:proofErr w:type="spellStart"/>
      <w:r w:rsidRPr="00CA7A57">
        <w:rPr>
          <w:rFonts w:ascii="Times New Roman" w:hAnsi="Times New Roman" w:cs="Times New Roman"/>
          <w:i/>
          <w:lang w:val="es-CO"/>
        </w:rPr>
        <w:t>Patascoy</w:t>
      </w:r>
      <w:proofErr w:type="spellEnd"/>
      <w:r w:rsidRPr="00CA7A57">
        <w:rPr>
          <w:rFonts w:ascii="Times New Roman" w:hAnsi="Times New Roman" w:cs="Times New Roman"/>
          <w:i/>
          <w:lang w:val="es-CO"/>
        </w:rPr>
        <w:t>, Afiladores y Lora.</w:t>
      </w:r>
    </w:p>
    <w:p w14:paraId="76D18E00" w14:textId="77777777" w:rsidR="00AC1515" w:rsidRPr="00CA7A57" w:rsidRDefault="00AC1515" w:rsidP="009012D8">
      <w:pPr>
        <w:spacing w:line="360" w:lineRule="auto"/>
        <w:jc w:val="both"/>
        <w:rPr>
          <w:rFonts w:ascii="Times New Roman" w:hAnsi="Times New Roman" w:cs="Times New Roman"/>
          <w:i/>
          <w:lang w:val="es-CO"/>
        </w:rPr>
      </w:pPr>
    </w:p>
    <w:p w14:paraId="6041A004"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Su relieve permite que el Departamento de Nariño disfrute de los siguientes climas: cálido, templado, frío, páramo y del casquete glacial; su precipitación anual varía desde loa 1.000 a 4.000 ml por año dependiendo de la región.</w:t>
      </w:r>
    </w:p>
    <w:p w14:paraId="50A4A9C5" w14:textId="77777777" w:rsidR="00AC1515" w:rsidRPr="00CA7A57" w:rsidRDefault="00AC1515" w:rsidP="009012D8">
      <w:pPr>
        <w:spacing w:line="360" w:lineRule="auto"/>
        <w:jc w:val="both"/>
        <w:rPr>
          <w:rFonts w:ascii="Times New Roman" w:hAnsi="Times New Roman" w:cs="Times New Roman"/>
          <w:i/>
          <w:lang w:val="es-CO"/>
        </w:rPr>
      </w:pPr>
    </w:p>
    <w:p w14:paraId="5811CF1E"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Su economía se basa en la prestación de servicios bancarios, comercial, y de transporte; le sigue las actividades agropecuarias en la que se destaca la papa, hortalizas, trigo, fríjol, cebada, la ganadería es vacuna con fines lecheros, también existen ovinos curíes algunos ingresos dependen de la explotación forestal y de la pesca y otros ingresos dependen de otras actividades varias como el turismo, la cultura y el arte. Sus sitios turísticos más destacados son: El Santuario de la Lajas , La Laguna de la Cocha, La isla de la Corota, La Laguna del </w:t>
      </w:r>
      <w:proofErr w:type="spellStart"/>
      <w:r w:rsidRPr="00CA7A57">
        <w:rPr>
          <w:rFonts w:ascii="Times New Roman" w:hAnsi="Times New Roman" w:cs="Times New Roman"/>
          <w:i/>
          <w:lang w:val="es-CO"/>
        </w:rPr>
        <w:t>Cumbal</w:t>
      </w:r>
      <w:proofErr w:type="spellEnd"/>
      <w:r w:rsidRPr="00CA7A57">
        <w:rPr>
          <w:rFonts w:ascii="Times New Roman" w:hAnsi="Times New Roman" w:cs="Times New Roman"/>
          <w:i/>
          <w:lang w:val="es-CO"/>
        </w:rPr>
        <w:t xml:space="preserve"> , El Nudo de los pastos, Termales de Ipiales y la Cruz, La isla de Tumaco y la Playa de Boca Grande.</w:t>
      </w:r>
    </w:p>
    <w:p w14:paraId="3E43A8F6" w14:textId="77777777" w:rsidR="00AC1515" w:rsidRPr="00CA7A57" w:rsidRDefault="00AC1515" w:rsidP="009012D8">
      <w:pPr>
        <w:spacing w:line="360" w:lineRule="auto"/>
        <w:jc w:val="both"/>
        <w:rPr>
          <w:rFonts w:ascii="Times New Roman" w:hAnsi="Times New Roman" w:cs="Times New Roman"/>
          <w:i/>
          <w:lang w:val="es-CO"/>
        </w:rPr>
      </w:pPr>
    </w:p>
    <w:p w14:paraId="44B5B0E5" w14:textId="77777777"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Anualmente se celebran los carnavales de blancos y negros, se desarrollan gran variedad de actividades artesanales entre las que se destacan la cerámica, el barniz, tejidos en paja toquilla y la marroquinería; También cuente con parques naturales con el de </w:t>
      </w:r>
      <w:proofErr w:type="spellStart"/>
      <w:r w:rsidRPr="00CA7A57">
        <w:rPr>
          <w:rFonts w:ascii="Times New Roman" w:hAnsi="Times New Roman" w:cs="Times New Roman"/>
          <w:i/>
          <w:lang w:val="es-CO"/>
        </w:rPr>
        <w:t>Sanquianga</w:t>
      </w:r>
      <w:proofErr w:type="spellEnd"/>
      <w:r w:rsidRPr="00CA7A57">
        <w:rPr>
          <w:rFonts w:ascii="Times New Roman" w:hAnsi="Times New Roman" w:cs="Times New Roman"/>
          <w:i/>
          <w:lang w:val="es-CO"/>
        </w:rPr>
        <w:t xml:space="preserve">, los santuarios de flora y fauna del Galeras e Isla de la Corota y otras reservas naturales en los Municipios de Barbacoas, Cumbitara, Policarpa, </w:t>
      </w:r>
      <w:proofErr w:type="spellStart"/>
      <w:r w:rsidRPr="00CA7A57">
        <w:rPr>
          <w:rFonts w:ascii="Times New Roman" w:hAnsi="Times New Roman" w:cs="Times New Roman"/>
          <w:i/>
          <w:lang w:val="es-CO"/>
        </w:rPr>
        <w:t>Chachagüí</w:t>
      </w:r>
      <w:proofErr w:type="spellEnd"/>
      <w:r w:rsidRPr="00CA7A57">
        <w:rPr>
          <w:rFonts w:ascii="Times New Roman" w:hAnsi="Times New Roman" w:cs="Times New Roman"/>
          <w:i/>
          <w:lang w:val="es-CO"/>
        </w:rPr>
        <w:t xml:space="preserve"> y Ricaurte.</w:t>
      </w:r>
    </w:p>
    <w:p w14:paraId="09501EA1" w14:textId="77777777" w:rsidR="00AC1515" w:rsidRPr="00CA7A57" w:rsidRDefault="00AC1515" w:rsidP="009012D8">
      <w:pPr>
        <w:spacing w:line="360" w:lineRule="auto"/>
        <w:jc w:val="both"/>
        <w:rPr>
          <w:rFonts w:ascii="Times New Roman" w:hAnsi="Times New Roman" w:cs="Times New Roman"/>
          <w:i/>
          <w:lang w:val="es-CO"/>
        </w:rPr>
      </w:pPr>
    </w:p>
    <w:p w14:paraId="08DCEDC3" w14:textId="61B3CD5E" w:rsidR="00AC1515" w:rsidRPr="00CA7A57" w:rsidRDefault="00AC1515"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En el Departamento de Nariño existen 64 Municipios entre ellos se encuentra Cumbitara en la parte Noroccidental de la capital del Departamento, Pasto, a unos 164 km de la capital de Nariño, cuya extensión aproximada es de 344.57 km2 su capital Cumbitara, tiene una área urbana de tres Km2, se encuentra a una altitud promedia de 2500 m.s.n.m. con una temperatura media de 18  a  24 </w:t>
      </w:r>
      <w:proofErr w:type="spellStart"/>
      <w:r w:rsidRPr="00CA7A57">
        <w:rPr>
          <w:rFonts w:ascii="Times New Roman" w:hAnsi="Times New Roman" w:cs="Times New Roman"/>
          <w:i/>
          <w:lang w:val="es-CO"/>
        </w:rPr>
        <w:t>ºC</w:t>
      </w:r>
      <w:proofErr w:type="spellEnd"/>
      <w:r w:rsidRPr="00CA7A57">
        <w:rPr>
          <w:rFonts w:ascii="Times New Roman" w:hAnsi="Times New Roman" w:cs="Times New Roman"/>
          <w:i/>
          <w:lang w:val="es-CO"/>
        </w:rPr>
        <w:t xml:space="preserve">.  </w:t>
      </w:r>
    </w:p>
    <w:p w14:paraId="16DF6164" w14:textId="4074F977" w:rsidR="00AC1515" w:rsidRPr="00CA7A57" w:rsidRDefault="00AC1515" w:rsidP="009012D8">
      <w:pPr>
        <w:spacing w:line="360" w:lineRule="auto"/>
        <w:jc w:val="both"/>
        <w:rPr>
          <w:rFonts w:ascii="Times New Roman" w:hAnsi="Times New Roman" w:cs="Times New Roman"/>
          <w:i/>
          <w:lang w:val="es-CO"/>
        </w:rPr>
      </w:pPr>
    </w:p>
    <w:p w14:paraId="5D310372" w14:textId="77777777" w:rsidR="007E2A07" w:rsidRPr="00CA7A57" w:rsidRDefault="007E2A07" w:rsidP="009012D8">
      <w:pPr>
        <w:spacing w:after="160" w:line="259" w:lineRule="auto"/>
        <w:ind w:left="0" w:firstLine="0"/>
        <w:jc w:val="both"/>
        <w:rPr>
          <w:rFonts w:ascii="Times New Roman" w:hAnsi="Times New Roman" w:cs="Times New Roman"/>
          <w:b/>
          <w:i/>
        </w:rPr>
      </w:pPr>
      <w:r w:rsidRPr="00CA7A57">
        <w:rPr>
          <w:rFonts w:ascii="Times New Roman" w:hAnsi="Times New Roman" w:cs="Times New Roman"/>
          <w:b/>
          <w:i/>
        </w:rPr>
        <w:br w:type="page"/>
      </w:r>
    </w:p>
    <w:p w14:paraId="25CB17B4" w14:textId="09034314"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lastRenderedPageBreak/>
        <w:t>Figura 1. Municipio de Cumbitara</w:t>
      </w:r>
    </w:p>
    <w:p w14:paraId="7B5909F6" w14:textId="193B3751" w:rsidR="00AC1515" w:rsidRPr="00CA7A57" w:rsidRDefault="00AC1515" w:rsidP="009A0D39">
      <w:pPr>
        <w:spacing w:line="360" w:lineRule="auto"/>
        <w:jc w:val="center"/>
        <w:rPr>
          <w:rFonts w:ascii="Times New Roman" w:hAnsi="Times New Roman" w:cs="Times New Roman"/>
          <w:i/>
        </w:rPr>
      </w:pPr>
      <w:r w:rsidRPr="00CA7A57">
        <w:rPr>
          <w:rFonts w:ascii="Times New Roman" w:hAnsi="Times New Roman" w:cs="Times New Roman"/>
          <w:i/>
          <w:noProof/>
          <w:lang w:val="es-CO" w:eastAsia="es-CO"/>
        </w:rPr>
        <w:drawing>
          <wp:inline distT="0" distB="0" distL="0" distR="0" wp14:anchorId="07460F71" wp14:editId="77126F0D">
            <wp:extent cx="5418455" cy="3138805"/>
            <wp:effectExtent l="0" t="0" r="0" b="4445"/>
            <wp:docPr id="1" name="Imagen 1" descr="Descripción: C:\Users\C.E. SIDON\Desktop\Universidad\Nueva carpeta (5)\CUMBITARA LA REINA DE LOS AND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descr="Descripción: C:\Users\C.E. SIDON\Desktop\Universidad\Nueva carpeta (5)\CUMBITARA LA REINA DE LOS ANDES.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8455" cy="3138805"/>
                    </a:xfrm>
                    <a:prstGeom prst="rect">
                      <a:avLst/>
                    </a:prstGeom>
                    <a:noFill/>
                    <a:ln>
                      <a:noFill/>
                    </a:ln>
                  </pic:spPr>
                </pic:pic>
              </a:graphicData>
            </a:graphic>
          </wp:inline>
        </w:drawing>
      </w:r>
    </w:p>
    <w:p w14:paraId="47C4F41F"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Fuente. Esta investigación</w:t>
      </w:r>
    </w:p>
    <w:p w14:paraId="69D63515" w14:textId="77777777" w:rsidR="00AC1515" w:rsidRPr="00CA7A57" w:rsidRDefault="00AC1515" w:rsidP="009012D8">
      <w:pPr>
        <w:spacing w:line="360" w:lineRule="auto"/>
        <w:jc w:val="both"/>
        <w:rPr>
          <w:rFonts w:ascii="Times New Roman" w:hAnsi="Times New Roman" w:cs="Times New Roman"/>
          <w:i/>
        </w:rPr>
      </w:pPr>
    </w:p>
    <w:p w14:paraId="59BF4F14"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Cumbitara limita al Norte con el Municipio del Tambo, por el Occidente con los Municipios de los Andes y </w:t>
      </w:r>
      <w:proofErr w:type="spellStart"/>
      <w:r w:rsidRPr="00CA7A57">
        <w:rPr>
          <w:rFonts w:ascii="Times New Roman" w:hAnsi="Times New Roman" w:cs="Times New Roman"/>
          <w:i/>
        </w:rPr>
        <w:t>Magüí</w:t>
      </w:r>
      <w:proofErr w:type="spellEnd"/>
      <w:r w:rsidRPr="00CA7A57">
        <w:rPr>
          <w:rFonts w:ascii="Times New Roman" w:hAnsi="Times New Roman" w:cs="Times New Roman"/>
          <w:i/>
        </w:rPr>
        <w:t xml:space="preserve">  Payan, hasta el nacimiento de la quebrada pesquería, por el Sur desde el nacimiento de la quebrada Pesquería línea imaginaria hasta el Escalón, por el Occidente desde el Escalón hasta el nacimiento de la quebrada Cacahual y río Patía.</w:t>
      </w:r>
    </w:p>
    <w:p w14:paraId="1B49940D" w14:textId="77777777" w:rsidR="00AC1515" w:rsidRPr="00CA7A57" w:rsidRDefault="00AC1515" w:rsidP="009012D8">
      <w:pPr>
        <w:spacing w:line="360" w:lineRule="auto"/>
        <w:jc w:val="both"/>
        <w:rPr>
          <w:rFonts w:ascii="Times New Roman" w:hAnsi="Times New Roman" w:cs="Times New Roman"/>
          <w:i/>
        </w:rPr>
      </w:pPr>
    </w:p>
    <w:p w14:paraId="70C16BC5"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Su relieve se caracteriza por ser quebrado, cuenta con diferentes climas desde Cálido, templado frío y páramo; sus principales micro cuencas son Quebrada San Pablo, Tierra Blanca Tapiales, </w:t>
      </w:r>
      <w:proofErr w:type="spellStart"/>
      <w:r w:rsidRPr="00CA7A57">
        <w:rPr>
          <w:rFonts w:ascii="Times New Roman" w:hAnsi="Times New Roman" w:cs="Times New Roman"/>
          <w:i/>
        </w:rPr>
        <w:t>Yanasara</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Agüito</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Huruyaco</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Nulpi</w:t>
      </w:r>
      <w:proofErr w:type="spellEnd"/>
      <w:r w:rsidRPr="00CA7A57">
        <w:rPr>
          <w:rFonts w:ascii="Times New Roman" w:hAnsi="Times New Roman" w:cs="Times New Roman"/>
          <w:i/>
        </w:rPr>
        <w:t xml:space="preserve">, La Onda, </w:t>
      </w:r>
      <w:proofErr w:type="spellStart"/>
      <w:r w:rsidRPr="00CA7A57">
        <w:rPr>
          <w:rFonts w:ascii="Times New Roman" w:hAnsi="Times New Roman" w:cs="Times New Roman"/>
          <w:i/>
        </w:rPr>
        <w:t>Curiaco</w:t>
      </w:r>
      <w:proofErr w:type="spellEnd"/>
      <w:r w:rsidRPr="00CA7A57">
        <w:rPr>
          <w:rFonts w:ascii="Times New Roman" w:hAnsi="Times New Roman" w:cs="Times New Roman"/>
          <w:i/>
        </w:rPr>
        <w:t xml:space="preserve">, Cacahual, El naranjo, El remolino, </w:t>
      </w:r>
      <w:proofErr w:type="spellStart"/>
      <w:r w:rsidRPr="00CA7A57">
        <w:rPr>
          <w:rFonts w:ascii="Times New Roman" w:hAnsi="Times New Roman" w:cs="Times New Roman"/>
          <w:i/>
        </w:rPr>
        <w:t>Yonguilla</w:t>
      </w:r>
      <w:proofErr w:type="spellEnd"/>
      <w:r w:rsidRPr="00CA7A57">
        <w:rPr>
          <w:rFonts w:ascii="Times New Roman" w:hAnsi="Times New Roman" w:cs="Times New Roman"/>
          <w:i/>
        </w:rPr>
        <w:t>, Culebrón, aguas calientes y dos quebradas. Su economía está basada en la agricultura variada, ganadería minería, y pequeños trabajos individuales de artesanías tales como: ebanistería, talla en madera, pintura, cerrajería, modistería, fotografía, orfebrería y zapatería entre otras.</w:t>
      </w:r>
    </w:p>
    <w:p w14:paraId="4750557C" w14:textId="77777777" w:rsidR="00AC1515" w:rsidRPr="00CA7A57" w:rsidRDefault="00AC1515" w:rsidP="009012D8">
      <w:pPr>
        <w:spacing w:line="360" w:lineRule="auto"/>
        <w:jc w:val="both"/>
        <w:rPr>
          <w:rFonts w:ascii="Times New Roman" w:hAnsi="Times New Roman" w:cs="Times New Roman"/>
          <w:i/>
        </w:rPr>
      </w:pPr>
    </w:p>
    <w:p w14:paraId="1C09FFD4" w14:textId="77777777" w:rsidR="007E2A07" w:rsidRPr="00CA7A57" w:rsidRDefault="007E2A07" w:rsidP="009012D8">
      <w:pPr>
        <w:spacing w:after="160" w:line="259" w:lineRule="auto"/>
        <w:ind w:left="0" w:firstLine="0"/>
        <w:jc w:val="both"/>
        <w:rPr>
          <w:rFonts w:ascii="Times New Roman" w:hAnsi="Times New Roman" w:cs="Times New Roman"/>
          <w:b/>
          <w:i/>
        </w:rPr>
      </w:pPr>
      <w:r w:rsidRPr="00CA7A57">
        <w:rPr>
          <w:rFonts w:ascii="Times New Roman" w:hAnsi="Times New Roman" w:cs="Times New Roman"/>
          <w:b/>
          <w:i/>
        </w:rPr>
        <w:lastRenderedPageBreak/>
        <w:br w:type="page"/>
      </w:r>
    </w:p>
    <w:p w14:paraId="5FC84732" w14:textId="6C0878AA"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lastRenderedPageBreak/>
        <w:t>Figura 2. Rio Patía. Vía Pasto - Cumbitara</w:t>
      </w:r>
    </w:p>
    <w:p w14:paraId="2160459F" w14:textId="0DC04911" w:rsidR="00AC1515" w:rsidRPr="00CA7A57" w:rsidRDefault="00AC1515" w:rsidP="009A0D39">
      <w:pPr>
        <w:spacing w:line="360" w:lineRule="auto"/>
        <w:jc w:val="center"/>
        <w:rPr>
          <w:rFonts w:ascii="Times New Roman" w:hAnsi="Times New Roman" w:cs="Times New Roman"/>
          <w:i/>
        </w:rPr>
      </w:pPr>
      <w:r w:rsidRPr="00CA7A57">
        <w:rPr>
          <w:rFonts w:ascii="Times New Roman" w:hAnsi="Times New Roman" w:cs="Times New Roman"/>
          <w:i/>
          <w:noProof/>
          <w:lang w:val="es-CO" w:eastAsia="es-CO"/>
        </w:rPr>
        <w:drawing>
          <wp:inline distT="0" distB="0" distL="0" distR="0" wp14:anchorId="4FA89104" wp14:editId="49EC6A8C">
            <wp:extent cx="2770505" cy="2005965"/>
            <wp:effectExtent l="0" t="0" r="0" b="0"/>
            <wp:docPr id="10" name="Imagen 10" descr="Descripción: C:\Users\C.E. SIDON\Desktop\Universidad\Nueva carpeta (5)\RIO GUAITARA VIA PASTO CUMBITAR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 descr="Descripción: C:\Users\C.E. SIDON\Desktop\Universidad\Nueva carpeta (5)\RIO GUAITARA VIA PASTO CUMBITAR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70505" cy="2005965"/>
                    </a:xfrm>
                    <a:prstGeom prst="rect">
                      <a:avLst/>
                    </a:prstGeom>
                    <a:noFill/>
                    <a:ln>
                      <a:noFill/>
                    </a:ln>
                  </pic:spPr>
                </pic:pic>
              </a:graphicData>
            </a:graphic>
          </wp:inline>
        </w:drawing>
      </w:r>
    </w:p>
    <w:p w14:paraId="055BB34A"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Fuente. Esta investigación</w:t>
      </w:r>
    </w:p>
    <w:p w14:paraId="71F2704C"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Figura 3. Localización de Cumbitara en el Departamento de Nariño</w:t>
      </w:r>
    </w:p>
    <w:p w14:paraId="7CCAF5FD" w14:textId="400E1BBF"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noProof/>
          <w:lang w:val="es-CO" w:eastAsia="es-CO"/>
        </w:rPr>
        <w:drawing>
          <wp:anchor distT="0" distB="0" distL="114300" distR="114300" simplePos="0" relativeHeight="251672576" behindDoc="0" locked="0" layoutInCell="1" allowOverlap="1" wp14:anchorId="2E821691" wp14:editId="7EC3FEAC">
            <wp:simplePos x="0" y="0"/>
            <wp:positionH relativeFrom="column">
              <wp:posOffset>1243965</wp:posOffset>
            </wp:positionH>
            <wp:positionV relativeFrom="paragraph">
              <wp:posOffset>206375</wp:posOffset>
            </wp:positionV>
            <wp:extent cx="2990850" cy="2629535"/>
            <wp:effectExtent l="0" t="0" r="0" b="0"/>
            <wp:wrapTopAndBottom/>
            <wp:docPr id="11" name="Imagen 11" descr="Descripción: https://encrypted-tbn2.gstatic.com/images?q=tbn:ANd9GcQ_03hJ-1z7svEVTGc3KNIpixRJVzqmv_muhGIOKMI25qPWIHhs">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 descr="Descripción: https://encrypted-tbn2.gstatic.com/images?q=tbn:ANd9GcQ_03hJ-1z7svEVTGc3KNIpixRJVzqmv_muhGIOKMI25qPWIHhs">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90850" cy="26295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8C514BB" w14:textId="77777777" w:rsidR="00331603" w:rsidRDefault="00331603" w:rsidP="009012D8">
      <w:pPr>
        <w:spacing w:line="360" w:lineRule="auto"/>
        <w:jc w:val="both"/>
        <w:rPr>
          <w:rFonts w:ascii="Times New Roman" w:hAnsi="Times New Roman" w:cs="Times New Roman"/>
          <w:b/>
          <w:i/>
        </w:rPr>
      </w:pPr>
    </w:p>
    <w:p w14:paraId="114BD7C9" w14:textId="7AB7D075"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 xml:space="preserve">Fuente. </w:t>
      </w:r>
      <w:hyperlink r:id="rId14" w:history="1">
        <w:r w:rsidRPr="00CA7A57">
          <w:rPr>
            <w:rStyle w:val="Hipervnculo"/>
            <w:rFonts w:ascii="Times New Roman" w:hAnsi="Times New Roman" w:cs="Times New Roman"/>
            <w:b/>
            <w:i/>
            <w:color w:val="auto"/>
            <w:sz w:val="22"/>
          </w:rPr>
          <w:t>www.wikipedia.org</w:t>
        </w:r>
      </w:hyperlink>
    </w:p>
    <w:p w14:paraId="4FB3B7B9"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Las principales vías  que comunican a Pasto tienen una extensión de 160 km. De los cuales 22 km corresponden al Municipio, hacia las veredas y Corregimientos en su mayor parte donde existen caminos de herradura que se utilizan para llegar a la cabecera municipal, cuyo transporte se hace a caballo o lomo de mula, lo que encarece los productos de la canasta familiar, cabe anotar que aún se mantienen </w:t>
      </w:r>
      <w:r w:rsidRPr="00CA7A57">
        <w:rPr>
          <w:rFonts w:ascii="Times New Roman" w:hAnsi="Times New Roman" w:cs="Times New Roman"/>
          <w:i/>
        </w:rPr>
        <w:lastRenderedPageBreak/>
        <w:t>algunas costumbres relacionadas con las mingas en del mantenimiento de vías; cuenta con tres Instituciones educativas y cuarenta centros educativos aproximadamente ubicados en las diferentes veredas y Corregimientos.</w:t>
      </w:r>
    </w:p>
    <w:p w14:paraId="3C9C10BE" w14:textId="77777777" w:rsidR="00AC1515" w:rsidRPr="00CA7A57" w:rsidRDefault="00AC1515" w:rsidP="009012D8">
      <w:pPr>
        <w:spacing w:line="360" w:lineRule="auto"/>
        <w:jc w:val="both"/>
        <w:rPr>
          <w:rFonts w:ascii="Times New Roman" w:hAnsi="Times New Roman" w:cs="Times New Roman"/>
          <w:i/>
        </w:rPr>
      </w:pPr>
    </w:p>
    <w:p w14:paraId="4A3B2F60"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Sus cultivos tradicionales son el café, cacao, mango, guayaba, aguacate, caña de azúcar, plátano, maíz, arroz, yuca, arracacha y cebolla de rama.</w:t>
      </w:r>
    </w:p>
    <w:p w14:paraId="5B95545C" w14:textId="77777777" w:rsidR="00AC1515" w:rsidRPr="00CA7A57" w:rsidRDefault="00AC1515" w:rsidP="009012D8">
      <w:pPr>
        <w:spacing w:line="360" w:lineRule="auto"/>
        <w:jc w:val="both"/>
        <w:rPr>
          <w:rFonts w:ascii="Times New Roman" w:hAnsi="Times New Roman" w:cs="Times New Roman"/>
          <w:i/>
        </w:rPr>
      </w:pPr>
    </w:p>
    <w:p w14:paraId="0AD22923"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En su ámbito cultural cuenta con la escuela cultural de paz de Cumbitara, grupos de danza teatro y música</w:t>
      </w:r>
    </w:p>
    <w:p w14:paraId="3B80E3C7" w14:textId="77777777" w:rsidR="00AC1515" w:rsidRPr="00CA7A57" w:rsidRDefault="00AC1515" w:rsidP="009012D8">
      <w:pPr>
        <w:spacing w:line="360" w:lineRule="auto"/>
        <w:jc w:val="both"/>
        <w:rPr>
          <w:rFonts w:ascii="Times New Roman" w:hAnsi="Times New Roman" w:cs="Times New Roman"/>
          <w:b/>
          <w:i/>
        </w:rPr>
      </w:pPr>
    </w:p>
    <w:p w14:paraId="5AAF2EBF" w14:textId="05C026B1" w:rsidR="00AC1515" w:rsidRPr="00331603" w:rsidRDefault="00672C1F" w:rsidP="009012D8">
      <w:pPr>
        <w:spacing w:line="360" w:lineRule="auto"/>
        <w:jc w:val="both"/>
        <w:rPr>
          <w:rFonts w:ascii="Times New Roman" w:hAnsi="Times New Roman" w:cs="Times New Roman"/>
          <w:i/>
          <w:sz w:val="26"/>
          <w:szCs w:val="26"/>
        </w:rPr>
      </w:pPr>
      <w:r w:rsidRPr="00331603">
        <w:rPr>
          <w:rFonts w:ascii="Times New Roman" w:hAnsi="Times New Roman" w:cs="Times New Roman"/>
          <w:b/>
          <w:i/>
          <w:sz w:val="26"/>
          <w:szCs w:val="26"/>
        </w:rPr>
        <w:t>3</w:t>
      </w:r>
      <w:r w:rsidR="00AC1515" w:rsidRPr="00331603">
        <w:rPr>
          <w:rFonts w:ascii="Times New Roman" w:hAnsi="Times New Roman" w:cs="Times New Roman"/>
          <w:b/>
          <w:i/>
          <w:sz w:val="26"/>
          <w:szCs w:val="26"/>
        </w:rPr>
        <w:t xml:space="preserve">.2. </w:t>
      </w:r>
      <w:r w:rsidR="00AC1515" w:rsidRPr="00331603">
        <w:rPr>
          <w:rFonts w:ascii="Times New Roman" w:hAnsi="Times New Roman" w:cs="Times New Roman"/>
          <w:b/>
          <w:i/>
          <w:sz w:val="26"/>
          <w:szCs w:val="26"/>
        </w:rPr>
        <w:tab/>
        <w:t>MARCO CONTEXTUAL</w:t>
      </w:r>
      <w:r w:rsidR="00AC1515" w:rsidRPr="00331603">
        <w:rPr>
          <w:rFonts w:ascii="Times New Roman" w:hAnsi="Times New Roman" w:cs="Times New Roman"/>
          <w:i/>
          <w:sz w:val="26"/>
          <w:szCs w:val="26"/>
        </w:rPr>
        <w:t>:</w:t>
      </w:r>
    </w:p>
    <w:p w14:paraId="0DA12CFB"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Figura 4. Corregimiento de Sidón.</w:t>
      </w:r>
    </w:p>
    <w:p w14:paraId="7B47599E" w14:textId="57DB6A1E" w:rsidR="00AC1515" w:rsidRDefault="00AC1515" w:rsidP="009A0D39">
      <w:pPr>
        <w:spacing w:line="360" w:lineRule="auto"/>
        <w:jc w:val="center"/>
        <w:rPr>
          <w:rFonts w:ascii="Times New Roman" w:hAnsi="Times New Roman" w:cs="Times New Roman"/>
          <w:i/>
        </w:rPr>
      </w:pPr>
    </w:p>
    <w:p w14:paraId="0C211C02" w14:textId="1782D2DF" w:rsidR="00331603" w:rsidRDefault="0005013E" w:rsidP="009A0D39">
      <w:pPr>
        <w:spacing w:line="360" w:lineRule="auto"/>
        <w:jc w:val="center"/>
        <w:rPr>
          <w:rFonts w:ascii="Times New Roman" w:hAnsi="Times New Roman" w:cs="Times New Roman"/>
          <w:i/>
        </w:rPr>
      </w:pPr>
      <w:r w:rsidRPr="00CA7A57">
        <w:rPr>
          <w:rFonts w:ascii="Times New Roman" w:hAnsi="Times New Roman" w:cs="Times New Roman"/>
          <w:i/>
          <w:noProof/>
          <w:lang w:val="es-CO" w:eastAsia="es-CO"/>
        </w:rPr>
        <w:drawing>
          <wp:anchor distT="0" distB="0" distL="114300" distR="114300" simplePos="0" relativeHeight="251687936" behindDoc="0" locked="0" layoutInCell="1" allowOverlap="1" wp14:anchorId="74AD8C85" wp14:editId="2E529841">
            <wp:simplePos x="0" y="0"/>
            <wp:positionH relativeFrom="column">
              <wp:posOffset>1630680</wp:posOffset>
            </wp:positionH>
            <wp:positionV relativeFrom="paragraph">
              <wp:posOffset>170180</wp:posOffset>
            </wp:positionV>
            <wp:extent cx="3193415" cy="2146300"/>
            <wp:effectExtent l="0" t="0" r="6985" b="635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93415" cy="21463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AC01E4F" w14:textId="77579D94" w:rsidR="00331603" w:rsidRDefault="00331603" w:rsidP="009A0D39">
      <w:pPr>
        <w:spacing w:line="360" w:lineRule="auto"/>
        <w:jc w:val="center"/>
        <w:rPr>
          <w:rFonts w:ascii="Times New Roman" w:hAnsi="Times New Roman" w:cs="Times New Roman"/>
          <w:i/>
        </w:rPr>
      </w:pPr>
    </w:p>
    <w:p w14:paraId="774531A5" w14:textId="348E82F3" w:rsidR="00331603" w:rsidRDefault="00331603" w:rsidP="009A0D39">
      <w:pPr>
        <w:spacing w:line="360" w:lineRule="auto"/>
        <w:jc w:val="center"/>
        <w:rPr>
          <w:rFonts w:ascii="Times New Roman" w:hAnsi="Times New Roman" w:cs="Times New Roman"/>
          <w:i/>
        </w:rPr>
      </w:pPr>
    </w:p>
    <w:p w14:paraId="5A426F6E" w14:textId="41B9AFEB" w:rsidR="00331603" w:rsidRDefault="00331603" w:rsidP="009A0D39">
      <w:pPr>
        <w:spacing w:line="360" w:lineRule="auto"/>
        <w:jc w:val="center"/>
        <w:rPr>
          <w:rFonts w:ascii="Times New Roman" w:hAnsi="Times New Roman" w:cs="Times New Roman"/>
          <w:i/>
        </w:rPr>
      </w:pPr>
    </w:p>
    <w:p w14:paraId="0B9EA5DD" w14:textId="604DBA71" w:rsidR="00331603" w:rsidRDefault="00331603" w:rsidP="009A0D39">
      <w:pPr>
        <w:spacing w:line="360" w:lineRule="auto"/>
        <w:jc w:val="center"/>
        <w:rPr>
          <w:rFonts w:ascii="Times New Roman" w:hAnsi="Times New Roman" w:cs="Times New Roman"/>
          <w:i/>
        </w:rPr>
      </w:pPr>
    </w:p>
    <w:p w14:paraId="20F672DE" w14:textId="29A1851E" w:rsidR="00331603" w:rsidRDefault="00331603" w:rsidP="009A0D39">
      <w:pPr>
        <w:spacing w:line="360" w:lineRule="auto"/>
        <w:jc w:val="center"/>
        <w:rPr>
          <w:rFonts w:ascii="Times New Roman" w:hAnsi="Times New Roman" w:cs="Times New Roman"/>
          <w:i/>
        </w:rPr>
      </w:pPr>
    </w:p>
    <w:p w14:paraId="347C9AE7" w14:textId="2B4F62F1" w:rsidR="00331603" w:rsidRDefault="00331603" w:rsidP="009A0D39">
      <w:pPr>
        <w:spacing w:line="360" w:lineRule="auto"/>
        <w:jc w:val="center"/>
        <w:rPr>
          <w:rFonts w:ascii="Times New Roman" w:hAnsi="Times New Roman" w:cs="Times New Roman"/>
          <w:i/>
        </w:rPr>
      </w:pPr>
    </w:p>
    <w:p w14:paraId="1F9374EB" w14:textId="76F92C24" w:rsidR="00331603" w:rsidRDefault="00331603" w:rsidP="009A0D39">
      <w:pPr>
        <w:spacing w:line="360" w:lineRule="auto"/>
        <w:jc w:val="center"/>
        <w:rPr>
          <w:rFonts w:ascii="Times New Roman" w:hAnsi="Times New Roman" w:cs="Times New Roman"/>
          <w:i/>
        </w:rPr>
      </w:pPr>
    </w:p>
    <w:p w14:paraId="501F59F0" w14:textId="77777777" w:rsidR="00331603" w:rsidRPr="00CA7A57" w:rsidRDefault="00331603" w:rsidP="009A0D39">
      <w:pPr>
        <w:spacing w:line="360" w:lineRule="auto"/>
        <w:jc w:val="center"/>
        <w:rPr>
          <w:rFonts w:ascii="Times New Roman" w:hAnsi="Times New Roman" w:cs="Times New Roman"/>
          <w:i/>
        </w:rPr>
      </w:pPr>
    </w:p>
    <w:p w14:paraId="7B460AB1"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Fuente. Estudiante Carlos Ruiz.</w:t>
      </w:r>
    </w:p>
    <w:p w14:paraId="491511BA" w14:textId="77777777" w:rsidR="00AC1515" w:rsidRPr="00CA7A57" w:rsidRDefault="00AC1515" w:rsidP="009012D8">
      <w:pPr>
        <w:spacing w:line="360" w:lineRule="auto"/>
        <w:jc w:val="both"/>
        <w:rPr>
          <w:rFonts w:ascii="Times New Roman" w:hAnsi="Times New Roman" w:cs="Times New Roman"/>
          <w:b/>
          <w:i/>
        </w:rPr>
      </w:pPr>
    </w:p>
    <w:p w14:paraId="4855D5ED" w14:textId="0E02247D"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Geográficamente el Corregimiento de Sidón se encuentra ubicado en una región que presenta un relieve montañoso, es decir, su suelo es quebrado con muchas pendientes; fuentes hidrográficas. Predomina un clima tropical húmedo por la abundante vegetación que contiene su entorno, es el Corregimiento más extenso del Municipio  y está formado  2</w:t>
      </w:r>
      <w:r w:rsidR="0005013E">
        <w:rPr>
          <w:rFonts w:ascii="Times New Roman" w:hAnsi="Times New Roman" w:cs="Times New Roman"/>
          <w:i/>
        </w:rPr>
        <w:t>5</w:t>
      </w:r>
      <w:bookmarkStart w:id="0" w:name="_GoBack"/>
      <w:bookmarkEnd w:id="0"/>
      <w:r w:rsidRPr="00CA7A57">
        <w:rPr>
          <w:rFonts w:ascii="Times New Roman" w:hAnsi="Times New Roman" w:cs="Times New Roman"/>
          <w:i/>
        </w:rPr>
        <w:t xml:space="preserve"> veredas que son: Santa Ana, La Espiga, Las Piedras, </w:t>
      </w:r>
      <w:proofErr w:type="spellStart"/>
      <w:r w:rsidRPr="00CA7A57">
        <w:rPr>
          <w:rFonts w:ascii="Times New Roman" w:hAnsi="Times New Roman" w:cs="Times New Roman"/>
          <w:i/>
        </w:rPr>
        <w:t>Taitán</w:t>
      </w:r>
      <w:proofErr w:type="spellEnd"/>
      <w:r w:rsidRPr="00CA7A57">
        <w:rPr>
          <w:rFonts w:ascii="Times New Roman" w:hAnsi="Times New Roman" w:cs="Times New Roman"/>
          <w:i/>
        </w:rPr>
        <w:t xml:space="preserve">, Santa Cecilia Alto, Santa Cecilia Bajo, San Martín, El </w:t>
      </w:r>
      <w:proofErr w:type="spellStart"/>
      <w:r w:rsidRPr="00CA7A57">
        <w:rPr>
          <w:rFonts w:ascii="Times New Roman" w:hAnsi="Times New Roman" w:cs="Times New Roman"/>
          <w:i/>
        </w:rPr>
        <w:t>Pinde</w:t>
      </w:r>
      <w:proofErr w:type="spellEnd"/>
      <w:r w:rsidRPr="00CA7A57">
        <w:rPr>
          <w:rFonts w:ascii="Times New Roman" w:hAnsi="Times New Roman" w:cs="Times New Roman"/>
          <w:i/>
        </w:rPr>
        <w:t xml:space="preserve">, El </w:t>
      </w:r>
      <w:r w:rsidRPr="00CA7A57">
        <w:rPr>
          <w:rFonts w:ascii="Times New Roman" w:hAnsi="Times New Roman" w:cs="Times New Roman"/>
          <w:i/>
        </w:rPr>
        <w:lastRenderedPageBreak/>
        <w:t xml:space="preserve">Placer, Punta de Vargas, Miguel </w:t>
      </w:r>
      <w:proofErr w:type="spellStart"/>
      <w:r w:rsidRPr="00CA7A57">
        <w:rPr>
          <w:rFonts w:ascii="Times New Roman" w:hAnsi="Times New Roman" w:cs="Times New Roman"/>
          <w:i/>
        </w:rPr>
        <w:t>Nulpi</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Guayabalito</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Nulpi</w:t>
      </w:r>
      <w:proofErr w:type="spellEnd"/>
      <w:r w:rsidRPr="00CA7A57">
        <w:rPr>
          <w:rFonts w:ascii="Times New Roman" w:hAnsi="Times New Roman" w:cs="Times New Roman"/>
          <w:i/>
        </w:rPr>
        <w:t>, Pesquería Bajo, Monte Alto, Roncadora, Las Delicias, Desplayado, San Agustín, San José de Bijao,  El Turbio y Sidón.</w:t>
      </w:r>
    </w:p>
    <w:p w14:paraId="1FFCB845" w14:textId="77777777" w:rsidR="00AC1515" w:rsidRPr="00CA7A57" w:rsidRDefault="00AC1515" w:rsidP="009012D8">
      <w:pPr>
        <w:spacing w:line="360" w:lineRule="auto"/>
        <w:jc w:val="both"/>
        <w:rPr>
          <w:rFonts w:ascii="Times New Roman" w:hAnsi="Times New Roman" w:cs="Times New Roman"/>
          <w:i/>
        </w:rPr>
      </w:pPr>
    </w:p>
    <w:p w14:paraId="3D35FA5F"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La extensión aproximada del Corregimiento es de 200  Km2, su densidad es aproximadamente de 17 habitantes por Km2 es decir 3400 habitantes.</w:t>
      </w:r>
    </w:p>
    <w:p w14:paraId="5AD2D70A"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Sus límites son:</w:t>
      </w:r>
    </w:p>
    <w:p w14:paraId="6590943D"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Oriente: Rio Patía. </w:t>
      </w:r>
    </w:p>
    <w:p w14:paraId="7693E0CB"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Occidente: Corregimiento de Santa Rosa y Damasco.</w:t>
      </w:r>
    </w:p>
    <w:p w14:paraId="2223B685"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Norte: Municipio de Policarpa - </w:t>
      </w:r>
      <w:proofErr w:type="spellStart"/>
      <w:r w:rsidRPr="00CA7A57">
        <w:rPr>
          <w:rFonts w:ascii="Times New Roman" w:hAnsi="Times New Roman" w:cs="Times New Roman"/>
          <w:i/>
        </w:rPr>
        <w:t>Magüí</w:t>
      </w:r>
      <w:proofErr w:type="spellEnd"/>
      <w:r w:rsidRPr="00CA7A57">
        <w:rPr>
          <w:rFonts w:ascii="Times New Roman" w:hAnsi="Times New Roman" w:cs="Times New Roman"/>
          <w:i/>
        </w:rPr>
        <w:t xml:space="preserve"> Payan.</w:t>
      </w:r>
    </w:p>
    <w:p w14:paraId="4F1DE003" w14:textId="77777777" w:rsidR="00AC1515" w:rsidRPr="00CA7A57" w:rsidRDefault="00AC1515" w:rsidP="009012D8">
      <w:pPr>
        <w:spacing w:line="360" w:lineRule="auto"/>
        <w:jc w:val="both"/>
        <w:rPr>
          <w:rFonts w:ascii="Times New Roman" w:hAnsi="Times New Roman" w:cs="Times New Roman"/>
          <w:i/>
        </w:rPr>
      </w:pPr>
      <w:r w:rsidRPr="00CA7A57">
        <w:rPr>
          <w:rFonts w:ascii="Times New Roman" w:hAnsi="Times New Roman" w:cs="Times New Roman"/>
          <w:i/>
        </w:rPr>
        <w:t xml:space="preserve">Sur: Quebrada </w:t>
      </w:r>
      <w:proofErr w:type="spellStart"/>
      <w:r w:rsidRPr="00CA7A57">
        <w:rPr>
          <w:rFonts w:ascii="Times New Roman" w:hAnsi="Times New Roman" w:cs="Times New Roman"/>
          <w:i/>
        </w:rPr>
        <w:t>Yanasara</w:t>
      </w:r>
      <w:proofErr w:type="spellEnd"/>
      <w:r w:rsidRPr="00CA7A57">
        <w:rPr>
          <w:rFonts w:ascii="Times New Roman" w:hAnsi="Times New Roman" w:cs="Times New Roman"/>
          <w:i/>
        </w:rPr>
        <w:t>.</w:t>
      </w:r>
    </w:p>
    <w:p w14:paraId="4827A8CF" w14:textId="02650312" w:rsidR="00AC1515" w:rsidRPr="00CA7A57" w:rsidRDefault="00AC1515" w:rsidP="009A0D39">
      <w:pPr>
        <w:spacing w:line="360" w:lineRule="auto"/>
        <w:jc w:val="center"/>
        <w:rPr>
          <w:rFonts w:ascii="Times New Roman" w:hAnsi="Times New Roman" w:cs="Times New Roman"/>
          <w:b/>
          <w:i/>
        </w:rPr>
      </w:pPr>
      <w:r w:rsidRPr="00CA7A57">
        <w:rPr>
          <w:rFonts w:ascii="Times New Roman" w:hAnsi="Times New Roman" w:cs="Times New Roman"/>
          <w:b/>
          <w:i/>
        </w:rPr>
        <w:t xml:space="preserve">Figura 5. Corregimiento de Sidón con sus veredas </w:t>
      </w:r>
      <w:r w:rsidRPr="00CA7A57">
        <w:rPr>
          <w:rFonts w:ascii="Times New Roman" w:hAnsi="Times New Roman" w:cs="Times New Roman"/>
          <w:b/>
          <w:i/>
          <w:noProof/>
          <w:lang w:val="es-CO" w:eastAsia="es-CO"/>
        </w:rPr>
        <w:drawing>
          <wp:inline distT="0" distB="0" distL="0" distR="0" wp14:anchorId="1C56C4B4" wp14:editId="33F75703">
            <wp:extent cx="4497070" cy="3118485"/>
            <wp:effectExtent l="0" t="0" r="0" b="571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7070" cy="3118485"/>
                    </a:xfrm>
                    <a:prstGeom prst="rect">
                      <a:avLst/>
                    </a:prstGeom>
                    <a:noFill/>
                    <a:ln w="6350">
                      <a:noFill/>
                    </a:ln>
                  </pic:spPr>
                </pic:pic>
              </a:graphicData>
            </a:graphic>
          </wp:inline>
        </w:drawing>
      </w:r>
    </w:p>
    <w:p w14:paraId="3483DF3F" w14:textId="77777777" w:rsidR="00AC1515" w:rsidRPr="00CA7A57" w:rsidRDefault="00AC1515" w:rsidP="009012D8">
      <w:pPr>
        <w:spacing w:line="360" w:lineRule="auto"/>
        <w:jc w:val="both"/>
        <w:rPr>
          <w:rFonts w:ascii="Times New Roman" w:hAnsi="Times New Roman" w:cs="Times New Roman"/>
          <w:b/>
          <w:i/>
        </w:rPr>
      </w:pPr>
      <w:r w:rsidRPr="00CA7A57">
        <w:rPr>
          <w:rFonts w:ascii="Times New Roman" w:hAnsi="Times New Roman" w:cs="Times New Roman"/>
          <w:b/>
          <w:i/>
        </w:rPr>
        <w:t xml:space="preserve">Fuente.  </w:t>
      </w:r>
      <w:hyperlink r:id="rId17" w:history="1">
        <w:r w:rsidRPr="00CA7A57">
          <w:rPr>
            <w:rStyle w:val="Hipervnculo"/>
            <w:rFonts w:ascii="Times New Roman" w:hAnsi="Times New Roman" w:cs="Times New Roman"/>
            <w:b/>
            <w:i/>
            <w:color w:val="auto"/>
            <w:sz w:val="22"/>
          </w:rPr>
          <w:t>www.cumbitara-nariño.gov.co</w:t>
        </w:r>
      </w:hyperlink>
    </w:p>
    <w:p w14:paraId="4055EB05" w14:textId="02683031" w:rsidR="00AC1515" w:rsidRPr="00CA7A57" w:rsidRDefault="00AC1515" w:rsidP="009012D8">
      <w:pPr>
        <w:spacing w:line="360" w:lineRule="auto"/>
        <w:jc w:val="both"/>
        <w:rPr>
          <w:rFonts w:ascii="Times New Roman" w:hAnsi="Times New Roman" w:cs="Times New Roman"/>
          <w:i/>
          <w:lang w:val="es-CO"/>
        </w:rPr>
      </w:pPr>
    </w:p>
    <w:p w14:paraId="4D636771" w14:textId="77777777" w:rsidR="00331603" w:rsidRDefault="00331603">
      <w:pPr>
        <w:spacing w:after="160" w:line="259" w:lineRule="auto"/>
        <w:ind w:left="0" w:firstLine="0"/>
        <w:rPr>
          <w:rFonts w:ascii="Times New Roman" w:hAnsi="Times New Roman" w:cs="Times New Roman"/>
          <w:b/>
          <w:i/>
        </w:rPr>
      </w:pPr>
      <w:r>
        <w:rPr>
          <w:rFonts w:ascii="Times New Roman" w:hAnsi="Times New Roman" w:cs="Times New Roman"/>
          <w:b/>
          <w:i/>
        </w:rPr>
        <w:br w:type="page"/>
      </w:r>
    </w:p>
    <w:p w14:paraId="30E563C6" w14:textId="069CEE02" w:rsidR="00C14BB0" w:rsidRPr="00331603" w:rsidRDefault="00672C1F" w:rsidP="009012D8">
      <w:pPr>
        <w:spacing w:line="360" w:lineRule="auto"/>
        <w:jc w:val="both"/>
        <w:rPr>
          <w:rFonts w:ascii="Times New Roman" w:hAnsi="Times New Roman" w:cs="Times New Roman"/>
          <w:b/>
          <w:i/>
          <w:sz w:val="26"/>
          <w:szCs w:val="26"/>
        </w:rPr>
      </w:pPr>
      <w:r w:rsidRPr="00331603">
        <w:rPr>
          <w:rFonts w:ascii="Times New Roman" w:hAnsi="Times New Roman" w:cs="Times New Roman"/>
          <w:b/>
          <w:i/>
          <w:sz w:val="26"/>
          <w:szCs w:val="26"/>
        </w:rPr>
        <w:lastRenderedPageBreak/>
        <w:t>3</w:t>
      </w:r>
      <w:r w:rsidR="00C14BB0" w:rsidRPr="00331603">
        <w:rPr>
          <w:rFonts w:ascii="Times New Roman" w:hAnsi="Times New Roman" w:cs="Times New Roman"/>
          <w:b/>
          <w:i/>
          <w:sz w:val="26"/>
          <w:szCs w:val="26"/>
        </w:rPr>
        <w:t>.3.</w:t>
      </w:r>
      <w:r w:rsidR="00C14BB0" w:rsidRPr="00331603">
        <w:rPr>
          <w:rFonts w:ascii="Times New Roman" w:hAnsi="Times New Roman" w:cs="Times New Roman"/>
          <w:b/>
          <w:i/>
          <w:sz w:val="26"/>
          <w:szCs w:val="26"/>
        </w:rPr>
        <w:tab/>
        <w:t>CONTEXTO ECONOMICO:</w:t>
      </w:r>
    </w:p>
    <w:p w14:paraId="6B317799" w14:textId="77777777" w:rsidR="00C14BB0" w:rsidRPr="00CA7A57" w:rsidRDefault="00C14BB0" w:rsidP="009012D8">
      <w:pPr>
        <w:spacing w:line="360" w:lineRule="auto"/>
        <w:jc w:val="both"/>
        <w:rPr>
          <w:rFonts w:ascii="Times New Roman" w:hAnsi="Times New Roman" w:cs="Times New Roman"/>
          <w:i/>
        </w:rPr>
      </w:pPr>
    </w:p>
    <w:p w14:paraId="63C60C29"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La economía está basada en la agricultura y en la minería además la cría de algunas especies de animales y plantas que se sirven de sustento para las familias.</w:t>
      </w:r>
    </w:p>
    <w:p w14:paraId="3FCD6A2B"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 xml:space="preserve">Cultivos: Entre los más sobresalientes están la caña, el chontaduro, el maíz, papaya, plátano, arroz, banano, coco, limón, café, guama, naranja, aguacate, cacao, yuca, guayaba, </w:t>
      </w:r>
      <w:proofErr w:type="spellStart"/>
      <w:r w:rsidRPr="00CA7A57">
        <w:rPr>
          <w:rFonts w:ascii="Times New Roman" w:hAnsi="Times New Roman" w:cs="Times New Roman"/>
          <w:i/>
        </w:rPr>
        <w:t>yota</w:t>
      </w:r>
      <w:proofErr w:type="spellEnd"/>
      <w:r w:rsidRPr="00CA7A57">
        <w:rPr>
          <w:rFonts w:ascii="Times New Roman" w:hAnsi="Times New Roman" w:cs="Times New Roman"/>
          <w:i/>
        </w:rPr>
        <w:t>, caimito, melón, piña, etc.</w:t>
      </w:r>
    </w:p>
    <w:p w14:paraId="466ED554"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Además de estos cultivos esta la coca que se ha convertido en un trabajo primordial para el sustento de la economía de este sector, puesto que no se cuenta con muchas opciones laborales y esto hace que sea una zona de conflictos constantes.</w:t>
      </w:r>
    </w:p>
    <w:p w14:paraId="24FACBF6"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b/>
          <w:i/>
        </w:rPr>
        <w:t>Metales:</w:t>
      </w:r>
      <w:r w:rsidRPr="00CA7A57">
        <w:rPr>
          <w:rFonts w:ascii="Times New Roman" w:hAnsi="Times New Roman" w:cs="Times New Roman"/>
          <w:i/>
        </w:rPr>
        <w:t xml:space="preserve"> Oro, Platino. Cuarzo.</w:t>
      </w:r>
    </w:p>
    <w:p w14:paraId="446F6B0B"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b/>
          <w:i/>
        </w:rPr>
        <w:t>Ganadería:</w:t>
      </w:r>
      <w:r w:rsidRPr="00CA7A57">
        <w:rPr>
          <w:rFonts w:ascii="Times New Roman" w:hAnsi="Times New Roman" w:cs="Times New Roman"/>
          <w:i/>
        </w:rPr>
        <w:t xml:space="preserve"> animales que se obtienen de la cacería y cría domestica como el zaino, boruga, tortuga, conejo, armadillo, guara, oso, perico, tejón, </w:t>
      </w:r>
      <w:proofErr w:type="spellStart"/>
      <w:r w:rsidRPr="00CA7A57">
        <w:rPr>
          <w:rFonts w:ascii="Times New Roman" w:hAnsi="Times New Roman" w:cs="Times New Roman"/>
          <w:i/>
        </w:rPr>
        <w:t>tava</w:t>
      </w:r>
      <w:proofErr w:type="spellEnd"/>
      <w:r w:rsidRPr="00CA7A57">
        <w:rPr>
          <w:rFonts w:ascii="Times New Roman" w:hAnsi="Times New Roman" w:cs="Times New Roman"/>
          <w:i/>
        </w:rPr>
        <w:t>, ardilla, loro, vaca, cerdo, gallina, cuy, pato, chumbo, paloma.</w:t>
      </w:r>
    </w:p>
    <w:p w14:paraId="016A5433"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 xml:space="preserve"> Nuestras quebradas y ríos aportan abundante agua y peses para la alimentación como: cachama, tilapia, sábalos, barbudos, mojarras y cuchas.</w:t>
      </w:r>
    </w:p>
    <w:p w14:paraId="672CDBC7" w14:textId="77777777" w:rsidR="00C14BB0" w:rsidRPr="00CA7A57" w:rsidRDefault="00C14BB0" w:rsidP="009012D8">
      <w:pPr>
        <w:spacing w:line="360" w:lineRule="auto"/>
        <w:jc w:val="both"/>
        <w:rPr>
          <w:rFonts w:ascii="Times New Roman" w:hAnsi="Times New Roman" w:cs="Times New Roman"/>
          <w:b/>
          <w:i/>
        </w:rPr>
      </w:pPr>
    </w:p>
    <w:p w14:paraId="5565D473" w14:textId="77777777" w:rsidR="00C14BB0" w:rsidRPr="00331603" w:rsidRDefault="00C14BB0" w:rsidP="009012D8">
      <w:pPr>
        <w:spacing w:line="360" w:lineRule="auto"/>
        <w:jc w:val="both"/>
        <w:rPr>
          <w:rFonts w:ascii="Times New Roman" w:hAnsi="Times New Roman" w:cs="Times New Roman"/>
          <w:b/>
          <w:i/>
          <w:sz w:val="26"/>
          <w:szCs w:val="26"/>
        </w:rPr>
      </w:pPr>
      <w:r w:rsidRPr="00331603">
        <w:rPr>
          <w:rFonts w:ascii="Times New Roman" w:hAnsi="Times New Roman" w:cs="Times New Roman"/>
          <w:b/>
          <w:i/>
          <w:sz w:val="26"/>
          <w:szCs w:val="26"/>
        </w:rPr>
        <w:t>CONSTRUCCION DE VIVIENDAS:</w:t>
      </w:r>
    </w:p>
    <w:p w14:paraId="3E942B3A" w14:textId="77777777" w:rsidR="00C14BB0" w:rsidRPr="00CA7A57" w:rsidRDefault="00C14BB0" w:rsidP="009012D8">
      <w:pPr>
        <w:spacing w:line="360" w:lineRule="auto"/>
        <w:jc w:val="both"/>
        <w:rPr>
          <w:rFonts w:ascii="Times New Roman" w:hAnsi="Times New Roman" w:cs="Times New Roman"/>
          <w:i/>
        </w:rPr>
      </w:pPr>
    </w:p>
    <w:p w14:paraId="554B15AD"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 xml:space="preserve">Tradicionalmente las viviendas eran construidas a una altura suficiente con plantas reconocidas como: </w:t>
      </w:r>
      <w:proofErr w:type="spellStart"/>
      <w:r w:rsidRPr="00CA7A57">
        <w:rPr>
          <w:rFonts w:ascii="Times New Roman" w:hAnsi="Times New Roman" w:cs="Times New Roman"/>
          <w:i/>
        </w:rPr>
        <w:t>chachajo</w:t>
      </w:r>
      <w:proofErr w:type="spellEnd"/>
      <w:r w:rsidRPr="00CA7A57">
        <w:rPr>
          <w:rFonts w:ascii="Times New Roman" w:hAnsi="Times New Roman" w:cs="Times New Roman"/>
          <w:i/>
        </w:rPr>
        <w:t>, ajicillo, guayacán y en la actualidad existen casas construidas de materiales como cemento, zinc, ladrillo y madera.</w:t>
      </w:r>
    </w:p>
    <w:p w14:paraId="3C8B843C" w14:textId="77777777" w:rsidR="00C14BB0" w:rsidRPr="00CA7A57" w:rsidRDefault="00C14BB0" w:rsidP="009012D8">
      <w:pPr>
        <w:spacing w:line="360" w:lineRule="auto"/>
        <w:jc w:val="both"/>
        <w:rPr>
          <w:rFonts w:ascii="Times New Roman" w:hAnsi="Times New Roman" w:cs="Times New Roman"/>
          <w:i/>
        </w:rPr>
      </w:pPr>
    </w:p>
    <w:p w14:paraId="4F5CCB56" w14:textId="17A81CCB" w:rsidR="00C14BB0" w:rsidRPr="00331603" w:rsidRDefault="00672C1F" w:rsidP="009012D8">
      <w:pPr>
        <w:spacing w:line="360" w:lineRule="auto"/>
        <w:jc w:val="both"/>
        <w:rPr>
          <w:rFonts w:ascii="Times New Roman" w:hAnsi="Times New Roman" w:cs="Times New Roman"/>
          <w:b/>
          <w:i/>
          <w:sz w:val="26"/>
          <w:szCs w:val="26"/>
        </w:rPr>
      </w:pPr>
      <w:r w:rsidRPr="00331603">
        <w:rPr>
          <w:rFonts w:ascii="Times New Roman" w:hAnsi="Times New Roman" w:cs="Times New Roman"/>
          <w:b/>
          <w:i/>
          <w:sz w:val="26"/>
          <w:szCs w:val="26"/>
        </w:rPr>
        <w:t>3</w:t>
      </w:r>
      <w:r w:rsidR="00C14BB0" w:rsidRPr="00331603">
        <w:rPr>
          <w:rFonts w:ascii="Times New Roman" w:hAnsi="Times New Roman" w:cs="Times New Roman"/>
          <w:b/>
          <w:i/>
          <w:sz w:val="26"/>
          <w:szCs w:val="26"/>
        </w:rPr>
        <w:t>.4.</w:t>
      </w:r>
      <w:r w:rsidR="00C14BB0" w:rsidRPr="00331603">
        <w:rPr>
          <w:rFonts w:ascii="Times New Roman" w:hAnsi="Times New Roman" w:cs="Times New Roman"/>
          <w:b/>
          <w:i/>
          <w:sz w:val="26"/>
          <w:szCs w:val="26"/>
        </w:rPr>
        <w:tab/>
        <w:t>CONTEXTO RELIGIOSO:</w:t>
      </w:r>
    </w:p>
    <w:p w14:paraId="35F17E68" w14:textId="77777777" w:rsidR="00C14BB0" w:rsidRPr="00CA7A57" w:rsidRDefault="00C14BB0" w:rsidP="009012D8">
      <w:pPr>
        <w:spacing w:line="360" w:lineRule="auto"/>
        <w:jc w:val="both"/>
        <w:rPr>
          <w:rFonts w:ascii="Times New Roman" w:hAnsi="Times New Roman" w:cs="Times New Roman"/>
          <w:b/>
          <w:i/>
        </w:rPr>
      </w:pPr>
    </w:p>
    <w:p w14:paraId="0C8B1F4C"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 xml:space="preserve">Anteriormente en los habitantes de este sector predominaba la religión católica, quienes cuando llegaba un personaje religioso lo recibían con fiesta y alegría, y demostraban el deseo de recibir todos los sacramentos, en la actualidad se ha </w:t>
      </w:r>
      <w:r w:rsidRPr="00CA7A57">
        <w:rPr>
          <w:rFonts w:ascii="Times New Roman" w:hAnsi="Times New Roman" w:cs="Times New Roman"/>
          <w:i/>
        </w:rPr>
        <w:lastRenderedPageBreak/>
        <w:t>perdido la fe de algunos católicos, estableciéndose otras creencias como la Pentecostés.</w:t>
      </w:r>
    </w:p>
    <w:p w14:paraId="592EE567" w14:textId="77777777" w:rsidR="00EE6326" w:rsidRDefault="00EE6326">
      <w:pPr>
        <w:spacing w:after="160" w:line="259" w:lineRule="auto"/>
        <w:ind w:left="0" w:firstLine="0"/>
        <w:rPr>
          <w:rFonts w:ascii="Times New Roman" w:hAnsi="Times New Roman" w:cs="Times New Roman"/>
          <w:b/>
          <w:i/>
          <w:sz w:val="26"/>
          <w:szCs w:val="26"/>
        </w:rPr>
      </w:pPr>
      <w:r>
        <w:rPr>
          <w:rFonts w:ascii="Times New Roman" w:hAnsi="Times New Roman" w:cs="Times New Roman"/>
          <w:b/>
          <w:i/>
          <w:sz w:val="26"/>
          <w:szCs w:val="26"/>
        </w:rPr>
        <w:br w:type="page"/>
      </w:r>
    </w:p>
    <w:p w14:paraId="3461C64C" w14:textId="3C13A85E" w:rsidR="00C14BB0" w:rsidRPr="0098785F" w:rsidRDefault="00672C1F"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lastRenderedPageBreak/>
        <w:t>3</w:t>
      </w:r>
      <w:r w:rsidR="00C14BB0" w:rsidRPr="0098785F">
        <w:rPr>
          <w:rFonts w:ascii="Times New Roman" w:hAnsi="Times New Roman" w:cs="Times New Roman"/>
          <w:b/>
          <w:i/>
          <w:sz w:val="26"/>
          <w:szCs w:val="26"/>
        </w:rPr>
        <w:t>.5.</w:t>
      </w:r>
      <w:r w:rsidR="00C14BB0" w:rsidRPr="0098785F">
        <w:rPr>
          <w:rFonts w:ascii="Times New Roman" w:hAnsi="Times New Roman" w:cs="Times New Roman"/>
          <w:b/>
          <w:i/>
          <w:sz w:val="26"/>
          <w:szCs w:val="26"/>
        </w:rPr>
        <w:tab/>
        <w:t>CONTEXTO SOCIAL</w:t>
      </w:r>
    </w:p>
    <w:p w14:paraId="26012348" w14:textId="77777777" w:rsidR="00C14BB0" w:rsidRPr="00CA7A57" w:rsidRDefault="00C14BB0" w:rsidP="009012D8">
      <w:pPr>
        <w:spacing w:line="360" w:lineRule="auto"/>
        <w:jc w:val="both"/>
        <w:rPr>
          <w:rFonts w:ascii="Times New Roman" w:hAnsi="Times New Roman" w:cs="Times New Roman"/>
          <w:i/>
        </w:rPr>
      </w:pPr>
    </w:p>
    <w:p w14:paraId="14B35A8C"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Nuestras comunidades se ven marginadas de nuestro país y quieren salir adelante desarrollando una vida digna sin marginación, sin violencia, sin factores que deterioren nuestra sociedad por parte de los gobiernos. Por ello se está trabajando en busca del desarrollo de proyectos para recuperar nuestro suelo, nuestra fauna, nuestras costumbres, nuestra cultura y mejorar nuestra calidad de vida.</w:t>
      </w:r>
    </w:p>
    <w:p w14:paraId="3FA57B16" w14:textId="77777777" w:rsidR="00C14BB0" w:rsidRPr="00CA7A57" w:rsidRDefault="00C14BB0" w:rsidP="009012D8">
      <w:pPr>
        <w:spacing w:line="360" w:lineRule="auto"/>
        <w:jc w:val="both"/>
        <w:rPr>
          <w:rFonts w:ascii="Times New Roman" w:hAnsi="Times New Roman" w:cs="Times New Roman"/>
          <w:i/>
        </w:rPr>
      </w:pPr>
    </w:p>
    <w:p w14:paraId="4A6FC6BF" w14:textId="4578C3FD" w:rsidR="00C14BB0" w:rsidRPr="0098785F" w:rsidRDefault="00672C1F"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3</w:t>
      </w:r>
      <w:r w:rsidR="00C14BB0" w:rsidRPr="0098785F">
        <w:rPr>
          <w:rFonts w:ascii="Times New Roman" w:hAnsi="Times New Roman" w:cs="Times New Roman"/>
          <w:b/>
          <w:i/>
          <w:sz w:val="26"/>
          <w:szCs w:val="26"/>
        </w:rPr>
        <w:t xml:space="preserve">.6. </w:t>
      </w:r>
      <w:r w:rsidR="00C14BB0" w:rsidRPr="0098785F">
        <w:rPr>
          <w:rFonts w:ascii="Times New Roman" w:hAnsi="Times New Roman" w:cs="Times New Roman"/>
          <w:b/>
          <w:i/>
          <w:sz w:val="26"/>
          <w:szCs w:val="26"/>
        </w:rPr>
        <w:tab/>
        <w:t xml:space="preserve">CONTEXTO DE SALUBRIDAD </w:t>
      </w:r>
    </w:p>
    <w:p w14:paraId="3D28595D" w14:textId="77777777" w:rsidR="00C14BB0" w:rsidRPr="00CA7A57" w:rsidRDefault="00C14BB0" w:rsidP="009012D8">
      <w:pPr>
        <w:spacing w:line="360" w:lineRule="auto"/>
        <w:jc w:val="both"/>
        <w:rPr>
          <w:rFonts w:ascii="Times New Roman" w:hAnsi="Times New Roman" w:cs="Times New Roman"/>
          <w:i/>
        </w:rPr>
      </w:pPr>
    </w:p>
    <w:p w14:paraId="4FF925AB"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Esta comunidad cuenta con un puesto de salud que poco a poco se ha ido construyendo con el esfuerzo de los líderes  y entidades prestadoras de salud, es de anotar que esto ha generado cambios drásticos bastante notable en la población para la continuidad  de la utilización de la medicina tradicional; donde se daba mucha importancia y utilización a nuestros hierbateros y parteras que con su gran sabiduría y experiencia cubrían esta necesidad en nuestro corregimiento y a costos muy módicos de cancelar cuando no se tenía ningún vínculo familiar  cercano con la persona que necesitaba el servicio.</w:t>
      </w:r>
    </w:p>
    <w:p w14:paraId="2426E5A4"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Con el apoyo de la administración municipal y el servicio en salud se ha ido desarrollando en nuestra población de tal manera que la ARS y EPS se han estado vinculando en estas comunidades donde no hay un medico permanente.</w:t>
      </w:r>
    </w:p>
    <w:p w14:paraId="03449A3A"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El puesto de salud de Sidón es atendido por una auxiliar de enfermería quien presta un servicio bueno en esta comunidad.  Pero no se cuenta con un médico de tiempo completo siendo esto de una u otra forma negativo, y solo se cuenta con brigadas médicas esporádicas.</w:t>
      </w:r>
    </w:p>
    <w:p w14:paraId="79DD47C8" w14:textId="77777777" w:rsidR="00C14BB0" w:rsidRPr="00CA7A57" w:rsidRDefault="00C14BB0" w:rsidP="009012D8">
      <w:pPr>
        <w:spacing w:line="360" w:lineRule="auto"/>
        <w:jc w:val="both"/>
        <w:rPr>
          <w:rFonts w:ascii="Times New Roman" w:hAnsi="Times New Roman" w:cs="Times New Roman"/>
          <w:i/>
        </w:rPr>
      </w:pPr>
    </w:p>
    <w:p w14:paraId="3917C403" w14:textId="625E8FA8" w:rsidR="00C14BB0" w:rsidRPr="0098785F" w:rsidRDefault="00672C1F"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3</w:t>
      </w:r>
      <w:r w:rsidR="00C14BB0" w:rsidRPr="0098785F">
        <w:rPr>
          <w:rFonts w:ascii="Times New Roman" w:hAnsi="Times New Roman" w:cs="Times New Roman"/>
          <w:b/>
          <w:i/>
          <w:sz w:val="26"/>
          <w:szCs w:val="26"/>
        </w:rPr>
        <w:t>.7.</w:t>
      </w:r>
      <w:r w:rsidR="00C14BB0" w:rsidRPr="0098785F">
        <w:rPr>
          <w:rFonts w:ascii="Times New Roman" w:hAnsi="Times New Roman" w:cs="Times New Roman"/>
          <w:b/>
          <w:i/>
          <w:sz w:val="26"/>
          <w:szCs w:val="26"/>
        </w:rPr>
        <w:tab/>
        <w:t>CONTEXTO EDUCATIVO:</w:t>
      </w:r>
    </w:p>
    <w:p w14:paraId="5FC77756" w14:textId="77777777" w:rsidR="00C14BB0" w:rsidRPr="00CA7A57" w:rsidRDefault="00C14BB0" w:rsidP="009012D8">
      <w:pPr>
        <w:spacing w:line="360" w:lineRule="auto"/>
        <w:jc w:val="both"/>
        <w:rPr>
          <w:rFonts w:ascii="Times New Roman" w:hAnsi="Times New Roman" w:cs="Times New Roman"/>
          <w:i/>
        </w:rPr>
      </w:pPr>
    </w:p>
    <w:p w14:paraId="023A0CB1"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 xml:space="preserve">En este aspecto se debe resaltar el analfabetismo en la zona ya que es muy alta, puesto que la necesidad en el cubrimiento de la educación es uno de los aspectos a </w:t>
      </w:r>
      <w:r w:rsidRPr="00CA7A57">
        <w:rPr>
          <w:rFonts w:ascii="Times New Roman" w:hAnsi="Times New Roman" w:cs="Times New Roman"/>
          <w:i/>
        </w:rPr>
        <w:lastRenderedPageBreak/>
        <w:t>mejorar por las dificultades que se presentan para llegar a este lugar, teniendo en cuenta el conflicto de la zona se presentan desplazamientos, deserciones, cambios de domicilio y muchos docentes salían y no regresaban más, por eso muchos envían a sus hijos a otros lugares y otros no lo seguían haciendo, hoy en día contamos con algunos docentes que han tenido sentido de pertenencia al lugar por su amor a la profesión y a la Comunidad en general.</w:t>
      </w:r>
    </w:p>
    <w:p w14:paraId="08058BBD" w14:textId="77777777" w:rsidR="00C14BB0" w:rsidRPr="00CA7A57" w:rsidRDefault="00C14BB0" w:rsidP="009012D8">
      <w:pPr>
        <w:spacing w:line="360" w:lineRule="auto"/>
        <w:jc w:val="both"/>
        <w:rPr>
          <w:rFonts w:ascii="Times New Roman" w:hAnsi="Times New Roman" w:cs="Times New Roman"/>
          <w:i/>
        </w:rPr>
      </w:pPr>
    </w:p>
    <w:p w14:paraId="57CE964C" w14:textId="5D3C151C" w:rsidR="00C14BB0" w:rsidRPr="0098785F" w:rsidRDefault="00672C1F"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3</w:t>
      </w:r>
      <w:r w:rsidR="007E2A07" w:rsidRPr="0098785F">
        <w:rPr>
          <w:rFonts w:ascii="Times New Roman" w:hAnsi="Times New Roman" w:cs="Times New Roman"/>
          <w:b/>
          <w:i/>
          <w:sz w:val="26"/>
          <w:szCs w:val="26"/>
        </w:rPr>
        <w:t xml:space="preserve">.8. </w:t>
      </w:r>
      <w:r w:rsidR="00C14BB0" w:rsidRPr="0098785F">
        <w:rPr>
          <w:rFonts w:ascii="Times New Roman" w:hAnsi="Times New Roman" w:cs="Times New Roman"/>
          <w:b/>
          <w:i/>
          <w:sz w:val="26"/>
          <w:szCs w:val="26"/>
        </w:rPr>
        <w:t>OTRAS CARACTERISTICAS:</w:t>
      </w:r>
    </w:p>
    <w:p w14:paraId="2B68BAC4" w14:textId="77777777" w:rsidR="00C14BB0" w:rsidRPr="00CA7A57" w:rsidRDefault="00C14BB0" w:rsidP="009012D8">
      <w:pPr>
        <w:spacing w:line="360" w:lineRule="auto"/>
        <w:jc w:val="both"/>
        <w:rPr>
          <w:rFonts w:ascii="Times New Roman" w:hAnsi="Times New Roman" w:cs="Times New Roman"/>
          <w:b/>
          <w:i/>
        </w:rPr>
      </w:pPr>
    </w:p>
    <w:p w14:paraId="6BD1C199"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i/>
        </w:rPr>
        <w:t>En lo correspondiente al acueducto, energía y telecomunicaciones podríamos decir que:</w:t>
      </w:r>
    </w:p>
    <w:p w14:paraId="68FD06F6"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b/>
          <w:i/>
        </w:rPr>
        <w:t>El acueducto:</w:t>
      </w:r>
      <w:r w:rsidRPr="00CA7A57">
        <w:rPr>
          <w:rFonts w:ascii="Times New Roman" w:hAnsi="Times New Roman" w:cs="Times New Roman"/>
          <w:i/>
        </w:rPr>
        <w:t xml:space="preserve"> la comunidad cuenta con un pequeño abasto de agua no tratada para el consumo; ya que en muchos casos los estudiantes moradores adquieren enfermedades graves y delicadas por consumir el agua sin tratar.</w:t>
      </w:r>
    </w:p>
    <w:p w14:paraId="4E00F949"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b/>
          <w:i/>
        </w:rPr>
        <w:t>Energía:</w:t>
      </w:r>
      <w:r w:rsidRPr="00CA7A57">
        <w:rPr>
          <w:rFonts w:ascii="Times New Roman" w:hAnsi="Times New Roman" w:cs="Times New Roman"/>
          <w:i/>
        </w:rPr>
        <w:t xml:space="preserve"> la comunidad cuenta con servicio de energía muy regular pero mediante la cual ha servido para mejorar los servicios de telecomunicaciones, radio y televisión.</w:t>
      </w:r>
    </w:p>
    <w:p w14:paraId="16685145" w14:textId="77777777" w:rsidR="00C14BB0" w:rsidRPr="00CA7A57" w:rsidRDefault="00C14BB0" w:rsidP="009012D8">
      <w:pPr>
        <w:spacing w:line="360" w:lineRule="auto"/>
        <w:jc w:val="both"/>
        <w:rPr>
          <w:rFonts w:ascii="Times New Roman" w:hAnsi="Times New Roman" w:cs="Times New Roman"/>
          <w:i/>
        </w:rPr>
      </w:pPr>
      <w:r w:rsidRPr="00CA7A57">
        <w:rPr>
          <w:rFonts w:ascii="Times New Roman" w:hAnsi="Times New Roman" w:cs="Times New Roman"/>
          <w:b/>
          <w:i/>
        </w:rPr>
        <w:t>Telecomunicación:</w:t>
      </w:r>
      <w:r w:rsidRPr="00CA7A57">
        <w:rPr>
          <w:rFonts w:ascii="Times New Roman" w:hAnsi="Times New Roman" w:cs="Times New Roman"/>
          <w:i/>
        </w:rPr>
        <w:t xml:space="preserve"> durante mucho tiempo existió la comunicación por parte de Telecom y </w:t>
      </w:r>
      <w:proofErr w:type="spellStart"/>
      <w:r w:rsidRPr="00CA7A57">
        <w:rPr>
          <w:rFonts w:ascii="Times New Roman" w:hAnsi="Times New Roman" w:cs="Times New Roman"/>
          <w:i/>
        </w:rPr>
        <w:t>Compartel</w:t>
      </w:r>
      <w:proofErr w:type="spellEnd"/>
      <w:r w:rsidRPr="00CA7A57">
        <w:rPr>
          <w:rFonts w:ascii="Times New Roman" w:hAnsi="Times New Roman" w:cs="Times New Roman"/>
          <w:i/>
        </w:rPr>
        <w:t xml:space="preserve"> quienes prestaron sus servicios de comunicación por mucho tiempo, pero con la llegada de la telefonía móvil desplazaron a los anteriores operadores. </w:t>
      </w:r>
    </w:p>
    <w:p w14:paraId="3B027F2F" w14:textId="77777777" w:rsidR="00C14BB0" w:rsidRPr="00CA7A57" w:rsidRDefault="00C14BB0" w:rsidP="009012D8">
      <w:pPr>
        <w:spacing w:line="360" w:lineRule="auto"/>
        <w:jc w:val="both"/>
        <w:rPr>
          <w:rFonts w:ascii="Times New Roman" w:hAnsi="Times New Roman" w:cs="Times New Roman"/>
          <w:b/>
          <w:i/>
        </w:rPr>
      </w:pPr>
    </w:p>
    <w:p w14:paraId="69D613F9" w14:textId="77777777" w:rsidR="00C14BB0" w:rsidRPr="00CA7A57" w:rsidRDefault="00C14BB0" w:rsidP="009012D8">
      <w:pPr>
        <w:spacing w:line="360" w:lineRule="auto"/>
        <w:jc w:val="both"/>
        <w:rPr>
          <w:rFonts w:ascii="Times New Roman" w:hAnsi="Times New Roman" w:cs="Times New Roman"/>
          <w:b/>
          <w:i/>
        </w:rPr>
      </w:pPr>
      <w:r w:rsidRPr="00CA7A57">
        <w:rPr>
          <w:rFonts w:ascii="Times New Roman" w:hAnsi="Times New Roman" w:cs="Times New Roman"/>
          <w:b/>
          <w:i/>
        </w:rPr>
        <w:t>Figura 7. Rio Patía Bordeando el Corregimiento de Sidón.</w:t>
      </w:r>
    </w:p>
    <w:p w14:paraId="54C938DB" w14:textId="38CBCA39" w:rsidR="00C14BB0" w:rsidRPr="00CA7A57" w:rsidRDefault="00C14BB0" w:rsidP="009A0D39">
      <w:pPr>
        <w:spacing w:line="360" w:lineRule="auto"/>
        <w:jc w:val="center"/>
        <w:rPr>
          <w:rFonts w:ascii="Times New Roman" w:hAnsi="Times New Roman" w:cs="Times New Roman"/>
          <w:b/>
          <w:i/>
        </w:rPr>
      </w:pPr>
      <w:r w:rsidRPr="00CA7A57">
        <w:rPr>
          <w:rFonts w:ascii="Times New Roman" w:hAnsi="Times New Roman" w:cs="Times New Roman"/>
          <w:b/>
          <w:i/>
          <w:noProof/>
          <w:lang w:val="es-CO" w:eastAsia="es-CO"/>
        </w:rPr>
        <w:lastRenderedPageBreak/>
        <w:drawing>
          <wp:inline distT="0" distB="0" distL="0" distR="0" wp14:anchorId="0DEBFA13" wp14:editId="64C6C6F6">
            <wp:extent cx="3521075" cy="2552065"/>
            <wp:effectExtent l="0" t="0" r="3175" b="635"/>
            <wp:docPr id="12" name="Imagen 12" descr="Descripción: C:\Users\C.E. SIDON\Desktop\Universidad\Fotos Evidencias\SAM_39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descr="Descripción: C:\Users\C.E. SIDON\Desktop\Universidad\Fotos Evidencias\SAM_3905.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21075" cy="2552065"/>
                    </a:xfrm>
                    <a:prstGeom prst="rect">
                      <a:avLst/>
                    </a:prstGeom>
                    <a:noFill/>
                    <a:ln>
                      <a:noFill/>
                    </a:ln>
                  </pic:spPr>
                </pic:pic>
              </a:graphicData>
            </a:graphic>
          </wp:inline>
        </w:drawing>
      </w:r>
    </w:p>
    <w:p w14:paraId="46971DFF" w14:textId="77777777" w:rsidR="00C14BB0" w:rsidRPr="00CA7A57" w:rsidRDefault="00C14BB0" w:rsidP="009012D8">
      <w:pPr>
        <w:spacing w:line="360" w:lineRule="auto"/>
        <w:jc w:val="both"/>
        <w:rPr>
          <w:rFonts w:ascii="Times New Roman" w:hAnsi="Times New Roman" w:cs="Times New Roman"/>
          <w:b/>
          <w:i/>
        </w:rPr>
      </w:pPr>
      <w:r w:rsidRPr="00CA7A57">
        <w:rPr>
          <w:rFonts w:ascii="Times New Roman" w:hAnsi="Times New Roman" w:cs="Times New Roman"/>
          <w:b/>
          <w:i/>
        </w:rPr>
        <w:t>Fuente. Esta investigación.</w:t>
      </w:r>
    </w:p>
    <w:p w14:paraId="720D7667" w14:textId="77777777" w:rsidR="00C14BB0" w:rsidRPr="00CA7A57" w:rsidRDefault="00C14BB0" w:rsidP="009012D8">
      <w:pPr>
        <w:spacing w:line="360" w:lineRule="auto"/>
        <w:jc w:val="both"/>
        <w:rPr>
          <w:rFonts w:ascii="Times New Roman" w:hAnsi="Times New Roman" w:cs="Times New Roman"/>
          <w:i/>
          <w:lang w:val="es-CO"/>
        </w:rPr>
      </w:pPr>
    </w:p>
    <w:p w14:paraId="48F643A0" w14:textId="2D6D1394" w:rsidR="00A20668" w:rsidRPr="0098785F" w:rsidRDefault="00AF5841"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3</w:t>
      </w:r>
      <w:r w:rsidR="00A20668" w:rsidRPr="0098785F">
        <w:rPr>
          <w:rFonts w:ascii="Times New Roman" w:hAnsi="Times New Roman" w:cs="Times New Roman"/>
          <w:b/>
          <w:i/>
          <w:sz w:val="26"/>
          <w:szCs w:val="26"/>
        </w:rPr>
        <w:t>.</w:t>
      </w:r>
      <w:r w:rsidR="007E2A07" w:rsidRPr="0098785F">
        <w:rPr>
          <w:rFonts w:ascii="Times New Roman" w:hAnsi="Times New Roman" w:cs="Times New Roman"/>
          <w:b/>
          <w:i/>
          <w:sz w:val="26"/>
          <w:szCs w:val="26"/>
        </w:rPr>
        <w:t>9</w:t>
      </w:r>
      <w:r w:rsidR="00A20668" w:rsidRPr="0098785F">
        <w:rPr>
          <w:rFonts w:ascii="Times New Roman" w:hAnsi="Times New Roman" w:cs="Times New Roman"/>
          <w:b/>
          <w:i/>
          <w:sz w:val="26"/>
          <w:szCs w:val="26"/>
        </w:rPr>
        <w:t>.</w:t>
      </w:r>
      <w:r w:rsidR="00A20668" w:rsidRPr="0098785F">
        <w:rPr>
          <w:rFonts w:ascii="Times New Roman" w:hAnsi="Times New Roman" w:cs="Times New Roman"/>
          <w:b/>
          <w:i/>
          <w:sz w:val="26"/>
          <w:szCs w:val="26"/>
        </w:rPr>
        <w:tab/>
        <w:t>CONTEXTO INTERNO:</w:t>
      </w:r>
    </w:p>
    <w:p w14:paraId="4F194C01" w14:textId="77777777" w:rsidR="007E2A07" w:rsidRPr="00CA7A57" w:rsidRDefault="007E2A07" w:rsidP="009012D8">
      <w:pPr>
        <w:spacing w:line="360" w:lineRule="auto"/>
        <w:jc w:val="both"/>
        <w:rPr>
          <w:rFonts w:ascii="Times New Roman" w:hAnsi="Times New Roman" w:cs="Times New Roman"/>
          <w:b/>
          <w:i/>
        </w:rPr>
      </w:pPr>
    </w:p>
    <w:p w14:paraId="2A8D33CF" w14:textId="6744A275"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rPr>
        <w:t xml:space="preserve">Figura 6. </w:t>
      </w:r>
      <w:proofErr w:type="spellStart"/>
      <w:r w:rsidRPr="00CA7A57">
        <w:rPr>
          <w:rFonts w:ascii="Times New Roman" w:hAnsi="Times New Roman" w:cs="Times New Roman"/>
          <w:b/>
          <w:i/>
        </w:rPr>
        <w:t>Institucion</w:t>
      </w:r>
      <w:proofErr w:type="spellEnd"/>
      <w:r w:rsidRPr="00CA7A57">
        <w:rPr>
          <w:rFonts w:ascii="Times New Roman" w:hAnsi="Times New Roman" w:cs="Times New Roman"/>
          <w:b/>
          <w:i/>
        </w:rPr>
        <w:t xml:space="preserve"> Educativa </w:t>
      </w:r>
      <w:proofErr w:type="spellStart"/>
      <w:r w:rsidRPr="00CA7A57">
        <w:rPr>
          <w:rFonts w:ascii="Times New Roman" w:hAnsi="Times New Roman" w:cs="Times New Roman"/>
          <w:b/>
          <w:i/>
        </w:rPr>
        <w:t>Sidon</w:t>
      </w:r>
      <w:proofErr w:type="spellEnd"/>
    </w:p>
    <w:p w14:paraId="06094825" w14:textId="77777777" w:rsidR="00A20668" w:rsidRPr="00CA7A57" w:rsidRDefault="00A20668" w:rsidP="009012D8">
      <w:pPr>
        <w:spacing w:line="360" w:lineRule="auto"/>
        <w:jc w:val="both"/>
        <w:rPr>
          <w:rFonts w:ascii="Times New Roman" w:hAnsi="Times New Roman" w:cs="Times New Roman"/>
          <w:b/>
          <w:i/>
        </w:rPr>
      </w:pPr>
    </w:p>
    <w:p w14:paraId="2D2172E8" w14:textId="77777777"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rPr>
        <w:t>Fuente. Esta investigación</w:t>
      </w:r>
    </w:p>
    <w:p w14:paraId="77420259" w14:textId="77777777" w:rsidR="00A20668" w:rsidRPr="00CA7A57" w:rsidRDefault="00A20668" w:rsidP="009012D8">
      <w:pPr>
        <w:spacing w:line="360" w:lineRule="auto"/>
        <w:jc w:val="both"/>
        <w:rPr>
          <w:rFonts w:ascii="Times New Roman" w:hAnsi="Times New Roman" w:cs="Times New Roman"/>
          <w:b/>
          <w:i/>
        </w:rPr>
      </w:pPr>
    </w:p>
    <w:p w14:paraId="3A6108E4" w14:textId="2FABF63D"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noProof/>
          <w:lang w:val="es-CO" w:eastAsia="es-CO"/>
        </w:rPr>
        <w:lastRenderedPageBreak/>
        <w:drawing>
          <wp:inline distT="0" distB="0" distL="0" distR="0" wp14:anchorId="3D5F54E9" wp14:editId="1CA2E15A">
            <wp:extent cx="5963920" cy="3364230"/>
            <wp:effectExtent l="0" t="0" r="0" b="7620"/>
            <wp:docPr id="15" name="Imagen 15" descr="20181002_08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20181002_08181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63920" cy="3364230"/>
                    </a:xfrm>
                    <a:prstGeom prst="rect">
                      <a:avLst/>
                    </a:prstGeom>
                    <a:noFill/>
                    <a:ln>
                      <a:noFill/>
                    </a:ln>
                  </pic:spPr>
                </pic:pic>
              </a:graphicData>
            </a:graphic>
          </wp:inline>
        </w:drawing>
      </w:r>
    </w:p>
    <w:p w14:paraId="379EF6B5" w14:textId="77777777"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rPr>
        <w:t>Fuente. Esta investigación</w:t>
      </w:r>
    </w:p>
    <w:p w14:paraId="686B5C76" w14:textId="77777777" w:rsidR="00A20668" w:rsidRPr="00CA7A57" w:rsidRDefault="00A20668" w:rsidP="009012D8">
      <w:pPr>
        <w:spacing w:line="360" w:lineRule="auto"/>
        <w:jc w:val="both"/>
        <w:rPr>
          <w:rFonts w:ascii="Times New Roman" w:hAnsi="Times New Roman" w:cs="Times New Roman"/>
          <w:b/>
          <w:i/>
        </w:rPr>
      </w:pPr>
    </w:p>
    <w:p w14:paraId="64106E1C" w14:textId="52BA8217" w:rsidR="00A20668" w:rsidRPr="0098785F" w:rsidRDefault="00AF5841"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4</w:t>
      </w:r>
      <w:r w:rsidR="00A20668" w:rsidRPr="0098785F">
        <w:rPr>
          <w:rFonts w:ascii="Times New Roman" w:hAnsi="Times New Roman" w:cs="Times New Roman"/>
          <w:b/>
          <w:i/>
          <w:sz w:val="26"/>
          <w:szCs w:val="26"/>
        </w:rPr>
        <w:t xml:space="preserve">. </w:t>
      </w:r>
      <w:r w:rsidR="00A20668" w:rsidRPr="0098785F">
        <w:rPr>
          <w:rFonts w:ascii="Times New Roman" w:hAnsi="Times New Roman" w:cs="Times New Roman"/>
          <w:b/>
          <w:i/>
          <w:sz w:val="26"/>
          <w:szCs w:val="26"/>
        </w:rPr>
        <w:tab/>
        <w:t>RESEÑA HISTORICA DE LA INSTITUCIÓN EDUCATIVA SIDÓN</w:t>
      </w:r>
    </w:p>
    <w:p w14:paraId="655D0EE6" w14:textId="77777777" w:rsidR="00A20668" w:rsidRPr="00CA7A57" w:rsidRDefault="00A20668" w:rsidP="009012D8">
      <w:pPr>
        <w:spacing w:line="360" w:lineRule="auto"/>
        <w:jc w:val="both"/>
        <w:rPr>
          <w:rFonts w:ascii="Times New Roman" w:hAnsi="Times New Roman" w:cs="Times New Roman"/>
          <w:i/>
        </w:rPr>
      </w:pPr>
    </w:p>
    <w:p w14:paraId="3E116885"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La zona donde se encuentra el corregimiento de Sidón, fue una región selvática donde apenas se divisaban los animales silvestres y plantas, aquí llegaron esclavos que se sublevaron a sus amos, aproximadamente en los años 1840, en su afán de huida para no ser recapturados, descubrieron estas tierras ricas en fauna y flora.</w:t>
      </w:r>
    </w:p>
    <w:p w14:paraId="3CE37D6D" w14:textId="77777777" w:rsidR="00A20668" w:rsidRPr="00CA7A57" w:rsidRDefault="00A20668" w:rsidP="009012D8">
      <w:pPr>
        <w:spacing w:line="360" w:lineRule="auto"/>
        <w:jc w:val="both"/>
        <w:rPr>
          <w:rFonts w:ascii="Times New Roman" w:hAnsi="Times New Roman" w:cs="Times New Roman"/>
          <w:i/>
        </w:rPr>
      </w:pPr>
    </w:p>
    <w:p w14:paraId="7E4F8088" w14:textId="77777777"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i/>
        </w:rPr>
        <w:t xml:space="preserve">Luego a finales del siglo XIX y comienzos del XX comenzaron a llegar personajes de departamentos vecinos y municipios aledaños, nombrando esta zona como </w:t>
      </w:r>
      <w:r w:rsidRPr="00CA7A57">
        <w:rPr>
          <w:rFonts w:ascii="Times New Roman" w:hAnsi="Times New Roman" w:cs="Times New Roman"/>
          <w:b/>
          <w:i/>
        </w:rPr>
        <w:t xml:space="preserve"> LA CEIBA</w:t>
      </w:r>
      <w:r w:rsidRPr="00CA7A57">
        <w:rPr>
          <w:rFonts w:ascii="Times New Roman" w:hAnsi="Times New Roman" w:cs="Times New Roman"/>
          <w:i/>
        </w:rPr>
        <w:t xml:space="preserve">. Aproximadamente hacia los años 1940, llego un sacerdote llamado José, quien vio la necesidad de cambiar el nombre de La Celda por uno más histórico tomado de la Biblia, debido a que existían en los alrededores de este corregimiento, otros pueblos y veredas que tenían nombres alusivos al libro </w:t>
      </w:r>
      <w:r w:rsidRPr="00CA7A57">
        <w:rPr>
          <w:rFonts w:ascii="Times New Roman" w:hAnsi="Times New Roman" w:cs="Times New Roman"/>
          <w:i/>
        </w:rPr>
        <w:lastRenderedPageBreak/>
        <w:t xml:space="preserve">sagrado, como: Damasco, El Desierto, El Paraíso, nombrados por otros sacerdotes, de esta manera La Celda paso a llamarse </w:t>
      </w:r>
      <w:r w:rsidRPr="00CA7A57">
        <w:rPr>
          <w:rFonts w:ascii="Times New Roman" w:hAnsi="Times New Roman" w:cs="Times New Roman"/>
          <w:b/>
          <w:i/>
        </w:rPr>
        <w:t>SIDÓN.</w:t>
      </w:r>
    </w:p>
    <w:p w14:paraId="47AFF9C4"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Debido a la necesidad de educar a sus hijos la comunidad emprendió la tarea de construir la planta física  de la escuela, la cual se construyó inicialmente en piso de tierra, techo de hojas de plantas, entre estas: la iraca, palma y hojas de una planta llamada bijao. No se tenía pupitres o los pocos que tenían los hacían los padres de familia. Los estudiantes escribían en pizarras. No se contaba con unidades sanitarias. Poco a poco gracias a las gestiones de los líderes de la comunidad, la planta física ha ido mejorando pero en la actualidad los salones con los que cuente no tienen la seguridad y el  espacio adecuado por lo que ya hay un proyecto en curso para modernizar algunas áreas de la planta física.</w:t>
      </w:r>
    </w:p>
    <w:p w14:paraId="450DA4FA" w14:textId="77777777" w:rsidR="00A20668" w:rsidRPr="00CA7A57" w:rsidRDefault="00A20668" w:rsidP="009012D8">
      <w:pPr>
        <w:spacing w:line="360" w:lineRule="auto"/>
        <w:jc w:val="both"/>
        <w:rPr>
          <w:rFonts w:ascii="Times New Roman" w:hAnsi="Times New Roman" w:cs="Times New Roman"/>
          <w:i/>
        </w:rPr>
      </w:pPr>
    </w:p>
    <w:p w14:paraId="377EDD51"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Sidón comenzó a desarrollar su proceso educativo como una institución teniendo como primer profesor a Demetrio Moreno y posteriormente a Daniel Paz. Estos docentes más denominados maestros  en ese entonces, eran pagados por la comunidad, y se caracterizaban por ser exigentes y rígidos, imponiendo castigos muy fuertes a sus estudiantes, haciéndose ver como verdugos y personajes a los que se les debía un total respeto y cumplimiento en sus obligaciones dentro de la comunidad.</w:t>
      </w:r>
    </w:p>
    <w:p w14:paraId="18FD45BE" w14:textId="77777777" w:rsidR="00A20668" w:rsidRPr="00CA7A57" w:rsidRDefault="00A20668" w:rsidP="009012D8">
      <w:pPr>
        <w:spacing w:line="360" w:lineRule="auto"/>
        <w:jc w:val="both"/>
        <w:rPr>
          <w:rFonts w:ascii="Times New Roman" w:hAnsi="Times New Roman" w:cs="Times New Roman"/>
          <w:i/>
        </w:rPr>
      </w:pPr>
    </w:p>
    <w:p w14:paraId="47695148"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En la actualidad el modelo pedagógico de la Institución Educativa Sidón se orienta al constructivismo impartiendo el educarse como una meta de autodesarrollo.</w:t>
      </w:r>
    </w:p>
    <w:p w14:paraId="2E600708"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 xml:space="preserve">Hace algunos años  la Institución Educativa  de Sidón se llamaba Institución Educativo Nuestra Señora del Carmen. En la que se podía cursar hasta el grado noveno, pero debido a problemas de orden publica con los docentes de esa época, los cuales tuvieron que salir afanosamente. La institución perdió su aval y quedó nuevamente en escuela unitaria contando solo la formación de estudiantes hasta el grado 5º.  </w:t>
      </w:r>
    </w:p>
    <w:p w14:paraId="34FA8983" w14:textId="77777777" w:rsidR="00A20668" w:rsidRPr="00CA7A57" w:rsidRDefault="00A20668" w:rsidP="009012D8">
      <w:pPr>
        <w:spacing w:line="360" w:lineRule="auto"/>
        <w:jc w:val="both"/>
        <w:rPr>
          <w:rFonts w:ascii="Times New Roman" w:hAnsi="Times New Roman" w:cs="Times New Roman"/>
          <w:i/>
        </w:rPr>
      </w:pPr>
    </w:p>
    <w:p w14:paraId="0A7A24A2"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lastRenderedPageBreak/>
        <w:t>Ahora se está buscando la institucionalización de la Institución Educativa Sidón, con la ayuda de toda la comunidad, los docentes y estamentos gubernamentales.</w:t>
      </w:r>
    </w:p>
    <w:p w14:paraId="0ADC1D9E" w14:textId="326B9999"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 xml:space="preserve">Entre algunos de los docentes de la historia de la Institución Educativa Sidón están: Demetrio Moreno, Daniel Paz, William Cifuentes, Jesús </w:t>
      </w:r>
      <w:proofErr w:type="spellStart"/>
      <w:r w:rsidRPr="00CA7A57">
        <w:rPr>
          <w:rFonts w:ascii="Times New Roman" w:hAnsi="Times New Roman" w:cs="Times New Roman"/>
          <w:i/>
        </w:rPr>
        <w:t>Calvache</w:t>
      </w:r>
      <w:proofErr w:type="spellEnd"/>
      <w:r w:rsidRPr="00CA7A57">
        <w:rPr>
          <w:rFonts w:ascii="Times New Roman" w:hAnsi="Times New Roman" w:cs="Times New Roman"/>
          <w:i/>
        </w:rPr>
        <w:t xml:space="preserve">, Rubén Darío </w:t>
      </w:r>
      <w:proofErr w:type="spellStart"/>
      <w:r w:rsidRPr="00CA7A57">
        <w:rPr>
          <w:rFonts w:ascii="Times New Roman" w:hAnsi="Times New Roman" w:cs="Times New Roman"/>
          <w:i/>
        </w:rPr>
        <w:t>Insuasty</w:t>
      </w:r>
      <w:proofErr w:type="spellEnd"/>
      <w:r w:rsidRPr="00CA7A57">
        <w:rPr>
          <w:rFonts w:ascii="Times New Roman" w:hAnsi="Times New Roman" w:cs="Times New Roman"/>
          <w:i/>
        </w:rPr>
        <w:t xml:space="preserve">, Roberto Cabrera, Ángela Mosquera, Ana Lucia, Oscar Armijo, Claudia Delgado, Luis Ceballos, Genaro, Cristian Palacios </w:t>
      </w:r>
      <w:proofErr w:type="spellStart"/>
      <w:r w:rsidRPr="00CA7A57">
        <w:rPr>
          <w:rFonts w:ascii="Times New Roman" w:hAnsi="Times New Roman" w:cs="Times New Roman"/>
          <w:i/>
        </w:rPr>
        <w:t>Buchely</w:t>
      </w:r>
      <w:proofErr w:type="spellEnd"/>
      <w:r w:rsidRPr="00CA7A57">
        <w:rPr>
          <w:rFonts w:ascii="Times New Roman" w:hAnsi="Times New Roman" w:cs="Times New Roman"/>
          <w:i/>
        </w:rPr>
        <w:t xml:space="preserve">, Mario Estupiñan, Lucero Perea, Mónica </w:t>
      </w:r>
      <w:proofErr w:type="spellStart"/>
      <w:r w:rsidRPr="00CA7A57">
        <w:rPr>
          <w:rFonts w:ascii="Times New Roman" w:hAnsi="Times New Roman" w:cs="Times New Roman"/>
          <w:i/>
        </w:rPr>
        <w:t>Buchely</w:t>
      </w:r>
      <w:proofErr w:type="spellEnd"/>
      <w:r w:rsidRPr="00CA7A57">
        <w:rPr>
          <w:rFonts w:ascii="Times New Roman" w:hAnsi="Times New Roman" w:cs="Times New Roman"/>
          <w:i/>
        </w:rPr>
        <w:t xml:space="preserve">, Aída </w:t>
      </w:r>
      <w:proofErr w:type="spellStart"/>
      <w:r w:rsidRPr="00CA7A57">
        <w:rPr>
          <w:rFonts w:ascii="Times New Roman" w:hAnsi="Times New Roman" w:cs="Times New Roman"/>
          <w:i/>
        </w:rPr>
        <w:t>Cuayal</w:t>
      </w:r>
      <w:proofErr w:type="spellEnd"/>
      <w:r w:rsidRPr="00CA7A57">
        <w:rPr>
          <w:rFonts w:ascii="Times New Roman" w:hAnsi="Times New Roman" w:cs="Times New Roman"/>
          <w:i/>
        </w:rPr>
        <w:t>, Nancy Cepeda, Pedro Rosero, Mary Benavides, Paola Araujo, Luis Bastidas, Aura Martínez</w:t>
      </w:r>
      <w:r w:rsidR="0098785F">
        <w:rPr>
          <w:rFonts w:ascii="Times New Roman" w:hAnsi="Times New Roman" w:cs="Times New Roman"/>
          <w:i/>
        </w:rPr>
        <w:t xml:space="preserve"> Rueda</w:t>
      </w:r>
      <w:r w:rsidRPr="00CA7A57">
        <w:rPr>
          <w:rFonts w:ascii="Times New Roman" w:hAnsi="Times New Roman" w:cs="Times New Roman"/>
          <w:i/>
        </w:rPr>
        <w:t>, Alfredo Rodríguez, Ana María Rivera, Claudia Andrade.</w:t>
      </w:r>
    </w:p>
    <w:p w14:paraId="3968E3CE" w14:textId="77777777" w:rsidR="00A20668" w:rsidRPr="00CA7A57" w:rsidRDefault="00A20668" w:rsidP="009012D8">
      <w:pPr>
        <w:spacing w:line="360" w:lineRule="auto"/>
        <w:jc w:val="both"/>
        <w:rPr>
          <w:rFonts w:ascii="Times New Roman" w:hAnsi="Times New Roman" w:cs="Times New Roman"/>
          <w:i/>
        </w:rPr>
      </w:pPr>
    </w:p>
    <w:p w14:paraId="07F83287"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La Institución educativa de la comunidad de Sidón se encuentra ubicado al noroccidente del Municipio de Cumbitara, en el sector conocido como Bajo Cumbitara, aproximadamente a unas 4 horas de la cabecera municipal – Cumbitara.</w:t>
      </w:r>
    </w:p>
    <w:p w14:paraId="57B70C9B"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 xml:space="preserve">Su temperatura oscila entre 24 a 35 </w:t>
      </w:r>
      <w:proofErr w:type="spellStart"/>
      <w:r w:rsidRPr="00CA7A57">
        <w:rPr>
          <w:rFonts w:ascii="Times New Roman" w:hAnsi="Times New Roman" w:cs="Times New Roman"/>
          <w:i/>
        </w:rPr>
        <w:t>ºC</w:t>
      </w:r>
      <w:proofErr w:type="spellEnd"/>
      <w:r w:rsidRPr="00CA7A57">
        <w:rPr>
          <w:rFonts w:ascii="Times New Roman" w:hAnsi="Times New Roman" w:cs="Times New Roman"/>
          <w:i/>
        </w:rPr>
        <w:t>, se encuentra además ubicado a 200 metros del río Patía.</w:t>
      </w:r>
    </w:p>
    <w:p w14:paraId="003FEC5A" w14:textId="77777777" w:rsidR="0098785F" w:rsidRDefault="0098785F" w:rsidP="00D84482">
      <w:pPr>
        <w:spacing w:after="160" w:line="259" w:lineRule="auto"/>
        <w:ind w:left="0" w:firstLine="0"/>
        <w:jc w:val="both"/>
        <w:rPr>
          <w:rFonts w:ascii="Times New Roman" w:hAnsi="Times New Roman" w:cs="Times New Roman"/>
          <w:b/>
          <w:bCs/>
          <w:i/>
          <w:lang w:val="es-CO" w:eastAsia="es-CO"/>
        </w:rPr>
      </w:pPr>
    </w:p>
    <w:p w14:paraId="4133424B" w14:textId="71590C76" w:rsidR="00A20668" w:rsidRPr="0098785F" w:rsidRDefault="00D84482" w:rsidP="0098785F">
      <w:pPr>
        <w:spacing w:after="160" w:line="259" w:lineRule="auto"/>
        <w:ind w:left="426" w:hanging="426"/>
        <w:jc w:val="both"/>
        <w:rPr>
          <w:rFonts w:ascii="Times New Roman" w:hAnsi="Times New Roman" w:cs="Times New Roman"/>
          <w:i/>
          <w:sz w:val="26"/>
          <w:szCs w:val="26"/>
          <w:lang w:val="es-CO"/>
        </w:rPr>
      </w:pPr>
      <w:r w:rsidRPr="0098785F">
        <w:rPr>
          <w:rFonts w:ascii="Times New Roman" w:hAnsi="Times New Roman" w:cs="Times New Roman"/>
          <w:b/>
          <w:bCs/>
          <w:i/>
          <w:sz w:val="26"/>
          <w:szCs w:val="26"/>
          <w:lang w:val="es-CO" w:eastAsia="es-CO"/>
        </w:rPr>
        <w:t xml:space="preserve">6. </w:t>
      </w:r>
      <w:r w:rsidR="00A20668" w:rsidRPr="0098785F">
        <w:rPr>
          <w:rFonts w:ascii="Times New Roman" w:hAnsi="Times New Roman" w:cs="Times New Roman"/>
          <w:b/>
          <w:bCs/>
          <w:i/>
          <w:sz w:val="26"/>
          <w:szCs w:val="26"/>
          <w:lang w:val="es-CO" w:eastAsia="es-CO"/>
        </w:rPr>
        <w:t>EMBLEMAS Y SÍMBOLOS REPRESENTATIVOS DE LA INSTITUCION EDUCATIVA SIDON, DEL  MUNICIPIO DE CUMBITARA-NARIÑO</w:t>
      </w:r>
      <w:r w:rsidR="00A20668" w:rsidRPr="0098785F">
        <w:rPr>
          <w:rFonts w:ascii="Times New Roman" w:hAnsi="Times New Roman" w:cs="Times New Roman"/>
          <w:i/>
          <w:sz w:val="26"/>
          <w:szCs w:val="26"/>
          <w:lang w:val="es-CO" w:eastAsia="es-CO"/>
        </w:rPr>
        <w:t>.</w:t>
      </w:r>
    </w:p>
    <w:p w14:paraId="4EC4A8CC" w14:textId="685FBDE8" w:rsidR="0098785F" w:rsidRDefault="00D84482" w:rsidP="0098785F">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6</w:t>
      </w:r>
      <w:r w:rsidR="003C6371" w:rsidRPr="0098785F">
        <w:rPr>
          <w:rFonts w:ascii="Times New Roman" w:hAnsi="Times New Roman" w:cs="Times New Roman"/>
          <w:b/>
          <w:i/>
          <w:sz w:val="26"/>
          <w:szCs w:val="26"/>
        </w:rPr>
        <w:t xml:space="preserve">.1. </w:t>
      </w:r>
      <w:r w:rsidR="00A20668" w:rsidRPr="0098785F">
        <w:rPr>
          <w:rFonts w:ascii="Times New Roman" w:hAnsi="Times New Roman" w:cs="Times New Roman"/>
          <w:b/>
          <w:i/>
          <w:sz w:val="26"/>
          <w:szCs w:val="26"/>
        </w:rPr>
        <w:t>SIMBOLOS</w:t>
      </w:r>
      <w:r w:rsidR="0098785F">
        <w:rPr>
          <w:rFonts w:ascii="Times New Roman" w:hAnsi="Times New Roman" w:cs="Times New Roman"/>
          <w:b/>
          <w:i/>
          <w:sz w:val="26"/>
          <w:szCs w:val="26"/>
        </w:rPr>
        <w:t xml:space="preserve"> </w:t>
      </w:r>
    </w:p>
    <w:p w14:paraId="3C0569F6" w14:textId="77777777" w:rsidR="0098785F" w:rsidRDefault="0098785F" w:rsidP="0098785F">
      <w:pPr>
        <w:spacing w:line="360" w:lineRule="auto"/>
        <w:jc w:val="both"/>
        <w:rPr>
          <w:rFonts w:ascii="Times New Roman" w:hAnsi="Times New Roman" w:cs="Times New Roman"/>
          <w:b/>
          <w:i/>
          <w:sz w:val="26"/>
          <w:szCs w:val="26"/>
        </w:rPr>
      </w:pPr>
    </w:p>
    <w:p w14:paraId="6DA1DA27" w14:textId="2EE97F48" w:rsidR="00A20668" w:rsidRPr="0098785F" w:rsidRDefault="00D84482"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6</w:t>
      </w:r>
      <w:r w:rsidR="003C6371" w:rsidRPr="0098785F">
        <w:rPr>
          <w:rFonts w:ascii="Times New Roman" w:hAnsi="Times New Roman" w:cs="Times New Roman"/>
          <w:b/>
          <w:i/>
          <w:sz w:val="26"/>
          <w:szCs w:val="26"/>
        </w:rPr>
        <w:t xml:space="preserve">.1.1. </w:t>
      </w:r>
      <w:r w:rsidR="00A20668" w:rsidRPr="0098785F">
        <w:rPr>
          <w:rFonts w:ascii="Times New Roman" w:hAnsi="Times New Roman" w:cs="Times New Roman"/>
          <w:b/>
          <w:i/>
          <w:sz w:val="26"/>
          <w:szCs w:val="26"/>
        </w:rPr>
        <w:t>EL ESCUDO</w:t>
      </w:r>
    </w:p>
    <w:p w14:paraId="753AF743" w14:textId="20ABE4F4" w:rsidR="00A20668" w:rsidRPr="00CA7A57" w:rsidRDefault="00A20668" w:rsidP="009A0D39">
      <w:pPr>
        <w:spacing w:line="360" w:lineRule="auto"/>
        <w:jc w:val="center"/>
        <w:rPr>
          <w:rFonts w:ascii="Times New Roman" w:hAnsi="Times New Roman" w:cs="Times New Roman"/>
          <w:b/>
          <w:i/>
        </w:rPr>
      </w:pPr>
      <w:r w:rsidRPr="00CA7A57">
        <w:rPr>
          <w:rFonts w:ascii="Times New Roman" w:hAnsi="Times New Roman" w:cs="Times New Roman"/>
          <w:b/>
          <w:i/>
          <w:noProof/>
          <w:lang w:val="es-CO" w:eastAsia="es-CO"/>
        </w:rPr>
        <w:lastRenderedPageBreak/>
        <w:drawing>
          <wp:inline distT="0" distB="0" distL="0" distR="0" wp14:anchorId="0D49536D" wp14:editId="1FCD43B9">
            <wp:extent cx="2347595" cy="2402205"/>
            <wp:effectExtent l="0" t="0" r="0" b="0"/>
            <wp:docPr id="14" name="Imagen 14" descr="escudo institucion educ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escudo institucion educativ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7595" cy="2402205"/>
                    </a:xfrm>
                    <a:prstGeom prst="rect">
                      <a:avLst/>
                    </a:prstGeom>
                    <a:noFill/>
                    <a:ln>
                      <a:noFill/>
                    </a:ln>
                  </pic:spPr>
                </pic:pic>
              </a:graphicData>
            </a:graphic>
          </wp:inline>
        </w:drawing>
      </w:r>
    </w:p>
    <w:p w14:paraId="722CB129" w14:textId="77777777" w:rsidR="00A20668" w:rsidRPr="00CA7A57" w:rsidRDefault="00A20668" w:rsidP="009012D8">
      <w:pPr>
        <w:spacing w:line="360" w:lineRule="auto"/>
        <w:jc w:val="both"/>
        <w:rPr>
          <w:rFonts w:ascii="Times New Roman" w:hAnsi="Times New Roman" w:cs="Times New Roman"/>
          <w:b/>
          <w:i/>
        </w:rPr>
      </w:pPr>
    </w:p>
    <w:p w14:paraId="37955A6C"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El escudo de la Institución Educativa Sidón representa:</w:t>
      </w:r>
    </w:p>
    <w:p w14:paraId="77BAA3B1" w14:textId="77777777" w:rsidR="00A20668" w:rsidRPr="00CA7A57" w:rsidRDefault="00A20668" w:rsidP="009012D8">
      <w:pPr>
        <w:spacing w:line="360" w:lineRule="auto"/>
        <w:jc w:val="both"/>
        <w:rPr>
          <w:rFonts w:ascii="Times New Roman" w:hAnsi="Times New Roman" w:cs="Times New Roman"/>
          <w:b/>
          <w:i/>
        </w:rPr>
      </w:pPr>
    </w:p>
    <w:p w14:paraId="4E26C1EC"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sol</w:t>
      </w:r>
      <w:r w:rsidRPr="00CA7A57">
        <w:rPr>
          <w:rFonts w:ascii="Times New Roman" w:hAnsi="Times New Roman" w:cs="Times New Roman"/>
          <w:i/>
        </w:rPr>
        <w:t>. Es la luz hacia el conocimiento.</w:t>
      </w:r>
    </w:p>
    <w:p w14:paraId="1EA6BB74"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Las montañas.</w:t>
      </w:r>
      <w:r w:rsidRPr="00CA7A57">
        <w:rPr>
          <w:rFonts w:ascii="Times New Roman" w:hAnsi="Times New Roman" w:cs="Times New Roman"/>
          <w:i/>
        </w:rPr>
        <w:t xml:space="preserve"> Los escalones que se deben seguir, paso a paso para conseguir los objetivos y metas.</w:t>
      </w:r>
    </w:p>
    <w:p w14:paraId="7D7206DC"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rio</w:t>
      </w:r>
      <w:r w:rsidRPr="00CA7A57">
        <w:rPr>
          <w:rFonts w:ascii="Times New Roman" w:hAnsi="Times New Roman" w:cs="Times New Roman"/>
          <w:i/>
        </w:rPr>
        <w:t>. El continúo fluir del aprendizaje que nunca debe terminar.</w:t>
      </w:r>
    </w:p>
    <w:p w14:paraId="75E53BA5"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libro</w:t>
      </w:r>
      <w:r w:rsidRPr="00CA7A57">
        <w:rPr>
          <w:rFonts w:ascii="Times New Roman" w:hAnsi="Times New Roman" w:cs="Times New Roman"/>
          <w:i/>
        </w:rPr>
        <w:t>. La sabiduría, el conocimiento adquirido por los hombres, para transmitirlo a las nuevas generaciones.</w:t>
      </w:r>
    </w:p>
    <w:p w14:paraId="63DEE2E8"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La pluma</w:t>
      </w:r>
      <w:r w:rsidRPr="00CA7A57">
        <w:rPr>
          <w:rFonts w:ascii="Times New Roman" w:hAnsi="Times New Roman" w:cs="Times New Roman"/>
          <w:i/>
        </w:rPr>
        <w:t>. El escribir, donde se construye el proyecto de vida.</w:t>
      </w:r>
    </w:p>
    <w:p w14:paraId="26CA13F6"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Ciencia y Trabajo</w:t>
      </w:r>
      <w:r w:rsidRPr="00CA7A57">
        <w:rPr>
          <w:rFonts w:ascii="Times New Roman" w:hAnsi="Times New Roman" w:cs="Times New Roman"/>
          <w:i/>
        </w:rPr>
        <w:t>. A través del conocimiento se construye el trabajo, para el progreso de la región.</w:t>
      </w:r>
    </w:p>
    <w:p w14:paraId="316C9E82" w14:textId="77777777" w:rsidR="00A20668" w:rsidRPr="00CA7A57" w:rsidRDefault="00A20668" w:rsidP="009012D8">
      <w:pPr>
        <w:spacing w:line="360" w:lineRule="auto"/>
        <w:jc w:val="both"/>
        <w:rPr>
          <w:rFonts w:ascii="Times New Roman" w:hAnsi="Times New Roman" w:cs="Times New Roman"/>
          <w:b/>
          <w:i/>
        </w:rPr>
      </w:pPr>
    </w:p>
    <w:p w14:paraId="4E2A5B8F" w14:textId="77777777" w:rsidR="00D34C65" w:rsidRDefault="00D34C65">
      <w:pPr>
        <w:spacing w:after="160" w:line="259" w:lineRule="auto"/>
        <w:ind w:left="0" w:firstLine="0"/>
        <w:rPr>
          <w:rFonts w:ascii="Times New Roman" w:hAnsi="Times New Roman" w:cs="Times New Roman"/>
          <w:b/>
          <w:i/>
        </w:rPr>
      </w:pPr>
      <w:r>
        <w:rPr>
          <w:rFonts w:ascii="Times New Roman" w:hAnsi="Times New Roman" w:cs="Times New Roman"/>
          <w:b/>
          <w:i/>
        </w:rPr>
        <w:br w:type="page"/>
      </w:r>
    </w:p>
    <w:p w14:paraId="2F09A869" w14:textId="55CF339D" w:rsidR="00A20668" w:rsidRPr="0098785F" w:rsidRDefault="00D84482"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lastRenderedPageBreak/>
        <w:t>6</w:t>
      </w:r>
      <w:r w:rsidR="003C6371" w:rsidRPr="0098785F">
        <w:rPr>
          <w:rFonts w:ascii="Times New Roman" w:hAnsi="Times New Roman" w:cs="Times New Roman"/>
          <w:b/>
          <w:i/>
          <w:sz w:val="26"/>
          <w:szCs w:val="26"/>
        </w:rPr>
        <w:t xml:space="preserve">.1.2. </w:t>
      </w:r>
      <w:r w:rsidR="00A20668" w:rsidRPr="0098785F">
        <w:rPr>
          <w:rFonts w:ascii="Times New Roman" w:hAnsi="Times New Roman" w:cs="Times New Roman"/>
          <w:b/>
          <w:i/>
          <w:sz w:val="26"/>
          <w:szCs w:val="26"/>
        </w:rPr>
        <w:t>LA BANDERA.</w:t>
      </w:r>
    </w:p>
    <w:p w14:paraId="208E8D0D" w14:textId="78CA68E7" w:rsidR="00A20668" w:rsidRPr="00CA7A57"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noProof/>
          <w:lang w:val="es-CO" w:eastAsia="es-CO"/>
        </w:rPr>
        <w:drawing>
          <wp:inline distT="0" distB="0" distL="0" distR="0" wp14:anchorId="51123BD6" wp14:editId="662AEAF5">
            <wp:extent cx="3521075" cy="2026920"/>
            <wp:effectExtent l="0" t="0" r="317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521075" cy="2026920"/>
                    </a:xfrm>
                    <a:prstGeom prst="rect">
                      <a:avLst/>
                    </a:prstGeom>
                    <a:noFill/>
                    <a:ln>
                      <a:noFill/>
                    </a:ln>
                    <a:effectLst>
                      <a:softEdge rad="12700"/>
                    </a:effectLst>
                  </pic:spPr>
                </pic:pic>
              </a:graphicData>
            </a:graphic>
          </wp:inline>
        </w:drawing>
      </w:r>
    </w:p>
    <w:p w14:paraId="17C5FB73" w14:textId="77777777" w:rsidR="00A20668" w:rsidRPr="00CA7A57" w:rsidRDefault="00A20668" w:rsidP="009012D8">
      <w:pPr>
        <w:spacing w:line="360" w:lineRule="auto"/>
        <w:jc w:val="both"/>
        <w:rPr>
          <w:rFonts w:ascii="Times New Roman" w:hAnsi="Times New Roman" w:cs="Times New Roman"/>
          <w:b/>
          <w:i/>
        </w:rPr>
      </w:pPr>
    </w:p>
    <w:p w14:paraId="214C2872"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color blanco</w:t>
      </w:r>
      <w:r w:rsidRPr="00CA7A57">
        <w:rPr>
          <w:rFonts w:ascii="Times New Roman" w:hAnsi="Times New Roman" w:cs="Times New Roman"/>
          <w:i/>
        </w:rPr>
        <w:t>. Representa el deseo de una región y una Colombia en paz y concordia</w:t>
      </w:r>
    </w:p>
    <w:p w14:paraId="01B863B3"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color azul</w:t>
      </w:r>
      <w:r w:rsidRPr="00CA7A57">
        <w:rPr>
          <w:rFonts w:ascii="Times New Roman" w:hAnsi="Times New Roman" w:cs="Times New Roman"/>
          <w:i/>
        </w:rPr>
        <w:t>. La riqueza hídrica representada en los ríos y quebradas.</w:t>
      </w:r>
    </w:p>
    <w:p w14:paraId="19D58C0B"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b/>
          <w:i/>
        </w:rPr>
        <w:t>El color verde</w:t>
      </w:r>
      <w:r w:rsidRPr="00CA7A57">
        <w:rPr>
          <w:rFonts w:ascii="Times New Roman" w:hAnsi="Times New Roman" w:cs="Times New Roman"/>
          <w:i/>
        </w:rPr>
        <w:t>. La esperanza en un mañana mejor, la fertilidad de los campos.</w:t>
      </w:r>
    </w:p>
    <w:p w14:paraId="306A3673" w14:textId="77777777" w:rsidR="00A20668" w:rsidRPr="00CA7A57" w:rsidRDefault="00A20668" w:rsidP="009012D8">
      <w:pPr>
        <w:spacing w:line="360" w:lineRule="auto"/>
        <w:jc w:val="both"/>
        <w:rPr>
          <w:rFonts w:ascii="Times New Roman" w:hAnsi="Times New Roman" w:cs="Times New Roman"/>
          <w:i/>
        </w:rPr>
      </w:pPr>
    </w:p>
    <w:p w14:paraId="75B7A9F3" w14:textId="36BEE5CC" w:rsidR="00A20668" w:rsidRDefault="00D84482" w:rsidP="009012D8">
      <w:pPr>
        <w:spacing w:line="360" w:lineRule="auto"/>
        <w:jc w:val="both"/>
        <w:rPr>
          <w:rFonts w:ascii="Times New Roman" w:hAnsi="Times New Roman" w:cs="Times New Roman"/>
          <w:b/>
          <w:i/>
          <w:sz w:val="26"/>
          <w:szCs w:val="26"/>
        </w:rPr>
      </w:pPr>
      <w:r w:rsidRPr="0098785F">
        <w:rPr>
          <w:rFonts w:ascii="Times New Roman" w:hAnsi="Times New Roman" w:cs="Times New Roman"/>
          <w:b/>
          <w:i/>
          <w:sz w:val="26"/>
          <w:szCs w:val="26"/>
        </w:rPr>
        <w:t>6</w:t>
      </w:r>
      <w:r w:rsidR="003C6371" w:rsidRPr="0098785F">
        <w:rPr>
          <w:rFonts w:ascii="Times New Roman" w:hAnsi="Times New Roman" w:cs="Times New Roman"/>
          <w:b/>
          <w:i/>
          <w:sz w:val="26"/>
          <w:szCs w:val="26"/>
        </w:rPr>
        <w:t xml:space="preserve">.1.3. </w:t>
      </w:r>
      <w:r w:rsidR="00A20668" w:rsidRPr="0098785F">
        <w:rPr>
          <w:rFonts w:ascii="Times New Roman" w:hAnsi="Times New Roman" w:cs="Times New Roman"/>
          <w:b/>
          <w:i/>
          <w:sz w:val="26"/>
          <w:szCs w:val="26"/>
        </w:rPr>
        <w:t>EL HIMNO</w:t>
      </w:r>
    </w:p>
    <w:p w14:paraId="54829E5F" w14:textId="77777777" w:rsidR="0098785F" w:rsidRPr="0098785F" w:rsidRDefault="0098785F" w:rsidP="009012D8">
      <w:pPr>
        <w:spacing w:line="360" w:lineRule="auto"/>
        <w:jc w:val="both"/>
        <w:rPr>
          <w:rFonts w:ascii="Times New Roman" w:hAnsi="Times New Roman" w:cs="Times New Roman"/>
          <w:b/>
          <w:i/>
          <w:sz w:val="26"/>
          <w:szCs w:val="26"/>
        </w:rPr>
      </w:pPr>
    </w:p>
    <w:p w14:paraId="21FFB6C1" w14:textId="3202857E" w:rsidR="00A20668" w:rsidRDefault="00A20668" w:rsidP="009012D8">
      <w:pPr>
        <w:spacing w:line="360" w:lineRule="auto"/>
        <w:jc w:val="both"/>
        <w:rPr>
          <w:rFonts w:ascii="Times New Roman" w:hAnsi="Times New Roman" w:cs="Times New Roman"/>
          <w:b/>
          <w:i/>
        </w:rPr>
      </w:pPr>
      <w:r w:rsidRPr="00CA7A57">
        <w:rPr>
          <w:rFonts w:ascii="Times New Roman" w:hAnsi="Times New Roman" w:cs="Times New Roman"/>
          <w:b/>
          <w:i/>
        </w:rPr>
        <w:t>Coro.</w:t>
      </w:r>
    </w:p>
    <w:p w14:paraId="25C80A97" w14:textId="77777777" w:rsidR="0098785F" w:rsidRPr="00CA7A57" w:rsidRDefault="0098785F" w:rsidP="009012D8">
      <w:pPr>
        <w:spacing w:line="360" w:lineRule="auto"/>
        <w:jc w:val="both"/>
        <w:rPr>
          <w:rFonts w:ascii="Times New Roman" w:hAnsi="Times New Roman" w:cs="Times New Roman"/>
          <w:b/>
          <w:i/>
        </w:rPr>
      </w:pPr>
    </w:p>
    <w:p w14:paraId="6A12DE1B"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 xml:space="preserve">Gloria </w:t>
      </w:r>
      <w:proofErr w:type="spellStart"/>
      <w:r w:rsidRPr="00CA7A57">
        <w:rPr>
          <w:rFonts w:ascii="Times New Roman" w:hAnsi="Times New Roman" w:cs="Times New Roman"/>
          <w:i/>
        </w:rPr>
        <w:t>gloria</w:t>
      </w:r>
      <w:proofErr w:type="spellEnd"/>
      <w:r w:rsidRPr="00CA7A57">
        <w:rPr>
          <w:rFonts w:ascii="Times New Roman" w:hAnsi="Times New Roman" w:cs="Times New Roman"/>
          <w:i/>
        </w:rPr>
        <w:t>, colegio bendito.</w:t>
      </w:r>
    </w:p>
    <w:p w14:paraId="70DFA366"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Noble hogar que pregonas el bien.</w:t>
      </w:r>
    </w:p>
    <w:p w14:paraId="4E8C67FB"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Con amor, sacrificio y esfuerzo</w:t>
      </w:r>
    </w:p>
    <w:p w14:paraId="7B7DDF9F"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Donde, el hombre cultiva su ser……</w:t>
      </w:r>
    </w:p>
    <w:p w14:paraId="26F8D5FE" w14:textId="77777777" w:rsidR="00A20668" w:rsidRPr="00CA7A57" w:rsidRDefault="00A20668" w:rsidP="009012D8">
      <w:pPr>
        <w:spacing w:line="360" w:lineRule="auto"/>
        <w:jc w:val="both"/>
        <w:rPr>
          <w:rFonts w:ascii="Times New Roman" w:hAnsi="Times New Roman" w:cs="Times New Roman"/>
          <w:i/>
        </w:rPr>
      </w:pPr>
    </w:p>
    <w:p w14:paraId="628AA4A0" w14:textId="77777777" w:rsidR="00A20668" w:rsidRPr="00CA7A57" w:rsidRDefault="00A20668" w:rsidP="009012D8">
      <w:pPr>
        <w:spacing w:line="360" w:lineRule="auto"/>
        <w:jc w:val="both"/>
        <w:rPr>
          <w:rFonts w:ascii="Times New Roman" w:hAnsi="Times New Roman" w:cs="Times New Roman"/>
          <w:i/>
        </w:rPr>
      </w:pPr>
      <w:r w:rsidRPr="00CA7A57">
        <w:rPr>
          <w:rFonts w:ascii="Times New Roman" w:hAnsi="Times New Roman" w:cs="Times New Roman"/>
          <w:i/>
        </w:rPr>
        <w:t>Estrofas en proceso de creación mediante concurso de los estudiantes.</w:t>
      </w:r>
    </w:p>
    <w:p w14:paraId="36CA633B" w14:textId="2605F312" w:rsidR="00AC1515" w:rsidRPr="00CA7A57" w:rsidRDefault="00AC1515" w:rsidP="009012D8">
      <w:pPr>
        <w:spacing w:line="360" w:lineRule="auto"/>
        <w:jc w:val="both"/>
        <w:rPr>
          <w:rFonts w:ascii="Times New Roman" w:hAnsi="Times New Roman" w:cs="Times New Roman"/>
          <w:i/>
          <w:lang w:val="es-CO"/>
        </w:rPr>
      </w:pPr>
    </w:p>
    <w:p w14:paraId="5F425027" w14:textId="77777777" w:rsidR="007E2A07" w:rsidRPr="00CA7A57" w:rsidRDefault="007E2A07" w:rsidP="009012D8">
      <w:pPr>
        <w:spacing w:after="160" w:line="259" w:lineRule="auto"/>
        <w:ind w:left="0" w:firstLine="0"/>
        <w:jc w:val="both"/>
        <w:rPr>
          <w:rFonts w:ascii="Times New Roman" w:hAnsi="Times New Roman" w:cs="Times New Roman"/>
          <w:i/>
          <w:lang w:val="es-CO"/>
        </w:rPr>
      </w:pPr>
      <w:r w:rsidRPr="00CA7A57">
        <w:rPr>
          <w:rFonts w:ascii="Times New Roman" w:hAnsi="Times New Roman" w:cs="Times New Roman"/>
          <w:i/>
          <w:lang w:val="es-CO"/>
        </w:rPr>
        <w:br w:type="page"/>
      </w:r>
    </w:p>
    <w:p w14:paraId="62157F7A" w14:textId="7F08E95F" w:rsidR="00004C0C" w:rsidRPr="0098785F" w:rsidRDefault="00D84482" w:rsidP="0098785F">
      <w:pPr>
        <w:spacing w:line="360" w:lineRule="auto"/>
        <w:jc w:val="center"/>
        <w:rPr>
          <w:rFonts w:ascii="Times New Roman" w:hAnsi="Times New Roman" w:cs="Times New Roman"/>
          <w:b/>
          <w:bCs/>
          <w:i/>
          <w:sz w:val="28"/>
          <w:szCs w:val="28"/>
          <w:lang w:val="es-CO"/>
        </w:rPr>
      </w:pPr>
      <w:r w:rsidRPr="0098785F">
        <w:rPr>
          <w:rFonts w:ascii="Times New Roman" w:hAnsi="Times New Roman" w:cs="Times New Roman"/>
          <w:b/>
          <w:bCs/>
          <w:i/>
          <w:sz w:val="28"/>
          <w:szCs w:val="28"/>
          <w:lang w:val="es-CO"/>
        </w:rPr>
        <w:lastRenderedPageBreak/>
        <w:t>I</w:t>
      </w:r>
      <w:r w:rsidR="007E2A07" w:rsidRPr="0098785F">
        <w:rPr>
          <w:rFonts w:ascii="Times New Roman" w:hAnsi="Times New Roman" w:cs="Times New Roman"/>
          <w:b/>
          <w:bCs/>
          <w:i/>
          <w:sz w:val="28"/>
          <w:szCs w:val="28"/>
          <w:lang w:val="es-CO"/>
        </w:rPr>
        <w:t xml:space="preserve">V. </w:t>
      </w:r>
      <w:r w:rsidR="00004C0C" w:rsidRPr="0098785F">
        <w:rPr>
          <w:rFonts w:ascii="Times New Roman" w:hAnsi="Times New Roman" w:cs="Times New Roman"/>
          <w:b/>
          <w:bCs/>
          <w:i/>
          <w:sz w:val="28"/>
          <w:szCs w:val="28"/>
          <w:lang w:val="es-CO"/>
        </w:rPr>
        <w:t>MARCO REFERENCIAL: DIAGNOSTICO INSTITUCIONAL</w:t>
      </w:r>
    </w:p>
    <w:p w14:paraId="6DC85A70" w14:textId="77777777" w:rsidR="00004C0C" w:rsidRPr="00CA7A57" w:rsidRDefault="00004C0C" w:rsidP="009012D8">
      <w:pPr>
        <w:spacing w:line="360" w:lineRule="auto"/>
        <w:jc w:val="both"/>
        <w:rPr>
          <w:rFonts w:ascii="Times New Roman" w:hAnsi="Times New Roman" w:cs="Times New Roman"/>
          <w:b/>
          <w:bCs/>
          <w:i/>
          <w:lang w:val="es-CO"/>
        </w:rPr>
      </w:pPr>
    </w:p>
    <w:p w14:paraId="3A4262D7" w14:textId="55CE7217" w:rsidR="00004C0C" w:rsidRPr="0098785F" w:rsidRDefault="00D84482" w:rsidP="009012D8">
      <w:pPr>
        <w:spacing w:line="360" w:lineRule="auto"/>
        <w:jc w:val="both"/>
        <w:rPr>
          <w:rFonts w:ascii="Times New Roman" w:hAnsi="Times New Roman" w:cs="Times New Roman"/>
          <w:b/>
          <w:bCs/>
          <w:i/>
          <w:sz w:val="26"/>
          <w:szCs w:val="26"/>
          <w:lang w:val="es-CO"/>
        </w:rPr>
      </w:pPr>
      <w:r w:rsidRPr="0098785F">
        <w:rPr>
          <w:rFonts w:ascii="Times New Roman" w:hAnsi="Times New Roman" w:cs="Times New Roman"/>
          <w:b/>
          <w:bCs/>
          <w:i/>
          <w:sz w:val="26"/>
          <w:szCs w:val="26"/>
          <w:lang w:val="es-CO"/>
        </w:rPr>
        <w:t>4</w:t>
      </w:r>
      <w:r w:rsidR="00004C0C" w:rsidRPr="0098785F">
        <w:rPr>
          <w:rFonts w:ascii="Times New Roman" w:hAnsi="Times New Roman" w:cs="Times New Roman"/>
          <w:b/>
          <w:bCs/>
          <w:i/>
          <w:sz w:val="26"/>
          <w:szCs w:val="26"/>
          <w:lang w:val="es-CO"/>
        </w:rPr>
        <w:t xml:space="preserve">.1. </w:t>
      </w:r>
      <w:r w:rsidR="00004C0C" w:rsidRPr="0098785F">
        <w:rPr>
          <w:rFonts w:ascii="Times New Roman" w:hAnsi="Times New Roman" w:cs="Times New Roman"/>
          <w:b/>
          <w:bCs/>
          <w:i/>
          <w:sz w:val="26"/>
          <w:szCs w:val="26"/>
          <w:lang w:val="es-CO"/>
        </w:rPr>
        <w:tab/>
        <w:t>CARACTERIZACIÓN DEL ENTORNO</w:t>
      </w:r>
    </w:p>
    <w:p w14:paraId="1FD6982A" w14:textId="77777777" w:rsidR="00004C0C" w:rsidRPr="00CA7A57" w:rsidRDefault="00004C0C" w:rsidP="009012D8">
      <w:pPr>
        <w:spacing w:line="360" w:lineRule="auto"/>
        <w:jc w:val="both"/>
        <w:rPr>
          <w:rFonts w:ascii="Times New Roman" w:hAnsi="Times New Roman" w:cs="Times New Roman"/>
          <w:i/>
          <w:lang w:val="es-CO"/>
        </w:rPr>
      </w:pPr>
    </w:p>
    <w:p w14:paraId="069856BB" w14:textId="77777777" w:rsidR="00004C0C" w:rsidRPr="00CA7A57" w:rsidRDefault="00004C0C"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institución educativa de  Sidón es una institución educativa de carácter oficial ubicada en el corregimiento de Sidón – Bajo Patía adscrito a la Secretaria de Educación Departamental de Nariño que ofrece educación en los  niveles de pre escolar, básica primaria, básica y media, sustentada en una propuesta de formación orientada al fortalecimiento de los valores propios de la paz y la convivencia.  </w:t>
      </w:r>
    </w:p>
    <w:p w14:paraId="1D4404C0" w14:textId="77777777" w:rsidR="00004C0C" w:rsidRPr="00CA7A57" w:rsidRDefault="00004C0C" w:rsidP="009012D8">
      <w:pPr>
        <w:spacing w:line="360" w:lineRule="auto"/>
        <w:jc w:val="both"/>
        <w:rPr>
          <w:rFonts w:ascii="Times New Roman" w:hAnsi="Times New Roman" w:cs="Times New Roman"/>
          <w:i/>
          <w:lang w:val="es-CO"/>
        </w:rPr>
      </w:pPr>
    </w:p>
    <w:p w14:paraId="5576F1CC" w14:textId="77777777" w:rsidR="00004C0C" w:rsidRPr="00CA7A57" w:rsidRDefault="00004C0C"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En virtud de lo anterior, se desarrollan procesos de aprendizaje desde los cuales se busca fortalecer el modelo pedagógico que se sustenta en lo social, humanista y cultural; este modelo privilegia el reconocimiento de la diversidad de la población estudiantil y el desarrollo de sus competencias según sus ritmos de aprendizaje. Para lograrlo en la institución se han desarrollado estrategias, las cuales proporcionan a los docentes las herramientas necesarias y eficaces. </w:t>
      </w:r>
    </w:p>
    <w:p w14:paraId="4F26F3DA" w14:textId="77777777" w:rsidR="00004C0C" w:rsidRPr="00CA7A57" w:rsidRDefault="00004C0C" w:rsidP="009012D8">
      <w:pPr>
        <w:spacing w:line="360" w:lineRule="auto"/>
        <w:jc w:val="both"/>
        <w:rPr>
          <w:rFonts w:ascii="Times New Roman" w:hAnsi="Times New Roman" w:cs="Times New Roman"/>
          <w:i/>
          <w:lang w:val="es-CO"/>
        </w:rPr>
      </w:pPr>
    </w:p>
    <w:p w14:paraId="2465DCBF" w14:textId="77777777" w:rsidR="00004C0C" w:rsidRPr="00CA7A57" w:rsidRDefault="00004C0C"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Lo más representativo es que se ha facilitado la atención a la multiplicidad según sus necesidades específicas; por cuanto y siguiendo el marco normativo se empieza hablar del concepto de inclusión, considerándola como un asunto de derechos y de valores que proporciona la construcción de didácticas de enseñanza flexibles e innovadoras accediendo a una educación “personalizada” y se evalúan diferentes niveles de competencia contextualizadas social y culturalmente de acuerdo al entorno escolar.</w:t>
      </w:r>
    </w:p>
    <w:p w14:paraId="534BA7A4" w14:textId="34FBE9E3" w:rsidR="00004C0C" w:rsidRPr="0098785F" w:rsidRDefault="00D84482" w:rsidP="009012D8">
      <w:pPr>
        <w:spacing w:line="360" w:lineRule="auto"/>
        <w:jc w:val="both"/>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4</w:t>
      </w:r>
      <w:r w:rsidR="00004C0C" w:rsidRPr="0098785F">
        <w:rPr>
          <w:rFonts w:ascii="Times New Roman" w:hAnsi="Times New Roman" w:cs="Times New Roman"/>
          <w:b/>
          <w:i/>
          <w:sz w:val="26"/>
          <w:szCs w:val="26"/>
          <w:lang w:val="es-CO"/>
        </w:rPr>
        <w:t xml:space="preserve">.2. </w:t>
      </w:r>
      <w:r w:rsidR="00004C0C" w:rsidRPr="0098785F">
        <w:rPr>
          <w:rFonts w:ascii="Times New Roman" w:hAnsi="Times New Roman" w:cs="Times New Roman"/>
          <w:b/>
          <w:i/>
          <w:sz w:val="26"/>
          <w:szCs w:val="26"/>
          <w:lang w:val="es-CO"/>
        </w:rPr>
        <w:tab/>
        <w:t xml:space="preserve">DETALLES GENERALES DEL DIAGNOSTICO INSTITUCIONAL </w:t>
      </w:r>
    </w:p>
    <w:p w14:paraId="454AAD31" w14:textId="77777777" w:rsidR="0098785F" w:rsidRDefault="0098785F" w:rsidP="009012D8">
      <w:pPr>
        <w:spacing w:line="360" w:lineRule="auto"/>
        <w:jc w:val="both"/>
        <w:rPr>
          <w:rFonts w:ascii="Times New Roman" w:hAnsi="Times New Roman" w:cs="Times New Roman"/>
          <w:b/>
          <w:i/>
          <w:sz w:val="26"/>
          <w:szCs w:val="26"/>
          <w:lang w:val="es-CO"/>
        </w:rPr>
      </w:pPr>
    </w:p>
    <w:p w14:paraId="638B44E4" w14:textId="09EC3219" w:rsidR="00004C0C" w:rsidRPr="0098785F" w:rsidRDefault="00D84482" w:rsidP="009012D8">
      <w:pPr>
        <w:spacing w:line="360" w:lineRule="auto"/>
        <w:jc w:val="both"/>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4</w:t>
      </w:r>
      <w:r w:rsidR="00004C0C" w:rsidRPr="0098785F">
        <w:rPr>
          <w:rFonts w:ascii="Times New Roman" w:hAnsi="Times New Roman" w:cs="Times New Roman"/>
          <w:b/>
          <w:i/>
          <w:sz w:val="26"/>
          <w:szCs w:val="26"/>
          <w:lang w:val="es-CO"/>
        </w:rPr>
        <w:t xml:space="preserve">.2.1 </w:t>
      </w:r>
      <w:r w:rsidR="00004C0C" w:rsidRPr="0098785F">
        <w:rPr>
          <w:rFonts w:ascii="Times New Roman" w:hAnsi="Times New Roman" w:cs="Times New Roman"/>
          <w:b/>
          <w:i/>
          <w:sz w:val="26"/>
          <w:szCs w:val="26"/>
          <w:lang w:val="es-CO"/>
        </w:rPr>
        <w:tab/>
        <w:t>Fortalezas:</w:t>
      </w:r>
    </w:p>
    <w:p w14:paraId="70DEBB49" w14:textId="77777777" w:rsidR="00004C0C" w:rsidRPr="00CA7A57" w:rsidRDefault="00004C0C" w:rsidP="009012D8">
      <w:pPr>
        <w:spacing w:line="360" w:lineRule="auto"/>
        <w:jc w:val="both"/>
        <w:rPr>
          <w:rFonts w:ascii="Times New Roman" w:hAnsi="Times New Roman" w:cs="Times New Roman"/>
          <w:b/>
          <w:i/>
          <w:lang w:val="es-CO"/>
        </w:rPr>
      </w:pPr>
    </w:p>
    <w:p w14:paraId="2BC3E545"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Disposición de tiempo y voluntad para cumplir la misión encomendada por los docentes y algunos miembros de la comunidad educativa.</w:t>
      </w:r>
    </w:p>
    <w:p w14:paraId="153F4463"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Eficiencia en la continua y oportuna utilización de los pocos recursos que se dispone.</w:t>
      </w:r>
    </w:p>
    <w:p w14:paraId="372F45E9"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cuenta con el servicio de restaurante escolar para el nivel preescolar, </w:t>
      </w:r>
      <w:proofErr w:type="gramStart"/>
      <w:r w:rsidRPr="00CA7A57">
        <w:rPr>
          <w:rFonts w:ascii="Times New Roman" w:hAnsi="Times New Roman" w:cs="Times New Roman"/>
          <w:i/>
          <w:lang w:val="es-CO"/>
        </w:rPr>
        <w:t>básica primaria, básica secundaria</w:t>
      </w:r>
      <w:proofErr w:type="gramEnd"/>
      <w:r w:rsidRPr="00CA7A57">
        <w:rPr>
          <w:rFonts w:ascii="Times New Roman" w:hAnsi="Times New Roman" w:cs="Times New Roman"/>
          <w:i/>
          <w:lang w:val="es-CO"/>
        </w:rPr>
        <w:t xml:space="preserve"> y media.</w:t>
      </w:r>
    </w:p>
    <w:p w14:paraId="2B99BB1C"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dispone de la residencia estudiantil para los estudiantes de secundaria.</w:t>
      </w:r>
    </w:p>
    <w:p w14:paraId="43ABF53E"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posee elementos como: fotocopiadora, 1 equipo de amplificación, 2 </w:t>
      </w:r>
      <w:proofErr w:type="gramStart"/>
      <w:r w:rsidRPr="00CA7A57">
        <w:rPr>
          <w:rFonts w:ascii="Times New Roman" w:hAnsi="Times New Roman" w:cs="Times New Roman"/>
          <w:i/>
          <w:lang w:val="es-CO"/>
        </w:rPr>
        <w:t>vídeo</w:t>
      </w:r>
      <w:proofErr w:type="gramEnd"/>
      <w:r w:rsidRPr="00CA7A57">
        <w:rPr>
          <w:rFonts w:ascii="Times New Roman" w:hAnsi="Times New Roman" w:cs="Times New Roman"/>
          <w:i/>
          <w:lang w:val="es-CO"/>
        </w:rPr>
        <w:t xml:space="preserve"> </w:t>
      </w:r>
      <w:proofErr w:type="spellStart"/>
      <w:r w:rsidRPr="00CA7A57">
        <w:rPr>
          <w:rFonts w:ascii="Times New Roman" w:hAnsi="Times New Roman" w:cs="Times New Roman"/>
          <w:i/>
          <w:lang w:val="es-CO"/>
        </w:rPr>
        <w:t>beam</w:t>
      </w:r>
      <w:proofErr w:type="spellEnd"/>
      <w:r w:rsidRPr="00CA7A57">
        <w:rPr>
          <w:rFonts w:ascii="Times New Roman" w:hAnsi="Times New Roman" w:cs="Times New Roman"/>
          <w:i/>
          <w:lang w:val="es-CO"/>
        </w:rPr>
        <w:t xml:space="preserve">.  </w:t>
      </w:r>
    </w:p>
    <w:p w14:paraId="36EC1DB8"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Administración y control de todas las dependencias mediante delegación de funciones para las que no hay rector nombrado.</w:t>
      </w:r>
    </w:p>
    <w:p w14:paraId="1B3CFFA7"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cuenta con un ambiente laboral favorable para el trabajo en equipo para la toma de decisiones.</w:t>
      </w:r>
    </w:p>
    <w:p w14:paraId="0E285B0D"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Disposición al cambio de actitud  por parte de la comunidad educativa.</w:t>
      </w:r>
    </w:p>
    <w:p w14:paraId="3D39A9BC"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Disponibilidad de algunos recursos tecnológicos para la parte académica.</w:t>
      </w:r>
    </w:p>
    <w:p w14:paraId="68316AFC"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Interés por lo lúdico, educación sexual, por la participación democrática, por la educación ambiental, proyecto de </w:t>
      </w:r>
      <w:proofErr w:type="spellStart"/>
      <w:r w:rsidRPr="00CA7A57">
        <w:rPr>
          <w:rFonts w:ascii="Times New Roman" w:hAnsi="Times New Roman" w:cs="Times New Roman"/>
          <w:i/>
          <w:lang w:val="es-CO"/>
        </w:rPr>
        <w:t>afrocolombianidad</w:t>
      </w:r>
      <w:proofErr w:type="spellEnd"/>
      <w:r w:rsidRPr="00CA7A57">
        <w:rPr>
          <w:rFonts w:ascii="Times New Roman" w:hAnsi="Times New Roman" w:cs="Times New Roman"/>
          <w:i/>
          <w:lang w:val="es-CO"/>
        </w:rPr>
        <w:t xml:space="preserve"> y demás proyectos  pedagógicos.</w:t>
      </w:r>
    </w:p>
    <w:p w14:paraId="4AE22FA5"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Existe potencial humano para las actividades deportivas, dancísticas y culturales.</w:t>
      </w:r>
    </w:p>
    <w:p w14:paraId="624AAE92"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dispone de un espacio deportivo en buenas condiciones para la diversión y actividad  física de los estudiantes.</w:t>
      </w:r>
    </w:p>
    <w:p w14:paraId="66180AE0"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cuenta con la banda de paz de la institución educativa.</w:t>
      </w:r>
    </w:p>
    <w:p w14:paraId="43662C89"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imparte una educación dentro de un ambiente natural con recursos como quebradas, ríos, selvas, montañas y aire puro.</w:t>
      </w:r>
    </w:p>
    <w:p w14:paraId="41C75298" w14:textId="77777777" w:rsidR="00004C0C" w:rsidRPr="00CA7A57" w:rsidRDefault="00004C0C" w:rsidP="00BD6EE7">
      <w:pPr>
        <w:pStyle w:val="Prrafodelista"/>
        <w:numPr>
          <w:ilvl w:val="0"/>
          <w:numId w:val="8"/>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Construcción acueducto en el corregimiento, la interconexión eléctrica, internet, tv cable y DIRECTV.</w:t>
      </w:r>
    </w:p>
    <w:p w14:paraId="16B86E5C" w14:textId="77777777" w:rsidR="00004C0C" w:rsidRPr="00CA7A57" w:rsidRDefault="00004C0C" w:rsidP="009012D8">
      <w:pPr>
        <w:spacing w:line="360" w:lineRule="auto"/>
        <w:jc w:val="both"/>
        <w:rPr>
          <w:rFonts w:ascii="Times New Roman" w:hAnsi="Times New Roman" w:cs="Times New Roman"/>
          <w:b/>
          <w:i/>
          <w:lang w:val="es-CO"/>
        </w:rPr>
      </w:pPr>
    </w:p>
    <w:p w14:paraId="3C6E6A6E" w14:textId="53B56D8A" w:rsidR="00004C0C" w:rsidRPr="0098785F" w:rsidRDefault="00D84482" w:rsidP="009012D8">
      <w:pPr>
        <w:spacing w:line="360" w:lineRule="auto"/>
        <w:jc w:val="both"/>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4</w:t>
      </w:r>
      <w:r w:rsidR="00004C0C" w:rsidRPr="0098785F">
        <w:rPr>
          <w:rFonts w:ascii="Times New Roman" w:hAnsi="Times New Roman" w:cs="Times New Roman"/>
          <w:b/>
          <w:i/>
          <w:sz w:val="26"/>
          <w:szCs w:val="26"/>
          <w:lang w:val="es-CO"/>
        </w:rPr>
        <w:t xml:space="preserve">.2.2 Debilidades: </w:t>
      </w:r>
    </w:p>
    <w:p w14:paraId="72F5E1D6" w14:textId="77777777" w:rsidR="00004C0C" w:rsidRPr="00CA7A57" w:rsidRDefault="00004C0C" w:rsidP="009012D8">
      <w:pPr>
        <w:spacing w:line="360" w:lineRule="auto"/>
        <w:jc w:val="both"/>
        <w:rPr>
          <w:rFonts w:ascii="Times New Roman" w:hAnsi="Times New Roman" w:cs="Times New Roman"/>
          <w:b/>
          <w:i/>
          <w:lang w:val="es-CO"/>
        </w:rPr>
      </w:pPr>
    </w:p>
    <w:p w14:paraId="5DE5D3D0"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Carencia de un lugar apropiado para laboratorios, e insumos didácticos.</w:t>
      </w:r>
    </w:p>
    <w:p w14:paraId="54FBC32E"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Biblioteca con pocos textos y material de investigación, y los que existen son desactualizados y muy deteriorados</w:t>
      </w:r>
      <w:proofErr w:type="gramStart"/>
      <w:r w:rsidRPr="00CA7A57">
        <w:rPr>
          <w:rFonts w:ascii="Times New Roman" w:hAnsi="Times New Roman" w:cs="Times New Roman"/>
          <w:i/>
          <w:lang w:val="es-CO"/>
        </w:rPr>
        <w:t>..</w:t>
      </w:r>
      <w:proofErr w:type="gramEnd"/>
    </w:p>
    <w:p w14:paraId="597B95C6"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Las comunicaciones son deficientes,</w:t>
      </w:r>
    </w:p>
    <w:p w14:paraId="752DB381"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 servicio de energía eléctrica es discontinuo e inestable.</w:t>
      </w:r>
    </w:p>
    <w:p w14:paraId="0B893FF7"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 planta de personal  docente esta nombrada en provisionalidad. Haciendo muy fluctuante el proceso educativo.</w:t>
      </w:r>
    </w:p>
    <w:p w14:paraId="2B67A7FF"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se cuenta con un directivo ni administrativo para la institución educativa</w:t>
      </w:r>
    </w:p>
    <w:p w14:paraId="42A49D21"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 cantidad de docentes es insuficiente para darle una adecuada atención a los estudiantes.</w:t>
      </w:r>
    </w:p>
    <w:p w14:paraId="402CDD5F"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 demora por parte de la secretaria de educación en nombrar docentes cuando  se necesita un reemplazo.</w:t>
      </w:r>
    </w:p>
    <w:p w14:paraId="14354BF3"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Inexistencia de bibliotecario, Secretaria, vigilante, conserje y granjero.</w:t>
      </w:r>
    </w:p>
    <w:p w14:paraId="5BAF52DC"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Inexistencia de convenios formales y sostenibles con entidades educativas, ni hay  compromisos con las actuales autoridades  locales </w:t>
      </w:r>
    </w:p>
    <w:p w14:paraId="700ABADB"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Poca  receptibilidad a las innovaciones al cambio real de actitudes</w:t>
      </w:r>
    </w:p>
    <w:p w14:paraId="66AF43D7"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hay disponibilidad de recursos tecnológicos suficientes.</w:t>
      </w:r>
    </w:p>
    <w:p w14:paraId="6CCA78AD"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asesoría permanente y actualizada.</w:t>
      </w:r>
    </w:p>
    <w:p w14:paraId="2E84826E"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Deficiencias en la investigación educativa.</w:t>
      </w:r>
    </w:p>
    <w:p w14:paraId="2C8C79EC"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capacitación para desarrollar metodologías en el diseño curricular, el trabajo pedagógico y didáctica.</w:t>
      </w:r>
    </w:p>
    <w:p w14:paraId="242E22E9"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cafetería y tienda escolar.</w:t>
      </w:r>
    </w:p>
    <w:p w14:paraId="18FE05C3"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Desconocimiento de las técnicas de planeación prospectiva</w:t>
      </w:r>
    </w:p>
    <w:p w14:paraId="642FB765"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docentes  con especialidad.</w:t>
      </w:r>
    </w:p>
    <w:p w14:paraId="159B8851"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Escasez de recursos económicos.</w:t>
      </w:r>
    </w:p>
    <w:p w14:paraId="0AC9511D"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hay focalización, ni  recursos para cofinanciación para hacer  viables los proyectos</w:t>
      </w:r>
      <w:proofErr w:type="gramStart"/>
      <w:r w:rsidRPr="00CA7A57">
        <w:rPr>
          <w:rFonts w:ascii="Times New Roman" w:hAnsi="Times New Roman" w:cs="Times New Roman"/>
          <w:i/>
          <w:lang w:val="es-CO"/>
        </w:rPr>
        <w:t>..</w:t>
      </w:r>
      <w:proofErr w:type="gramEnd"/>
    </w:p>
    <w:p w14:paraId="68397629"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plan y apoyo para mantenimiento y renovación de equipos</w:t>
      </w:r>
    </w:p>
    <w:p w14:paraId="7F76FEAC"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Desconocimiento de todos los estamentos de fenómenos de globalización, trabajo en equipo y de estrategias para ser competitivos ante estos fenómenos mundiales.</w:t>
      </w:r>
    </w:p>
    <w:p w14:paraId="13150F63"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Los educandos proceden de hogares de gran movilidad convirtiéndose en una población fluctuante.</w:t>
      </w:r>
    </w:p>
    <w:p w14:paraId="29FC0908"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Bajo nivel cultural de los estudiantes</w:t>
      </w:r>
    </w:p>
    <w:p w14:paraId="44F336FF"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Vía de acceso a la institución educativa en mal estado.</w:t>
      </w:r>
    </w:p>
    <w:p w14:paraId="4191AC3A"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Baja  presencia del coordinador de educación y rector en cuanto a sus funciones de su cargo</w:t>
      </w:r>
    </w:p>
    <w:p w14:paraId="0C8913E0"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Solo hay archivo desde el año 2012</w:t>
      </w:r>
    </w:p>
    <w:p w14:paraId="01CC33F2"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Deterioro de las instalaciones, material de archivo, estantes y demás bienes y enseres.</w:t>
      </w:r>
    </w:p>
    <w:p w14:paraId="11F18DE7"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Clima con altas temperaturas y humedad y algunos salones inadecuados para este clima</w:t>
      </w:r>
    </w:p>
    <w:p w14:paraId="7ADD993B"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valoración del código del menor.</w:t>
      </w:r>
    </w:p>
    <w:p w14:paraId="224C53C3" w14:textId="77777777" w:rsidR="00004C0C" w:rsidRPr="00CA7A57" w:rsidRDefault="00004C0C" w:rsidP="00BD6EE7">
      <w:pPr>
        <w:pStyle w:val="Prrafodelista"/>
        <w:numPr>
          <w:ilvl w:val="0"/>
          <w:numId w:val="9"/>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Escasez de agua, control de basuras y de ambientes ecológicos propios.</w:t>
      </w:r>
    </w:p>
    <w:p w14:paraId="653625E5" w14:textId="77777777" w:rsidR="00004C0C" w:rsidRPr="00CA7A57" w:rsidRDefault="00004C0C" w:rsidP="009012D8">
      <w:pPr>
        <w:spacing w:line="360" w:lineRule="auto"/>
        <w:jc w:val="both"/>
        <w:rPr>
          <w:rFonts w:ascii="Times New Roman" w:hAnsi="Times New Roman" w:cs="Times New Roman"/>
          <w:b/>
          <w:i/>
          <w:lang w:val="es-CO"/>
        </w:rPr>
      </w:pPr>
    </w:p>
    <w:p w14:paraId="0C32195C" w14:textId="330EC7DF" w:rsidR="00004C0C" w:rsidRPr="0098785F" w:rsidRDefault="00D84482" w:rsidP="009012D8">
      <w:pPr>
        <w:spacing w:line="360" w:lineRule="auto"/>
        <w:jc w:val="both"/>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4</w:t>
      </w:r>
      <w:r w:rsidR="00004C0C" w:rsidRPr="0098785F">
        <w:rPr>
          <w:rFonts w:ascii="Times New Roman" w:hAnsi="Times New Roman" w:cs="Times New Roman"/>
          <w:b/>
          <w:i/>
          <w:sz w:val="26"/>
          <w:szCs w:val="26"/>
          <w:lang w:val="es-CO"/>
        </w:rPr>
        <w:t>.2.3 Amenazas:</w:t>
      </w:r>
    </w:p>
    <w:p w14:paraId="79039677" w14:textId="77777777" w:rsidR="00004C0C" w:rsidRPr="00CA7A57" w:rsidRDefault="00004C0C" w:rsidP="009012D8">
      <w:pPr>
        <w:spacing w:line="360" w:lineRule="auto"/>
        <w:jc w:val="both"/>
        <w:rPr>
          <w:rFonts w:ascii="Times New Roman" w:hAnsi="Times New Roman" w:cs="Times New Roman"/>
          <w:b/>
          <w:i/>
          <w:lang w:val="es-CO"/>
        </w:rPr>
      </w:pPr>
    </w:p>
    <w:p w14:paraId="19B04E57"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Incitación  por el trabajo en lo ilícito, hecho que absorbe a los niños y resto de familia en las labores de cultivo de coca y su proceso.     </w:t>
      </w:r>
    </w:p>
    <w:p w14:paraId="1BBA23DE"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Escasa concientización  de defender la institución educativa como patrimonio cultural de la región.</w:t>
      </w:r>
    </w:p>
    <w:p w14:paraId="4EFEC155"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Continúas emigraciones y migraciones de familias que conforman la comunidad y del resto de la zona de influencia de la institución.</w:t>
      </w:r>
    </w:p>
    <w:p w14:paraId="1E4BB0DF"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Escasa promoción de valores, como honradez, responsabilidad, respeto, y patriotismo.</w:t>
      </w:r>
    </w:p>
    <w:p w14:paraId="58CD306E"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Estado de zozobra, violencia e intranquilidad porque no hay autoridad, ni nadie a quien quejarse en todo el bajo Cumbitara</w:t>
      </w:r>
    </w:p>
    <w:p w14:paraId="52C7C87F"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Proliferación de sitios para videojuegos, juegos de azar y sitios con trabajadoras sexuales.</w:t>
      </w:r>
    </w:p>
    <w:p w14:paraId="5563967D"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Escasa colaboración del jefe de hogar hacia los compromisos de la Institución, se descarta la participación de las madres de familia </w:t>
      </w:r>
    </w:p>
    <w:p w14:paraId="689117E5"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Preocupante  presencia de grupos  diversos, legales o ilegales que acabaron con  el trabajo organizativo de la comunidad de muchos años  atrás.</w:t>
      </w:r>
    </w:p>
    <w:p w14:paraId="214E87E8"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 padre de familia salvo algunas excepciones valora la educación como medio de un futuro para su familia.</w:t>
      </w:r>
    </w:p>
    <w:p w14:paraId="5CC08F58"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Resistencia hacia mejorar y producir cambios sustanciales a nivel personal y grupal.</w:t>
      </w:r>
    </w:p>
    <w:p w14:paraId="6248086B"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Desintegración familiar, falta de afecto, inseguridad, nula educación sexual en las familias, por consecuencia hay desborde de conductas y procederes.</w:t>
      </w:r>
    </w:p>
    <w:p w14:paraId="0077EED4"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Escasa colaboración en dotación y suministros por parte del departamento y la nación.</w:t>
      </w:r>
    </w:p>
    <w:p w14:paraId="1411FB75"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Falta de plan de desarrollo educativo municipal. </w:t>
      </w:r>
    </w:p>
    <w:p w14:paraId="10E87314"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Acogida por los juegos de azar y diversiones donde se apuesta grandes sumas de dinero. Y se despenden licores sin control de edad, tiempo y sexo.</w:t>
      </w:r>
    </w:p>
    <w:p w14:paraId="40936E64"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Deterioro de los medios y vías de transporte </w:t>
      </w:r>
    </w:p>
    <w:p w14:paraId="72FEC349"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Falta de empleo formal.</w:t>
      </w:r>
    </w:p>
    <w:p w14:paraId="3296BEA8"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Carencia de una educación  de la convivencia familiar.</w:t>
      </w:r>
    </w:p>
    <w:p w14:paraId="5C1D05AD" w14:textId="77777777" w:rsidR="00004C0C" w:rsidRPr="00CA7A57" w:rsidRDefault="00004C0C" w:rsidP="00BD6EE7">
      <w:pPr>
        <w:pStyle w:val="Prrafodelista"/>
        <w:numPr>
          <w:ilvl w:val="0"/>
          <w:numId w:val="10"/>
        </w:numPr>
        <w:spacing w:line="360" w:lineRule="auto"/>
        <w:jc w:val="both"/>
        <w:rPr>
          <w:rFonts w:ascii="Times New Roman" w:hAnsi="Times New Roman" w:cs="Times New Roman"/>
          <w:i/>
          <w:lang w:val="es-CO"/>
        </w:rPr>
      </w:pPr>
      <w:r w:rsidRPr="00CA7A57">
        <w:rPr>
          <w:rFonts w:ascii="Times New Roman" w:hAnsi="Times New Roman" w:cs="Times New Roman"/>
          <w:i/>
          <w:lang w:val="es-CO"/>
        </w:rPr>
        <w:t>Maltrato físico y sicológico a los estudiantes en el grupo familiar.</w:t>
      </w:r>
    </w:p>
    <w:p w14:paraId="606FA519" w14:textId="77777777" w:rsidR="00004C0C" w:rsidRPr="00CA7A57" w:rsidRDefault="00004C0C" w:rsidP="009012D8">
      <w:pPr>
        <w:spacing w:line="360" w:lineRule="auto"/>
        <w:jc w:val="both"/>
        <w:rPr>
          <w:rFonts w:ascii="Times New Roman" w:hAnsi="Times New Roman" w:cs="Times New Roman"/>
          <w:b/>
          <w:i/>
          <w:lang w:val="es-CO"/>
        </w:rPr>
      </w:pPr>
    </w:p>
    <w:p w14:paraId="361D9576" w14:textId="3F7254C1" w:rsidR="00004C0C" w:rsidRPr="0098785F" w:rsidRDefault="00D84482" w:rsidP="009012D8">
      <w:pPr>
        <w:spacing w:line="360" w:lineRule="auto"/>
        <w:jc w:val="both"/>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4</w:t>
      </w:r>
      <w:r w:rsidR="00004C0C" w:rsidRPr="0098785F">
        <w:rPr>
          <w:rFonts w:ascii="Times New Roman" w:hAnsi="Times New Roman" w:cs="Times New Roman"/>
          <w:b/>
          <w:i/>
          <w:sz w:val="26"/>
          <w:szCs w:val="26"/>
          <w:lang w:val="es-CO"/>
        </w:rPr>
        <w:t xml:space="preserve">.2.4 Oportunidades: </w:t>
      </w:r>
    </w:p>
    <w:p w14:paraId="27FBA07E" w14:textId="77777777" w:rsidR="00004C0C" w:rsidRPr="00CA7A57" w:rsidRDefault="00004C0C" w:rsidP="009012D8">
      <w:pPr>
        <w:spacing w:line="360" w:lineRule="auto"/>
        <w:jc w:val="both"/>
        <w:rPr>
          <w:rFonts w:ascii="Times New Roman" w:hAnsi="Times New Roman" w:cs="Times New Roman"/>
          <w:b/>
          <w:i/>
          <w:lang w:val="es-CO"/>
        </w:rPr>
      </w:pPr>
    </w:p>
    <w:p w14:paraId="7B48C654"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Disponibilidad del ICBF en el aporte para el restaurante escolar</w:t>
      </w:r>
    </w:p>
    <w:p w14:paraId="31ED8C70"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Aportes por parte de la alcaldía hacia la residencia estudiantil.</w:t>
      </w:r>
    </w:p>
    <w:p w14:paraId="01316B59"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Darle a la institución educativa la modalidad acorde al querer y  a las necesidades  del medio </w:t>
      </w:r>
    </w:p>
    <w:p w14:paraId="5FEFF3D2"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Contar con un médico, odontólogo y sicólogo en el centro de salud permanente.</w:t>
      </w:r>
    </w:p>
    <w:p w14:paraId="1369ABDD"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Contar con un proyecto de aprovechamiento de las materias primas para su transformación.</w:t>
      </w:r>
    </w:p>
    <w:p w14:paraId="57F303CB"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Contar con el apoyo de las cooperativas en pro de la institución educativa.</w:t>
      </w:r>
    </w:p>
    <w:p w14:paraId="20E559AA" w14:textId="77777777" w:rsidR="00004C0C" w:rsidRPr="00CA7A57" w:rsidRDefault="00004C0C" w:rsidP="00BD6EE7">
      <w:pPr>
        <w:pStyle w:val="Prrafodelista"/>
        <w:numPr>
          <w:ilvl w:val="0"/>
          <w:numId w:val="11"/>
        </w:numPr>
        <w:spacing w:line="360" w:lineRule="auto"/>
        <w:jc w:val="both"/>
        <w:rPr>
          <w:rFonts w:ascii="Times New Roman" w:hAnsi="Times New Roman" w:cs="Times New Roman"/>
          <w:i/>
          <w:lang w:val="es-CO"/>
        </w:rPr>
      </w:pPr>
      <w:r w:rsidRPr="00CA7A57">
        <w:rPr>
          <w:rFonts w:ascii="Times New Roman" w:hAnsi="Times New Roman" w:cs="Times New Roman"/>
          <w:i/>
          <w:lang w:val="es-CO"/>
        </w:rPr>
        <w:t>Gestionar el apoyo del Sena para los proyectos de la institución educativa.</w:t>
      </w:r>
    </w:p>
    <w:p w14:paraId="41D2F9E2" w14:textId="64495E86" w:rsidR="00004C0C" w:rsidRPr="00CA7A57" w:rsidRDefault="00004C0C" w:rsidP="009012D8">
      <w:pPr>
        <w:spacing w:line="360" w:lineRule="auto"/>
        <w:jc w:val="both"/>
        <w:rPr>
          <w:rFonts w:ascii="Times New Roman" w:hAnsi="Times New Roman" w:cs="Times New Roman"/>
          <w:i/>
          <w:lang w:val="es-CO"/>
        </w:rPr>
      </w:pPr>
    </w:p>
    <w:p w14:paraId="0DBFDFE2" w14:textId="77777777" w:rsidR="0098785F" w:rsidRDefault="0098785F">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4B2992A1" w14:textId="5CE30EE9" w:rsidR="0086740C" w:rsidRPr="0098785F" w:rsidRDefault="00132CCE" w:rsidP="00BD6EE7">
      <w:pPr>
        <w:pStyle w:val="Prrafodelista"/>
        <w:numPr>
          <w:ilvl w:val="0"/>
          <w:numId w:val="59"/>
        </w:numPr>
        <w:spacing w:line="360" w:lineRule="auto"/>
        <w:jc w:val="both"/>
        <w:rPr>
          <w:rFonts w:ascii="Times New Roman" w:hAnsi="Times New Roman" w:cs="Times New Roman"/>
          <w:i/>
          <w:sz w:val="26"/>
          <w:szCs w:val="26"/>
          <w:lang w:val="es-CO"/>
        </w:rPr>
      </w:pPr>
      <w:r w:rsidRPr="0098785F">
        <w:rPr>
          <w:rFonts w:ascii="Times New Roman" w:hAnsi="Times New Roman" w:cs="Times New Roman"/>
          <w:b/>
          <w:i/>
          <w:sz w:val="26"/>
          <w:szCs w:val="26"/>
          <w:lang w:val="es-CO"/>
        </w:rPr>
        <w:lastRenderedPageBreak/>
        <w:t>ESTRATEGIAS</w:t>
      </w:r>
      <w:r w:rsidRPr="0098785F">
        <w:rPr>
          <w:rFonts w:ascii="Times New Roman" w:hAnsi="Times New Roman" w:cs="Times New Roman"/>
          <w:i/>
          <w:sz w:val="26"/>
          <w:szCs w:val="26"/>
          <w:lang w:val="es-CO"/>
        </w:rPr>
        <w:t xml:space="preserve"> </w:t>
      </w:r>
    </w:p>
    <w:p w14:paraId="14EB02C2"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16D57EE8" w14:textId="5B2CF338" w:rsidR="0086740C" w:rsidRPr="00CA7A57" w:rsidRDefault="00146F92" w:rsidP="009012D8">
      <w:pPr>
        <w:spacing w:line="360" w:lineRule="auto"/>
        <w:jc w:val="both"/>
        <w:rPr>
          <w:rFonts w:ascii="Times New Roman" w:hAnsi="Times New Roman" w:cs="Times New Roman"/>
          <w:i/>
          <w:lang w:val="es-CO"/>
        </w:rPr>
      </w:pPr>
      <w:r>
        <w:rPr>
          <w:rFonts w:ascii="Times New Roman" w:hAnsi="Times New Roman" w:cs="Times New Roman"/>
          <w:b/>
          <w:i/>
          <w:lang w:val="es-CO"/>
        </w:rPr>
        <w:t xml:space="preserve">5.1. </w:t>
      </w:r>
      <w:r w:rsidR="00132CCE" w:rsidRPr="00CA7A57">
        <w:rPr>
          <w:rFonts w:ascii="Times New Roman" w:hAnsi="Times New Roman" w:cs="Times New Roman"/>
          <w:b/>
          <w:i/>
          <w:lang w:val="es-CO"/>
        </w:rPr>
        <w:t xml:space="preserve">Estrategia 1: Desarrollar, implementar, evaluar y </w:t>
      </w:r>
      <w:r w:rsidR="004A7C0D" w:rsidRPr="00CA7A57">
        <w:rPr>
          <w:rFonts w:ascii="Times New Roman" w:hAnsi="Times New Roman" w:cs="Times New Roman"/>
          <w:b/>
          <w:i/>
          <w:lang w:val="es-CO"/>
        </w:rPr>
        <w:t>mejora</w:t>
      </w:r>
      <w:r w:rsidR="00132CCE" w:rsidRPr="00CA7A57">
        <w:rPr>
          <w:rFonts w:ascii="Times New Roman" w:hAnsi="Times New Roman" w:cs="Times New Roman"/>
          <w:b/>
          <w:i/>
          <w:lang w:val="es-CO"/>
        </w:rPr>
        <w:t xml:space="preserve">r los programas </w:t>
      </w:r>
      <w:r w:rsidR="004A7C0D" w:rsidRPr="00CA7A57">
        <w:rPr>
          <w:rFonts w:ascii="Times New Roman" w:hAnsi="Times New Roman" w:cs="Times New Roman"/>
          <w:b/>
          <w:i/>
          <w:lang w:val="es-CO"/>
        </w:rPr>
        <w:t xml:space="preserve">académicos </w:t>
      </w:r>
      <w:r w:rsidR="00132CCE" w:rsidRPr="00CA7A57">
        <w:rPr>
          <w:rFonts w:ascii="Times New Roman" w:hAnsi="Times New Roman" w:cs="Times New Roman"/>
          <w:b/>
          <w:i/>
          <w:lang w:val="es-CO"/>
        </w:rPr>
        <w:t xml:space="preserve">que </w:t>
      </w:r>
      <w:r w:rsidR="004A7C0D" w:rsidRPr="00CA7A57">
        <w:rPr>
          <w:rFonts w:ascii="Times New Roman" w:hAnsi="Times New Roman" w:cs="Times New Roman"/>
          <w:b/>
          <w:i/>
          <w:lang w:val="es-CO"/>
        </w:rPr>
        <w:t xml:space="preserve">propicien la integración con </w:t>
      </w:r>
      <w:r w:rsidR="00132CCE" w:rsidRPr="00CA7A57">
        <w:rPr>
          <w:rFonts w:ascii="Times New Roman" w:hAnsi="Times New Roman" w:cs="Times New Roman"/>
          <w:b/>
          <w:i/>
          <w:lang w:val="es-CO"/>
        </w:rPr>
        <w:t>nuestra misión y objetivos estratégicos.</w:t>
      </w:r>
      <w:r w:rsidR="00132CCE" w:rsidRPr="00CA7A57">
        <w:rPr>
          <w:rFonts w:ascii="Times New Roman" w:hAnsi="Times New Roman" w:cs="Times New Roman"/>
          <w:i/>
          <w:lang w:val="es-CO"/>
        </w:rPr>
        <w:t xml:space="preserve"> </w:t>
      </w:r>
    </w:p>
    <w:p w14:paraId="17724720"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161F5CFC" w14:textId="704DC0E2"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I.E. ofrece opciones educativas que se alinean con </w:t>
      </w:r>
      <w:r w:rsidR="004A7C0D" w:rsidRPr="00CA7A57">
        <w:rPr>
          <w:rFonts w:ascii="Times New Roman" w:hAnsi="Times New Roman" w:cs="Times New Roman"/>
          <w:i/>
          <w:lang w:val="es-CO"/>
        </w:rPr>
        <w:t xml:space="preserve">los principios teleológicos de </w:t>
      </w:r>
      <w:r w:rsidRPr="00CA7A57">
        <w:rPr>
          <w:rFonts w:ascii="Times New Roman" w:hAnsi="Times New Roman" w:cs="Times New Roman"/>
          <w:i/>
          <w:lang w:val="es-CO"/>
        </w:rPr>
        <w:t>nuestra misión</w:t>
      </w:r>
      <w:r w:rsidR="004A7C0D" w:rsidRPr="00CA7A57">
        <w:rPr>
          <w:rFonts w:ascii="Times New Roman" w:hAnsi="Times New Roman" w:cs="Times New Roman"/>
          <w:i/>
          <w:lang w:val="es-CO"/>
        </w:rPr>
        <w:t xml:space="preserve">, objetivos, factores claves de éxito y la promoción de los </w:t>
      </w:r>
      <w:r w:rsidRPr="00CA7A57">
        <w:rPr>
          <w:rFonts w:ascii="Times New Roman" w:hAnsi="Times New Roman" w:cs="Times New Roman"/>
          <w:i/>
          <w:lang w:val="es-CO"/>
        </w:rPr>
        <w:t xml:space="preserve">valores fundamentales. </w:t>
      </w:r>
    </w:p>
    <w:p w14:paraId="4C3EF887" w14:textId="7EB21A7B" w:rsidR="0086740C" w:rsidRPr="00CA7A57" w:rsidRDefault="004A7C0D"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análisis de la información del desempeño escolar utilizando </w:t>
      </w:r>
      <w:r w:rsidR="00132CCE" w:rsidRPr="00CA7A57">
        <w:rPr>
          <w:rFonts w:ascii="Times New Roman" w:hAnsi="Times New Roman" w:cs="Times New Roman"/>
          <w:i/>
          <w:lang w:val="es-CO"/>
        </w:rPr>
        <w:t xml:space="preserve">datos procedentes de </w:t>
      </w:r>
      <w:r w:rsidRPr="00CA7A57">
        <w:rPr>
          <w:rFonts w:ascii="Times New Roman" w:hAnsi="Times New Roman" w:cs="Times New Roman"/>
          <w:i/>
          <w:lang w:val="es-CO"/>
        </w:rPr>
        <w:t>diferentes</w:t>
      </w:r>
      <w:r w:rsidR="00132CCE" w:rsidRPr="00CA7A57">
        <w:rPr>
          <w:rFonts w:ascii="Times New Roman" w:hAnsi="Times New Roman" w:cs="Times New Roman"/>
          <w:i/>
          <w:lang w:val="es-CO"/>
        </w:rPr>
        <w:t xml:space="preserve"> fuentes - incluyendo </w:t>
      </w:r>
      <w:r w:rsidRPr="00CA7A57">
        <w:rPr>
          <w:rFonts w:ascii="Times New Roman" w:hAnsi="Times New Roman" w:cs="Times New Roman"/>
          <w:i/>
          <w:lang w:val="es-CO"/>
        </w:rPr>
        <w:t xml:space="preserve">estadísticas </w:t>
      </w:r>
      <w:r w:rsidR="00132CCE" w:rsidRPr="00CA7A57">
        <w:rPr>
          <w:rFonts w:ascii="Times New Roman" w:hAnsi="Times New Roman" w:cs="Times New Roman"/>
          <w:i/>
          <w:lang w:val="es-CO"/>
        </w:rPr>
        <w:t>de rendimiento de los estudiantes - se reco</w:t>
      </w:r>
      <w:r w:rsidRPr="00CA7A57">
        <w:rPr>
          <w:rFonts w:ascii="Times New Roman" w:hAnsi="Times New Roman" w:cs="Times New Roman"/>
          <w:i/>
          <w:lang w:val="es-CO"/>
        </w:rPr>
        <w:t>pila</w:t>
      </w:r>
      <w:r w:rsidR="00132CCE" w:rsidRPr="00CA7A57">
        <w:rPr>
          <w:rFonts w:ascii="Times New Roman" w:hAnsi="Times New Roman" w:cs="Times New Roman"/>
          <w:i/>
          <w:lang w:val="es-CO"/>
        </w:rPr>
        <w:t xml:space="preserve">, analiza, debidamente </w:t>
      </w:r>
      <w:r w:rsidRPr="00CA7A57">
        <w:rPr>
          <w:rFonts w:ascii="Times New Roman" w:hAnsi="Times New Roman" w:cs="Times New Roman"/>
          <w:i/>
          <w:lang w:val="es-CO"/>
        </w:rPr>
        <w:t>para</w:t>
      </w:r>
      <w:r w:rsidR="00132CCE" w:rsidRPr="00CA7A57">
        <w:rPr>
          <w:rFonts w:ascii="Times New Roman" w:hAnsi="Times New Roman" w:cs="Times New Roman"/>
          <w:i/>
          <w:lang w:val="es-CO"/>
        </w:rPr>
        <w:t xml:space="preserve"> mejorar el aprendizaje de los estudiantes. </w:t>
      </w:r>
    </w:p>
    <w:p w14:paraId="26D129BD" w14:textId="614D90D5"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w:t>
      </w:r>
      <w:r w:rsidR="004A7C0D" w:rsidRPr="00CA7A57">
        <w:rPr>
          <w:rFonts w:ascii="Times New Roman" w:hAnsi="Times New Roman" w:cs="Times New Roman"/>
          <w:i/>
          <w:lang w:val="es-CO"/>
        </w:rPr>
        <w:t xml:space="preserve">llevarán a cabo reuniones en las que el criterio de los convocados </w:t>
      </w:r>
      <w:proofErr w:type="spellStart"/>
      <w:r w:rsidR="004A7C0D" w:rsidRPr="00CA7A57">
        <w:rPr>
          <w:rFonts w:ascii="Times New Roman" w:hAnsi="Times New Roman" w:cs="Times New Roman"/>
          <w:i/>
          <w:lang w:val="es-CO"/>
        </w:rPr>
        <w:t>se</w:t>
      </w:r>
      <w:proofErr w:type="spellEnd"/>
      <w:r w:rsidR="004A7C0D" w:rsidRPr="00CA7A57">
        <w:rPr>
          <w:rFonts w:ascii="Times New Roman" w:hAnsi="Times New Roman" w:cs="Times New Roman"/>
          <w:i/>
          <w:lang w:val="es-CO"/>
        </w:rPr>
        <w:t xml:space="preserve"> un </w:t>
      </w:r>
      <w:r w:rsidRPr="00CA7A57">
        <w:rPr>
          <w:rFonts w:ascii="Times New Roman" w:hAnsi="Times New Roman" w:cs="Times New Roman"/>
          <w:i/>
          <w:lang w:val="es-CO"/>
        </w:rPr>
        <w:t xml:space="preserve">proceso transparente para </w:t>
      </w:r>
      <w:r w:rsidR="004A7C0D" w:rsidRPr="00CA7A57">
        <w:rPr>
          <w:rFonts w:ascii="Times New Roman" w:hAnsi="Times New Roman" w:cs="Times New Roman"/>
          <w:i/>
          <w:lang w:val="es-CO"/>
        </w:rPr>
        <w:t xml:space="preserve">identificar, </w:t>
      </w:r>
      <w:r w:rsidRPr="00CA7A57">
        <w:rPr>
          <w:rFonts w:ascii="Times New Roman" w:hAnsi="Times New Roman" w:cs="Times New Roman"/>
          <w:i/>
          <w:lang w:val="es-CO"/>
        </w:rPr>
        <w:t xml:space="preserve">analizar, proponer, mejorar, descartar o reemplazar los programas </w:t>
      </w:r>
      <w:r w:rsidR="004A7C0D" w:rsidRPr="00CA7A57">
        <w:rPr>
          <w:rFonts w:ascii="Times New Roman" w:hAnsi="Times New Roman" w:cs="Times New Roman"/>
          <w:i/>
          <w:lang w:val="es-CO"/>
        </w:rPr>
        <w:t xml:space="preserve">académicos </w:t>
      </w:r>
      <w:r w:rsidRPr="00CA7A57">
        <w:rPr>
          <w:rFonts w:ascii="Times New Roman" w:hAnsi="Times New Roman" w:cs="Times New Roman"/>
          <w:i/>
          <w:lang w:val="es-CO"/>
        </w:rPr>
        <w:t xml:space="preserve">para que continúen apoyando nuestra misión y valores fundamentales. </w:t>
      </w:r>
    </w:p>
    <w:p w14:paraId="413AF135"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D4444EA" w14:textId="50F5E60E" w:rsidR="0086740C" w:rsidRPr="00CA7A57" w:rsidRDefault="00146F92" w:rsidP="009012D8">
      <w:pPr>
        <w:spacing w:line="360" w:lineRule="auto"/>
        <w:jc w:val="both"/>
        <w:rPr>
          <w:rFonts w:ascii="Times New Roman" w:hAnsi="Times New Roman" w:cs="Times New Roman"/>
          <w:i/>
          <w:lang w:val="es-CO"/>
        </w:rPr>
      </w:pPr>
      <w:r>
        <w:rPr>
          <w:rFonts w:ascii="Times New Roman" w:hAnsi="Times New Roman" w:cs="Times New Roman"/>
          <w:b/>
          <w:i/>
          <w:lang w:val="es-CO"/>
        </w:rPr>
        <w:t xml:space="preserve">5.2. </w:t>
      </w:r>
      <w:r w:rsidR="00132CCE" w:rsidRPr="00CA7A57">
        <w:rPr>
          <w:rFonts w:ascii="Times New Roman" w:hAnsi="Times New Roman" w:cs="Times New Roman"/>
          <w:b/>
          <w:i/>
          <w:lang w:val="es-CO"/>
        </w:rPr>
        <w:t xml:space="preserve">Estrategia 2: </w:t>
      </w:r>
      <w:r w:rsidR="007651E1" w:rsidRPr="00CA7A57">
        <w:rPr>
          <w:rFonts w:ascii="Times New Roman" w:hAnsi="Times New Roman" w:cs="Times New Roman"/>
          <w:b/>
          <w:i/>
          <w:lang w:val="es-CO"/>
        </w:rPr>
        <w:t>I</w:t>
      </w:r>
      <w:r w:rsidR="00132CCE" w:rsidRPr="00CA7A57">
        <w:rPr>
          <w:rFonts w:ascii="Times New Roman" w:hAnsi="Times New Roman" w:cs="Times New Roman"/>
          <w:b/>
          <w:i/>
          <w:lang w:val="es-CO"/>
        </w:rPr>
        <w:t xml:space="preserve">mplementar </w:t>
      </w:r>
      <w:r w:rsidR="007651E1" w:rsidRPr="00CA7A57">
        <w:rPr>
          <w:rFonts w:ascii="Times New Roman" w:hAnsi="Times New Roman" w:cs="Times New Roman"/>
          <w:b/>
          <w:i/>
          <w:lang w:val="es-CO"/>
        </w:rPr>
        <w:t xml:space="preserve">proceso de formación y capacitación al personal docente </w:t>
      </w:r>
      <w:r w:rsidR="00132CCE" w:rsidRPr="00CA7A57">
        <w:rPr>
          <w:rFonts w:ascii="Times New Roman" w:hAnsi="Times New Roman" w:cs="Times New Roman"/>
          <w:b/>
          <w:i/>
          <w:lang w:val="es-CO"/>
        </w:rPr>
        <w:t xml:space="preserve">para alcanzar nuestra misión y objetivos estratégicos. </w:t>
      </w:r>
    </w:p>
    <w:p w14:paraId="0F148380"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21058BB6" w14:textId="50763FFA"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utiliza de manera efectiva un proceso diverso para </w:t>
      </w:r>
      <w:r w:rsidR="007651E1" w:rsidRPr="00CA7A57">
        <w:rPr>
          <w:rFonts w:ascii="Times New Roman" w:hAnsi="Times New Roman" w:cs="Times New Roman"/>
          <w:i/>
          <w:lang w:val="es-CO"/>
        </w:rPr>
        <w:t xml:space="preserve">identificar las necesidades de capacitación </w:t>
      </w:r>
      <w:r w:rsidRPr="00CA7A57">
        <w:rPr>
          <w:rFonts w:ascii="Times New Roman" w:hAnsi="Times New Roman" w:cs="Times New Roman"/>
          <w:i/>
          <w:lang w:val="es-CO"/>
        </w:rPr>
        <w:t xml:space="preserve">para lograr nuestra misión y objetivos estratégicos. </w:t>
      </w:r>
    </w:p>
    <w:p w14:paraId="6CCD8029" w14:textId="31ED3FDB" w:rsidR="0086740C" w:rsidRPr="00CA7A57" w:rsidRDefault="007651E1"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personal docente </w:t>
      </w:r>
      <w:r w:rsidR="00132CCE" w:rsidRPr="00CA7A57">
        <w:rPr>
          <w:rFonts w:ascii="Times New Roman" w:hAnsi="Times New Roman" w:cs="Times New Roman"/>
          <w:i/>
          <w:lang w:val="es-CO"/>
        </w:rPr>
        <w:t xml:space="preserve">prospera y se mantiene dentro de la comunidad educativa, y hay sistemas institucionalizados para fomentar el diálogo hacia el logro de la misión. </w:t>
      </w:r>
    </w:p>
    <w:p w14:paraId="68603B3F"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Todos los miembros del personal se desarrollan y mejoran su capacidad laboral, basado en los resultados de los sistemas de evaluación pertinentes que aseguran el éxito del cumplimiento de la misión y objetivos estratégicos. </w:t>
      </w:r>
    </w:p>
    <w:p w14:paraId="4ECDDAEB"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4A544CF3" w14:textId="50E34150" w:rsidR="0086740C" w:rsidRPr="00CA7A57" w:rsidRDefault="00146F92" w:rsidP="009012D8">
      <w:pPr>
        <w:spacing w:line="360" w:lineRule="auto"/>
        <w:jc w:val="both"/>
        <w:rPr>
          <w:rFonts w:ascii="Times New Roman" w:hAnsi="Times New Roman" w:cs="Times New Roman"/>
          <w:i/>
          <w:lang w:val="es-CO"/>
        </w:rPr>
      </w:pPr>
      <w:r>
        <w:rPr>
          <w:rFonts w:ascii="Times New Roman" w:hAnsi="Times New Roman" w:cs="Times New Roman"/>
          <w:b/>
          <w:i/>
          <w:lang w:val="es-CO"/>
        </w:rPr>
        <w:lastRenderedPageBreak/>
        <w:t xml:space="preserve">5.3. </w:t>
      </w:r>
      <w:r w:rsidR="00132CCE" w:rsidRPr="00CA7A57">
        <w:rPr>
          <w:rFonts w:ascii="Times New Roman" w:hAnsi="Times New Roman" w:cs="Times New Roman"/>
          <w:b/>
          <w:i/>
          <w:lang w:val="es-CO"/>
        </w:rPr>
        <w:t xml:space="preserve">Estrategia 3: Desarrollar </w:t>
      </w:r>
      <w:r w:rsidR="00F41705" w:rsidRPr="00CA7A57">
        <w:rPr>
          <w:rFonts w:ascii="Times New Roman" w:hAnsi="Times New Roman" w:cs="Times New Roman"/>
          <w:b/>
          <w:i/>
          <w:lang w:val="es-CO"/>
        </w:rPr>
        <w:t>relaciones</w:t>
      </w:r>
      <w:r w:rsidR="00132CCE" w:rsidRPr="00CA7A57">
        <w:rPr>
          <w:rFonts w:ascii="Times New Roman" w:hAnsi="Times New Roman" w:cs="Times New Roman"/>
          <w:b/>
          <w:i/>
          <w:lang w:val="es-CO"/>
        </w:rPr>
        <w:t xml:space="preserve"> durader</w:t>
      </w:r>
      <w:r w:rsidR="00F41705" w:rsidRPr="00CA7A57">
        <w:rPr>
          <w:rFonts w:ascii="Times New Roman" w:hAnsi="Times New Roman" w:cs="Times New Roman"/>
          <w:b/>
          <w:i/>
          <w:lang w:val="es-CO"/>
        </w:rPr>
        <w:t>a</w:t>
      </w:r>
      <w:r w:rsidR="00132CCE" w:rsidRPr="00CA7A57">
        <w:rPr>
          <w:rFonts w:ascii="Times New Roman" w:hAnsi="Times New Roman" w:cs="Times New Roman"/>
          <w:b/>
          <w:i/>
          <w:lang w:val="es-CO"/>
        </w:rPr>
        <w:t>s entre nuestros estudiantes, padres de familia, empleados y ex alumnos a unirse a nuestra comunidad hacia nuestra misión.</w:t>
      </w:r>
      <w:r w:rsidR="00132CCE" w:rsidRPr="00CA7A57">
        <w:rPr>
          <w:rFonts w:ascii="Times New Roman" w:hAnsi="Times New Roman" w:cs="Times New Roman"/>
          <w:i/>
          <w:lang w:val="es-CO"/>
        </w:rPr>
        <w:t xml:space="preserve"> </w:t>
      </w:r>
    </w:p>
    <w:p w14:paraId="1F18EF7B"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1AA7F610" w14:textId="40362FF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identifica y utiliza las vías y las estructuras que promuevan la participación de </w:t>
      </w:r>
      <w:r w:rsidR="00F41705" w:rsidRPr="00CA7A57">
        <w:rPr>
          <w:rFonts w:ascii="Times New Roman" w:hAnsi="Times New Roman" w:cs="Times New Roman"/>
          <w:i/>
          <w:lang w:val="es-CO"/>
        </w:rPr>
        <w:t xml:space="preserve">los integrantes de la </w:t>
      </w:r>
      <w:r w:rsidRPr="00CA7A57">
        <w:rPr>
          <w:rFonts w:ascii="Times New Roman" w:hAnsi="Times New Roman" w:cs="Times New Roman"/>
          <w:i/>
          <w:lang w:val="es-CO"/>
        </w:rPr>
        <w:t xml:space="preserve">comunidad educativa con el fin de potencializarla hacia los fines de la misión. </w:t>
      </w:r>
    </w:p>
    <w:p w14:paraId="38977604" w14:textId="56008F75"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I.E. mantiene un </w:t>
      </w:r>
      <w:r w:rsidR="00F41705" w:rsidRPr="00CA7A57">
        <w:rPr>
          <w:rFonts w:ascii="Times New Roman" w:hAnsi="Times New Roman" w:cs="Times New Roman"/>
          <w:i/>
          <w:lang w:val="es-CO"/>
        </w:rPr>
        <w:t>cronograma</w:t>
      </w:r>
      <w:r w:rsidRPr="00CA7A57">
        <w:rPr>
          <w:rFonts w:ascii="Times New Roman" w:hAnsi="Times New Roman" w:cs="Times New Roman"/>
          <w:i/>
          <w:lang w:val="es-CO"/>
        </w:rPr>
        <w:t xml:space="preserve"> de eventos que promueve</w:t>
      </w:r>
      <w:r w:rsidR="00F41705" w:rsidRPr="00CA7A57">
        <w:rPr>
          <w:rFonts w:ascii="Times New Roman" w:hAnsi="Times New Roman" w:cs="Times New Roman"/>
          <w:i/>
          <w:lang w:val="es-CO"/>
        </w:rPr>
        <w:t>n</w:t>
      </w:r>
      <w:r w:rsidRPr="00CA7A57">
        <w:rPr>
          <w:rFonts w:ascii="Times New Roman" w:hAnsi="Times New Roman" w:cs="Times New Roman"/>
          <w:i/>
          <w:lang w:val="es-CO"/>
        </w:rPr>
        <w:t xml:space="preserve"> las oportunidades y</w:t>
      </w:r>
      <w:r w:rsidR="00F41705" w:rsidRPr="00CA7A57">
        <w:rPr>
          <w:rFonts w:ascii="Times New Roman" w:hAnsi="Times New Roman" w:cs="Times New Roman"/>
          <w:i/>
          <w:lang w:val="es-CO"/>
        </w:rPr>
        <w:t xml:space="preserve"> el </w:t>
      </w:r>
      <w:r w:rsidRPr="00CA7A57">
        <w:rPr>
          <w:rFonts w:ascii="Times New Roman" w:hAnsi="Times New Roman" w:cs="Times New Roman"/>
          <w:i/>
          <w:lang w:val="es-CO"/>
        </w:rPr>
        <w:t xml:space="preserve"> bienestar de todos. </w:t>
      </w:r>
    </w:p>
    <w:p w14:paraId="259745C1" w14:textId="2D2487B9"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mantienen canales de comunicación </w:t>
      </w:r>
      <w:r w:rsidR="00F41705" w:rsidRPr="00CA7A57">
        <w:rPr>
          <w:rFonts w:ascii="Times New Roman" w:hAnsi="Times New Roman" w:cs="Times New Roman"/>
          <w:i/>
          <w:lang w:val="es-CO"/>
        </w:rPr>
        <w:t xml:space="preserve">de acuerdo a las disponibilidades del contexto </w:t>
      </w:r>
      <w:r w:rsidRPr="00CA7A57">
        <w:rPr>
          <w:rFonts w:ascii="Times New Roman" w:hAnsi="Times New Roman" w:cs="Times New Roman"/>
          <w:i/>
          <w:lang w:val="es-CO"/>
        </w:rPr>
        <w:t xml:space="preserve">entre </w:t>
      </w:r>
      <w:r w:rsidR="00F41705" w:rsidRPr="00CA7A57">
        <w:rPr>
          <w:rFonts w:ascii="Times New Roman" w:hAnsi="Times New Roman" w:cs="Times New Roman"/>
          <w:i/>
          <w:lang w:val="es-CO"/>
        </w:rPr>
        <w:t xml:space="preserve">los </w:t>
      </w:r>
      <w:proofErr w:type="spellStart"/>
      <w:r w:rsidR="00F41705" w:rsidRPr="00CA7A57">
        <w:rPr>
          <w:rFonts w:ascii="Times New Roman" w:hAnsi="Times New Roman" w:cs="Times New Roman"/>
          <w:i/>
          <w:lang w:val="es-CO"/>
        </w:rPr>
        <w:t>inetgrantes</w:t>
      </w:r>
      <w:proofErr w:type="spellEnd"/>
      <w:r w:rsidR="00F41705" w:rsidRPr="00CA7A57">
        <w:rPr>
          <w:rFonts w:ascii="Times New Roman" w:hAnsi="Times New Roman" w:cs="Times New Roman"/>
          <w:i/>
          <w:lang w:val="es-CO"/>
        </w:rPr>
        <w:t xml:space="preserve"> de la comunidad educativa</w:t>
      </w:r>
      <w:r w:rsidRPr="00CA7A57">
        <w:rPr>
          <w:rFonts w:ascii="Times New Roman" w:hAnsi="Times New Roman" w:cs="Times New Roman"/>
          <w:i/>
          <w:lang w:val="es-CO"/>
        </w:rPr>
        <w:t xml:space="preserve"> para promover </w:t>
      </w:r>
      <w:r w:rsidR="00F41705" w:rsidRPr="00CA7A57">
        <w:rPr>
          <w:rFonts w:ascii="Times New Roman" w:hAnsi="Times New Roman" w:cs="Times New Roman"/>
          <w:i/>
          <w:lang w:val="es-CO"/>
        </w:rPr>
        <w:t xml:space="preserve">vínculos de </w:t>
      </w:r>
      <w:r w:rsidRPr="00CA7A57">
        <w:rPr>
          <w:rFonts w:ascii="Times New Roman" w:hAnsi="Times New Roman" w:cs="Times New Roman"/>
          <w:i/>
          <w:lang w:val="es-CO"/>
        </w:rPr>
        <w:t xml:space="preserve">cooperación y la colaboración. </w:t>
      </w:r>
    </w:p>
    <w:p w14:paraId="375BCFD6"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58410C99" w14:textId="7F6B14A2" w:rsidR="0086740C" w:rsidRPr="00CA7A57" w:rsidRDefault="00146F92" w:rsidP="009012D8">
      <w:pPr>
        <w:spacing w:line="360" w:lineRule="auto"/>
        <w:jc w:val="both"/>
        <w:rPr>
          <w:rFonts w:ascii="Times New Roman" w:hAnsi="Times New Roman" w:cs="Times New Roman"/>
          <w:i/>
          <w:lang w:val="es-CO"/>
        </w:rPr>
      </w:pPr>
      <w:r>
        <w:rPr>
          <w:rFonts w:ascii="Times New Roman" w:hAnsi="Times New Roman" w:cs="Times New Roman"/>
          <w:b/>
          <w:i/>
          <w:lang w:val="es-CO"/>
        </w:rPr>
        <w:t>5.4</w:t>
      </w:r>
      <w:r w:rsidR="00D84482">
        <w:rPr>
          <w:rFonts w:ascii="Times New Roman" w:hAnsi="Times New Roman" w:cs="Times New Roman"/>
          <w:b/>
          <w:i/>
          <w:lang w:val="es-CO"/>
        </w:rPr>
        <w:t>.</w:t>
      </w:r>
      <w:r>
        <w:rPr>
          <w:rFonts w:ascii="Times New Roman" w:hAnsi="Times New Roman" w:cs="Times New Roman"/>
          <w:b/>
          <w:i/>
          <w:lang w:val="es-CO"/>
        </w:rPr>
        <w:t xml:space="preserve"> </w:t>
      </w:r>
      <w:r w:rsidR="00132CCE" w:rsidRPr="00CA7A57">
        <w:rPr>
          <w:rFonts w:ascii="Times New Roman" w:hAnsi="Times New Roman" w:cs="Times New Roman"/>
          <w:b/>
          <w:i/>
          <w:lang w:val="es-CO"/>
        </w:rPr>
        <w:t>Estrategia 4:</w:t>
      </w:r>
      <w:r w:rsidR="009F6834" w:rsidRPr="00CA7A57">
        <w:rPr>
          <w:rFonts w:ascii="Times New Roman" w:hAnsi="Times New Roman" w:cs="Times New Roman"/>
          <w:b/>
          <w:i/>
          <w:lang w:val="es-CO"/>
        </w:rPr>
        <w:t xml:space="preserve"> Desarrollar proyectos </w:t>
      </w:r>
      <w:r w:rsidR="00132CCE" w:rsidRPr="00CA7A57">
        <w:rPr>
          <w:rFonts w:ascii="Times New Roman" w:hAnsi="Times New Roman" w:cs="Times New Roman"/>
          <w:b/>
          <w:i/>
          <w:lang w:val="es-CO"/>
        </w:rPr>
        <w:t xml:space="preserve">para mejorar significativamente </w:t>
      </w:r>
      <w:r w:rsidR="009F6834" w:rsidRPr="00CA7A57">
        <w:rPr>
          <w:rFonts w:ascii="Times New Roman" w:hAnsi="Times New Roman" w:cs="Times New Roman"/>
          <w:b/>
          <w:i/>
          <w:lang w:val="es-CO"/>
        </w:rPr>
        <w:t xml:space="preserve">el aprendizaje, </w:t>
      </w:r>
      <w:r w:rsidR="00132CCE" w:rsidRPr="00CA7A57">
        <w:rPr>
          <w:rFonts w:ascii="Times New Roman" w:hAnsi="Times New Roman" w:cs="Times New Roman"/>
          <w:b/>
          <w:i/>
          <w:lang w:val="es-CO"/>
        </w:rPr>
        <w:t>poten</w:t>
      </w:r>
      <w:r w:rsidR="009F6834" w:rsidRPr="00CA7A57">
        <w:rPr>
          <w:rFonts w:ascii="Times New Roman" w:hAnsi="Times New Roman" w:cs="Times New Roman"/>
          <w:b/>
          <w:i/>
          <w:lang w:val="es-CO"/>
        </w:rPr>
        <w:t xml:space="preserve">ciar a los estudiantes a ser competitivos e incrementar </w:t>
      </w:r>
      <w:r w:rsidR="00132CCE" w:rsidRPr="00CA7A57">
        <w:rPr>
          <w:rFonts w:ascii="Times New Roman" w:hAnsi="Times New Roman" w:cs="Times New Roman"/>
          <w:b/>
          <w:i/>
          <w:lang w:val="es-CO"/>
        </w:rPr>
        <w:t xml:space="preserve">la interacción comunitaria para lograr nuestra misión y objetivos estratégicos. </w:t>
      </w:r>
    </w:p>
    <w:p w14:paraId="528D2AD7"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CB14B1B" w14:textId="3601FB49"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aseguran las condiciones </w:t>
      </w:r>
      <w:r w:rsidR="009F6834" w:rsidRPr="00CA7A57">
        <w:rPr>
          <w:rFonts w:ascii="Times New Roman" w:hAnsi="Times New Roman" w:cs="Times New Roman"/>
          <w:i/>
          <w:lang w:val="es-CO"/>
        </w:rPr>
        <w:t xml:space="preserve">para el desarrollo de proyectos </w:t>
      </w:r>
      <w:r w:rsidRPr="00CA7A57">
        <w:rPr>
          <w:rFonts w:ascii="Times New Roman" w:hAnsi="Times New Roman" w:cs="Times New Roman"/>
          <w:i/>
          <w:lang w:val="es-CO"/>
        </w:rPr>
        <w:t>a</w:t>
      </w:r>
      <w:r w:rsidR="009F6834" w:rsidRPr="00CA7A57">
        <w:rPr>
          <w:rFonts w:ascii="Times New Roman" w:hAnsi="Times New Roman" w:cs="Times New Roman"/>
          <w:i/>
          <w:lang w:val="es-CO"/>
        </w:rPr>
        <w:t xml:space="preserve">decuados </w:t>
      </w:r>
      <w:r w:rsidRPr="00CA7A57">
        <w:rPr>
          <w:rFonts w:ascii="Times New Roman" w:hAnsi="Times New Roman" w:cs="Times New Roman"/>
          <w:i/>
          <w:lang w:val="es-CO"/>
        </w:rPr>
        <w:t xml:space="preserve">de acuerdo a </w:t>
      </w:r>
      <w:r w:rsidR="009F6834" w:rsidRPr="00CA7A57">
        <w:rPr>
          <w:rFonts w:ascii="Times New Roman" w:hAnsi="Times New Roman" w:cs="Times New Roman"/>
          <w:i/>
          <w:lang w:val="es-CO"/>
        </w:rPr>
        <w:t>cada nivel</w:t>
      </w:r>
      <w:r w:rsidRPr="00CA7A57">
        <w:rPr>
          <w:rFonts w:ascii="Times New Roman" w:hAnsi="Times New Roman" w:cs="Times New Roman"/>
          <w:i/>
          <w:lang w:val="es-CO"/>
        </w:rPr>
        <w:t xml:space="preserve"> con el fin de fomentar los entornos de aprendizaje colaborativo, de forma creativa y atractiva, que </w:t>
      </w:r>
      <w:r w:rsidR="009F6834" w:rsidRPr="00CA7A57">
        <w:rPr>
          <w:rFonts w:ascii="Times New Roman" w:hAnsi="Times New Roman" w:cs="Times New Roman"/>
          <w:i/>
          <w:lang w:val="es-CO"/>
        </w:rPr>
        <w:t xml:space="preserve">permita </w:t>
      </w:r>
      <w:r w:rsidRPr="00CA7A57">
        <w:rPr>
          <w:rFonts w:ascii="Times New Roman" w:hAnsi="Times New Roman" w:cs="Times New Roman"/>
          <w:i/>
          <w:lang w:val="es-CO"/>
        </w:rPr>
        <w:t>optimiza</w:t>
      </w:r>
      <w:r w:rsidR="009F6834" w:rsidRPr="00CA7A57">
        <w:rPr>
          <w:rFonts w:ascii="Times New Roman" w:hAnsi="Times New Roman" w:cs="Times New Roman"/>
          <w:i/>
          <w:lang w:val="es-CO"/>
        </w:rPr>
        <w:t>r</w:t>
      </w:r>
      <w:r w:rsidRPr="00CA7A57">
        <w:rPr>
          <w:rFonts w:ascii="Times New Roman" w:hAnsi="Times New Roman" w:cs="Times New Roman"/>
          <w:i/>
          <w:lang w:val="es-CO"/>
        </w:rPr>
        <w:t xml:space="preserve"> las posibilidades </w:t>
      </w:r>
      <w:r w:rsidR="009F6834" w:rsidRPr="00CA7A57">
        <w:rPr>
          <w:rFonts w:ascii="Times New Roman" w:hAnsi="Times New Roman" w:cs="Times New Roman"/>
          <w:i/>
          <w:lang w:val="es-CO"/>
        </w:rPr>
        <w:t xml:space="preserve">de aprendizajes </w:t>
      </w:r>
      <w:r w:rsidRPr="00CA7A57">
        <w:rPr>
          <w:rFonts w:ascii="Times New Roman" w:hAnsi="Times New Roman" w:cs="Times New Roman"/>
          <w:i/>
          <w:lang w:val="es-CO"/>
        </w:rPr>
        <w:t xml:space="preserve">personales. </w:t>
      </w:r>
    </w:p>
    <w:p w14:paraId="3F2250C9" w14:textId="1D3E3FF6"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Hay sistemas y acuerdos institucionalizados en la comunidad educativa para </w:t>
      </w:r>
      <w:proofErr w:type="spellStart"/>
      <w:r w:rsidR="009F6834" w:rsidRPr="00CA7A57">
        <w:rPr>
          <w:rFonts w:ascii="Times New Roman" w:hAnsi="Times New Roman" w:cs="Times New Roman"/>
          <w:i/>
          <w:lang w:val="es-CO"/>
        </w:rPr>
        <w:t>desarrolar</w:t>
      </w:r>
      <w:proofErr w:type="spellEnd"/>
      <w:r w:rsidR="009F6834" w:rsidRPr="00CA7A57">
        <w:rPr>
          <w:rFonts w:ascii="Times New Roman" w:hAnsi="Times New Roman" w:cs="Times New Roman"/>
          <w:i/>
          <w:lang w:val="es-CO"/>
        </w:rPr>
        <w:t xml:space="preserve"> proyectos</w:t>
      </w:r>
      <w:r w:rsidRPr="00CA7A57">
        <w:rPr>
          <w:rFonts w:ascii="Times New Roman" w:hAnsi="Times New Roman" w:cs="Times New Roman"/>
          <w:i/>
          <w:lang w:val="es-CO"/>
        </w:rPr>
        <w:t xml:space="preserve">. </w:t>
      </w:r>
    </w:p>
    <w:p w14:paraId="57BF458B" w14:textId="77777777" w:rsidR="00701DAF" w:rsidRDefault="00701DAF" w:rsidP="009012D8">
      <w:pPr>
        <w:spacing w:line="360" w:lineRule="auto"/>
        <w:jc w:val="both"/>
        <w:rPr>
          <w:rFonts w:ascii="Times New Roman" w:hAnsi="Times New Roman" w:cs="Times New Roman"/>
          <w:i/>
          <w:lang w:val="es-CO"/>
        </w:rPr>
      </w:pPr>
    </w:p>
    <w:p w14:paraId="06E7523F" w14:textId="62932473" w:rsidR="00D84482" w:rsidRPr="00E47549" w:rsidRDefault="00D84482" w:rsidP="00E47549">
      <w:pPr>
        <w:pStyle w:val="Prrafodelista"/>
        <w:numPr>
          <w:ilvl w:val="0"/>
          <w:numId w:val="93"/>
        </w:numPr>
        <w:spacing w:after="160" w:line="259" w:lineRule="auto"/>
        <w:jc w:val="center"/>
        <w:rPr>
          <w:rFonts w:ascii="Times New Roman" w:hAnsi="Times New Roman" w:cs="Times New Roman"/>
          <w:b/>
          <w:i/>
          <w:sz w:val="28"/>
          <w:szCs w:val="28"/>
          <w:lang w:val="es-CO"/>
        </w:rPr>
      </w:pPr>
      <w:r w:rsidRPr="00E47549">
        <w:rPr>
          <w:rFonts w:ascii="Times New Roman" w:hAnsi="Times New Roman" w:cs="Times New Roman"/>
          <w:i/>
          <w:lang w:val="es-CO"/>
        </w:rPr>
        <w:br w:type="page"/>
      </w:r>
      <w:r w:rsidR="00526BB3" w:rsidRPr="00E47549">
        <w:rPr>
          <w:rFonts w:ascii="Times New Roman" w:hAnsi="Times New Roman" w:cs="Times New Roman"/>
          <w:b/>
          <w:i/>
          <w:sz w:val="28"/>
          <w:szCs w:val="28"/>
          <w:lang w:val="es-CO"/>
        </w:rPr>
        <w:lastRenderedPageBreak/>
        <w:t xml:space="preserve">COMPONENTE </w:t>
      </w:r>
      <w:r w:rsidRPr="00E47549">
        <w:rPr>
          <w:rFonts w:ascii="Times New Roman" w:hAnsi="Times New Roman" w:cs="Times New Roman"/>
          <w:b/>
          <w:i/>
          <w:sz w:val="28"/>
          <w:szCs w:val="28"/>
          <w:lang w:val="es-CO"/>
        </w:rPr>
        <w:t>ADMINISTRATIV</w:t>
      </w:r>
      <w:r w:rsidR="00526BB3" w:rsidRPr="00E47549">
        <w:rPr>
          <w:rFonts w:ascii="Times New Roman" w:hAnsi="Times New Roman" w:cs="Times New Roman"/>
          <w:b/>
          <w:i/>
          <w:sz w:val="28"/>
          <w:szCs w:val="28"/>
          <w:lang w:val="es-CO"/>
        </w:rPr>
        <w:t>O</w:t>
      </w:r>
    </w:p>
    <w:p w14:paraId="38166C5D" w14:textId="77777777" w:rsidR="0098785F" w:rsidRDefault="0098785F" w:rsidP="00526BB3">
      <w:pPr>
        <w:spacing w:after="160" w:line="259" w:lineRule="auto"/>
        <w:ind w:left="0" w:firstLine="0"/>
        <w:jc w:val="both"/>
        <w:rPr>
          <w:rFonts w:ascii="Times New Roman" w:hAnsi="Times New Roman" w:cs="Times New Roman"/>
          <w:i/>
          <w:lang w:val="es-CO"/>
        </w:rPr>
      </w:pPr>
    </w:p>
    <w:p w14:paraId="1DF78854" w14:textId="14FC8F69" w:rsidR="00D84482" w:rsidRPr="00D84482" w:rsidRDefault="00D84482" w:rsidP="0098785F">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El componente administrativo permite visualizar y reflexionar en torno a la estrategia administrativa que debe ser implementada para lograr coordinar y armonizar de una forma coherente, todos los procesos de la gestión con respecto a los componentes analizados para la construcción y desarrollo del PEI. Igualmente pretende dar cuenta de cómo se gestionan los procesos administrativos y los recursos para que exista una secuencia lógica entre lo que se planea y lo que se busca a través de las Políticas Educativas, Marco Filosófico y Pedagógico y más exactamente con los objetivos, metas y propósitos de la Institución Educativa Sidón.</w:t>
      </w:r>
    </w:p>
    <w:p w14:paraId="75671302" w14:textId="78EE26E4" w:rsidR="00D84482" w:rsidRPr="00E47549" w:rsidRDefault="00D84482" w:rsidP="00E47549">
      <w:pPr>
        <w:pStyle w:val="Prrafodelista"/>
        <w:numPr>
          <w:ilvl w:val="1"/>
          <w:numId w:val="94"/>
        </w:numPr>
        <w:spacing w:after="160" w:line="259" w:lineRule="auto"/>
        <w:ind w:left="709" w:hanging="709"/>
        <w:jc w:val="both"/>
        <w:rPr>
          <w:rFonts w:ascii="Times New Roman" w:hAnsi="Times New Roman" w:cs="Times New Roman"/>
          <w:b/>
          <w:i/>
          <w:sz w:val="26"/>
          <w:szCs w:val="26"/>
          <w:lang w:val="es-CO"/>
        </w:rPr>
      </w:pPr>
      <w:r w:rsidRPr="00E47549">
        <w:rPr>
          <w:rFonts w:ascii="Times New Roman" w:hAnsi="Times New Roman" w:cs="Times New Roman"/>
          <w:b/>
          <w:i/>
          <w:sz w:val="26"/>
          <w:szCs w:val="26"/>
          <w:lang w:val="es-CO"/>
        </w:rPr>
        <w:t>CONFORMACIÓN Y FUNCIONAMIENTO DE LA COMUNIDAD EDUCATIVA</w:t>
      </w:r>
    </w:p>
    <w:p w14:paraId="5B05D16F" w14:textId="77777777" w:rsidR="00D84482" w:rsidRPr="00D84482" w:rsidRDefault="00D84482" w:rsidP="0098785F">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La comunidad educativa está conformada por todas las personas que directa o indirectamente están involucradas en la educación de las niñas, los niños y jóvenes y que comparten el propósito de contribuir efectivamente en sus aprendizajes. La mutua consideración, coordinación y cooperación, unidos a la reflexión y diálogo permanente que se desarrolle entre los educadores, la familia y otros miembros de la comunidad, son centrales para favorecer que las diversas experiencias y oportunidades educativas de los niños, sean más consistentes y efectivas.</w:t>
      </w:r>
    </w:p>
    <w:p w14:paraId="06FB22D7" w14:textId="0052625F" w:rsidR="00D84482" w:rsidRDefault="00D84482" w:rsidP="0098785F">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Dada la variedad de modalidades educativas que se desarrollan en el país y los distintos actores que en ellas participan, la conformación de estas comunidades educativas debe recoger la diversidad socio-cultural y personal, en especial de las familias y también de otros miembros de la comunidad, reconociendo y valorando sus características y aportes al crecimiento, desarrollo y aprendizaje delos niños.</w:t>
      </w:r>
    </w:p>
    <w:p w14:paraId="7394814B" w14:textId="77777777" w:rsidR="0098785F" w:rsidRPr="00D84482" w:rsidRDefault="0098785F" w:rsidP="0098785F">
      <w:pPr>
        <w:spacing w:after="160" w:line="360" w:lineRule="auto"/>
        <w:ind w:left="0" w:firstLine="0"/>
        <w:jc w:val="both"/>
        <w:rPr>
          <w:rFonts w:ascii="Times New Roman" w:hAnsi="Times New Roman" w:cs="Times New Roman"/>
          <w:i/>
          <w:lang w:val="es-CO"/>
        </w:rPr>
      </w:pPr>
    </w:p>
    <w:p w14:paraId="2C2FC097" w14:textId="77777777" w:rsidR="0098785F" w:rsidRDefault="0098785F">
      <w:pPr>
        <w:spacing w:after="160" w:line="259" w:lineRule="auto"/>
        <w:ind w:left="0" w:firstLine="0"/>
        <w:rPr>
          <w:rFonts w:ascii="Times New Roman" w:hAnsi="Times New Roman" w:cs="Times New Roman"/>
          <w:b/>
          <w:i/>
          <w:sz w:val="26"/>
          <w:szCs w:val="26"/>
          <w:lang w:val="es-CO"/>
        </w:rPr>
      </w:pPr>
      <w:r>
        <w:rPr>
          <w:rFonts w:ascii="Times New Roman" w:hAnsi="Times New Roman" w:cs="Times New Roman"/>
          <w:b/>
          <w:i/>
          <w:sz w:val="26"/>
          <w:szCs w:val="26"/>
          <w:lang w:val="es-CO"/>
        </w:rPr>
        <w:br w:type="page"/>
      </w:r>
    </w:p>
    <w:p w14:paraId="14142C7B" w14:textId="23310F96" w:rsidR="00D84482" w:rsidRDefault="00526BB3" w:rsidP="00D84482">
      <w:pPr>
        <w:spacing w:after="160" w:line="259" w:lineRule="auto"/>
        <w:ind w:left="0" w:firstLine="0"/>
        <w:rPr>
          <w:rFonts w:ascii="Times New Roman" w:hAnsi="Times New Roman" w:cs="Times New Roman"/>
          <w:b/>
          <w:i/>
          <w:sz w:val="26"/>
          <w:szCs w:val="26"/>
          <w:lang w:val="es-CO"/>
        </w:rPr>
      </w:pPr>
      <w:r w:rsidRPr="0098785F">
        <w:rPr>
          <w:rFonts w:ascii="Times New Roman" w:hAnsi="Times New Roman" w:cs="Times New Roman"/>
          <w:b/>
          <w:i/>
          <w:sz w:val="26"/>
          <w:szCs w:val="26"/>
          <w:lang w:val="es-CO"/>
        </w:rPr>
        <w:lastRenderedPageBreak/>
        <w:t>3</w:t>
      </w:r>
      <w:r w:rsidR="00D84482" w:rsidRPr="0098785F">
        <w:rPr>
          <w:rFonts w:ascii="Times New Roman" w:hAnsi="Times New Roman" w:cs="Times New Roman"/>
          <w:b/>
          <w:i/>
          <w:sz w:val="26"/>
          <w:szCs w:val="26"/>
          <w:lang w:val="es-CO"/>
        </w:rPr>
        <w:t xml:space="preserve">.2. GOBIERNO ESCOLAR </w:t>
      </w:r>
    </w:p>
    <w:p w14:paraId="0CBDFF0A" w14:textId="77777777" w:rsidR="0098785F" w:rsidRPr="0098785F" w:rsidRDefault="0098785F" w:rsidP="00D84482">
      <w:pPr>
        <w:spacing w:after="160" w:line="259" w:lineRule="auto"/>
        <w:ind w:left="0" w:firstLine="0"/>
        <w:rPr>
          <w:rFonts w:ascii="Times New Roman" w:hAnsi="Times New Roman" w:cs="Times New Roman"/>
          <w:b/>
          <w:i/>
          <w:sz w:val="26"/>
          <w:szCs w:val="26"/>
          <w:lang w:val="es-CO"/>
        </w:rPr>
      </w:pPr>
    </w:p>
    <w:p w14:paraId="14169629" w14:textId="77777777" w:rsidR="00D84482" w:rsidRPr="00D84482" w:rsidRDefault="00D84482" w:rsidP="0098785F">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El Gobierno Escolar es una forma de preparación para la convivencia democrática, por medio de la participación de todos los estamentos de la comunidad educativa en la organización y funcionamiento del Proyecto Educativo Institucional (PEI).</w:t>
      </w:r>
    </w:p>
    <w:p w14:paraId="418B5998" w14:textId="77777777" w:rsidR="00D84482" w:rsidRPr="00D84482" w:rsidRDefault="00D84482" w:rsidP="0098785F">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El Gobierno Escolar está integrado por el Consejo Directivo, el Director (Ad hoc), el Consejo Académico, las comisiones de Evaluación y Promoción, el Personero Estudiantil, el Consejo Estudiantil, el Comité de Bienestar y convivencia Institucional, la Asociación de Padres de Familia.</w:t>
      </w:r>
    </w:p>
    <w:p w14:paraId="19F8E6A0"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Cada uno de los anteriores estamentos promueve los valores que identifican al Centro Educativo y velan por el cumplimiento de las normas establecidas en el Manual de Convivencia.</w:t>
      </w:r>
    </w:p>
    <w:p w14:paraId="2B7E9C2D" w14:textId="304CAEBB" w:rsidR="00D84482" w:rsidRPr="0098785F" w:rsidRDefault="00526BB3" w:rsidP="0098785F">
      <w:pPr>
        <w:spacing w:after="160" w:line="360" w:lineRule="auto"/>
        <w:ind w:left="0" w:firstLine="0"/>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3</w:t>
      </w:r>
      <w:r w:rsidR="00D84482" w:rsidRPr="0098785F">
        <w:rPr>
          <w:rFonts w:ascii="Times New Roman" w:hAnsi="Times New Roman" w:cs="Times New Roman"/>
          <w:b/>
          <w:i/>
          <w:sz w:val="26"/>
          <w:szCs w:val="26"/>
          <w:lang w:val="es-CO"/>
        </w:rPr>
        <w:t>.2.1 PROPOSITOS DEL GOBIERNO ESCOLAR:</w:t>
      </w:r>
    </w:p>
    <w:p w14:paraId="5B8ACBCD" w14:textId="38AE380C" w:rsidR="00D84482" w:rsidRPr="00526BB3" w:rsidRDefault="00D84482" w:rsidP="0098785F">
      <w:pPr>
        <w:pStyle w:val="Prrafodelista"/>
        <w:numPr>
          <w:ilvl w:val="0"/>
          <w:numId w:val="61"/>
        </w:numPr>
        <w:spacing w:after="160" w:line="360" w:lineRule="auto"/>
        <w:rPr>
          <w:rFonts w:ascii="Times New Roman" w:hAnsi="Times New Roman" w:cs="Times New Roman"/>
          <w:i/>
          <w:lang w:val="es-CO"/>
        </w:rPr>
      </w:pPr>
      <w:r w:rsidRPr="00526BB3">
        <w:rPr>
          <w:rFonts w:ascii="Times New Roman" w:hAnsi="Times New Roman" w:cs="Times New Roman"/>
          <w:i/>
          <w:lang w:val="es-CO"/>
        </w:rPr>
        <w:t xml:space="preserve">Comprender y practicar la responsabilidad democrática en la construcción de espacios escolares que garantizan el respeto de los derechos humanos.   </w:t>
      </w:r>
    </w:p>
    <w:p w14:paraId="76B9580D" w14:textId="27C1DE40" w:rsidR="00D84482" w:rsidRPr="00526BB3" w:rsidRDefault="00D84482" w:rsidP="0098785F">
      <w:pPr>
        <w:pStyle w:val="Prrafodelista"/>
        <w:numPr>
          <w:ilvl w:val="0"/>
          <w:numId w:val="61"/>
        </w:numPr>
        <w:spacing w:after="160" w:line="360" w:lineRule="auto"/>
        <w:rPr>
          <w:rFonts w:ascii="Times New Roman" w:hAnsi="Times New Roman" w:cs="Times New Roman"/>
          <w:i/>
          <w:lang w:val="es-CO"/>
        </w:rPr>
      </w:pPr>
      <w:r w:rsidRPr="00526BB3">
        <w:rPr>
          <w:rFonts w:ascii="Times New Roman" w:hAnsi="Times New Roman" w:cs="Times New Roman"/>
          <w:i/>
          <w:lang w:val="es-CO"/>
        </w:rPr>
        <w:t>Fortalecer la implementación de procesos democráticos en el contexto escolar mediante el desarrollo de procesos formativos integrales que permiten el mejoramiento de la calidad de vida, la sensibilidad humana y el reconocimiento de la paz como elementos que contribuyen en el progreso y desarrollo del contexto social, económico y cultural de la región del bajo Patía.</w:t>
      </w:r>
    </w:p>
    <w:p w14:paraId="3F73F018"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 Gobierno Escolar de la Institución Educativa Sidón estará integrado por los siguientes estamentos:</w:t>
      </w:r>
    </w:p>
    <w:p w14:paraId="5DCEAED8"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w:t>
      </w:r>
      <w:r w:rsidRPr="00D84482">
        <w:rPr>
          <w:rFonts w:ascii="Times New Roman" w:hAnsi="Times New Roman" w:cs="Times New Roman"/>
          <w:i/>
          <w:lang w:val="es-CO"/>
        </w:rPr>
        <w:tab/>
        <w:t>Consejo Directivo</w:t>
      </w:r>
    </w:p>
    <w:p w14:paraId="5D168469"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w:t>
      </w:r>
      <w:r w:rsidRPr="00D84482">
        <w:rPr>
          <w:rFonts w:ascii="Times New Roman" w:hAnsi="Times New Roman" w:cs="Times New Roman"/>
          <w:i/>
          <w:lang w:val="es-CO"/>
        </w:rPr>
        <w:tab/>
        <w:t>Consejo Académico</w:t>
      </w:r>
    </w:p>
    <w:p w14:paraId="43E29838"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w:t>
      </w:r>
      <w:r w:rsidRPr="00D84482">
        <w:rPr>
          <w:rFonts w:ascii="Times New Roman" w:hAnsi="Times New Roman" w:cs="Times New Roman"/>
          <w:i/>
          <w:lang w:val="es-CO"/>
        </w:rPr>
        <w:tab/>
        <w:t>Director (ad hoc)</w:t>
      </w:r>
    </w:p>
    <w:p w14:paraId="66F681A5"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w:t>
      </w:r>
      <w:r w:rsidRPr="00D84482">
        <w:rPr>
          <w:rFonts w:ascii="Times New Roman" w:hAnsi="Times New Roman" w:cs="Times New Roman"/>
          <w:i/>
          <w:lang w:val="es-CO"/>
        </w:rPr>
        <w:tab/>
        <w:t>Consejo estudiantil</w:t>
      </w:r>
    </w:p>
    <w:p w14:paraId="19D886F6"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lastRenderedPageBreak/>
        <w:t>•</w:t>
      </w:r>
      <w:r w:rsidRPr="00D84482">
        <w:rPr>
          <w:rFonts w:ascii="Times New Roman" w:hAnsi="Times New Roman" w:cs="Times New Roman"/>
          <w:i/>
          <w:lang w:val="es-CO"/>
        </w:rPr>
        <w:tab/>
        <w:t>Personero estudiantil</w:t>
      </w:r>
    </w:p>
    <w:p w14:paraId="7AAB318A" w14:textId="77777777" w:rsidR="00D84482" w:rsidRPr="0098785F" w:rsidRDefault="00D84482" w:rsidP="00D84482">
      <w:pPr>
        <w:spacing w:after="160" w:line="259" w:lineRule="auto"/>
        <w:ind w:left="0" w:firstLine="0"/>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CONSEJO DIRECTIVO</w:t>
      </w:r>
    </w:p>
    <w:p w14:paraId="6A2B9573" w14:textId="77777777" w:rsidR="0098785F" w:rsidRDefault="0098785F" w:rsidP="00D84482">
      <w:pPr>
        <w:spacing w:after="160" w:line="259" w:lineRule="auto"/>
        <w:ind w:left="0" w:firstLine="0"/>
        <w:rPr>
          <w:rFonts w:ascii="Times New Roman" w:hAnsi="Times New Roman" w:cs="Times New Roman"/>
          <w:i/>
          <w:lang w:val="es-CO"/>
        </w:rPr>
      </w:pPr>
    </w:p>
    <w:p w14:paraId="3661DF34" w14:textId="3EFC2531"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El Consejo Directivo de la Institución Educativa Sidón está conformado por:</w:t>
      </w:r>
    </w:p>
    <w:p w14:paraId="63BC9A77"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El Director (ad hoc)</w:t>
      </w:r>
    </w:p>
    <w:p w14:paraId="557EB97F"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Dos Representantes de Docentes</w:t>
      </w:r>
    </w:p>
    <w:p w14:paraId="799F170C"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Un Representante de Estudiantes elegido democráticamente en reunión con el consejo estudiantil</w:t>
      </w:r>
    </w:p>
    <w:p w14:paraId="6744265C"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 xml:space="preserve">Un Representante de </w:t>
      </w:r>
      <w:proofErr w:type="spellStart"/>
      <w:r w:rsidRPr="00D84482">
        <w:rPr>
          <w:rFonts w:ascii="Times New Roman" w:hAnsi="Times New Roman" w:cs="Times New Roman"/>
          <w:i/>
          <w:lang w:val="es-CO"/>
        </w:rPr>
        <w:t>Exalumnos</w:t>
      </w:r>
      <w:proofErr w:type="spellEnd"/>
    </w:p>
    <w:p w14:paraId="3C809321"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Dos Representantes de Padres de Familia</w:t>
      </w:r>
    </w:p>
    <w:p w14:paraId="2B992E8F" w14:textId="77777777" w:rsidR="00D84482" w:rsidRPr="00D84482" w:rsidRDefault="00D84482" w:rsidP="00D84482">
      <w:pPr>
        <w:spacing w:after="160" w:line="259" w:lineRule="auto"/>
        <w:ind w:left="0" w:firstLine="0"/>
        <w:rPr>
          <w:rFonts w:ascii="Times New Roman" w:hAnsi="Times New Roman" w:cs="Times New Roman"/>
          <w:i/>
          <w:lang w:val="es-CO"/>
        </w:rPr>
      </w:pPr>
      <w:r w:rsidRPr="00D84482">
        <w:rPr>
          <w:rFonts w:ascii="Times New Roman" w:hAnsi="Times New Roman" w:cs="Times New Roman"/>
          <w:i/>
          <w:lang w:val="es-CO"/>
        </w:rPr>
        <w:t>Un Representante del Sector Productivo de la Comunidad</w:t>
      </w:r>
    </w:p>
    <w:p w14:paraId="2E9BE80F" w14:textId="77777777" w:rsidR="00D84482" w:rsidRPr="00D84482" w:rsidRDefault="00D84482" w:rsidP="00D84482">
      <w:pPr>
        <w:spacing w:after="160" w:line="259" w:lineRule="auto"/>
        <w:ind w:left="0" w:firstLine="0"/>
        <w:rPr>
          <w:rFonts w:ascii="Times New Roman" w:hAnsi="Times New Roman" w:cs="Times New Roman"/>
          <w:i/>
          <w:lang w:val="es-CO"/>
        </w:rPr>
      </w:pPr>
    </w:p>
    <w:p w14:paraId="2E226590" w14:textId="77777777" w:rsidR="00D84482" w:rsidRPr="0098785F" w:rsidRDefault="00D84482" w:rsidP="00D84482">
      <w:pPr>
        <w:spacing w:after="160" w:line="259" w:lineRule="auto"/>
        <w:ind w:left="0" w:firstLine="0"/>
        <w:rPr>
          <w:rFonts w:ascii="Times New Roman" w:hAnsi="Times New Roman" w:cs="Times New Roman"/>
          <w:b/>
          <w:i/>
          <w:sz w:val="26"/>
          <w:szCs w:val="26"/>
          <w:lang w:val="es-CO"/>
        </w:rPr>
      </w:pPr>
      <w:r w:rsidRPr="0098785F">
        <w:rPr>
          <w:rFonts w:ascii="Times New Roman" w:hAnsi="Times New Roman" w:cs="Times New Roman"/>
          <w:b/>
          <w:i/>
          <w:sz w:val="26"/>
          <w:szCs w:val="26"/>
          <w:lang w:val="es-CO"/>
        </w:rPr>
        <w:t xml:space="preserve">CONSEJO ACADEMICO </w:t>
      </w:r>
    </w:p>
    <w:p w14:paraId="789EFE2E" w14:textId="77777777" w:rsidR="00D84482" w:rsidRPr="00D84482" w:rsidRDefault="00D84482" w:rsidP="00D84482">
      <w:pPr>
        <w:spacing w:after="160" w:line="259" w:lineRule="auto"/>
        <w:ind w:left="0" w:firstLine="0"/>
        <w:rPr>
          <w:rFonts w:ascii="Times New Roman" w:hAnsi="Times New Roman" w:cs="Times New Roman"/>
          <w:i/>
          <w:lang w:val="es-CO"/>
        </w:rPr>
      </w:pPr>
    </w:p>
    <w:p w14:paraId="068A25BF"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 cual funciona como la máxima instancia en la orientación pedagógica de la Institución Educativa Sidón, está conformado por el Director (ad hoc), el Coordinador Académico y de Convivencia y los Jefes de cada una de las Áreas Educativas y la vigencia del Consejo Académico será de un año escolar.</w:t>
      </w:r>
    </w:p>
    <w:p w14:paraId="7CD6CDC0"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Director (ad hoc)</w:t>
      </w:r>
    </w:p>
    <w:p w14:paraId="57A035E3"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Quien es el Representante Legal de la Institución Educativa Sidón ante las autoridades educativas, siendo el ejecutor de todas las decisiones que se tomen.</w:t>
      </w:r>
    </w:p>
    <w:p w14:paraId="3840181D" w14:textId="77777777" w:rsidR="00D84482" w:rsidRPr="00D84482" w:rsidRDefault="00D84482" w:rsidP="0098785F">
      <w:pPr>
        <w:spacing w:after="160" w:line="360" w:lineRule="auto"/>
        <w:ind w:left="0" w:firstLine="0"/>
        <w:rPr>
          <w:rFonts w:ascii="Times New Roman" w:hAnsi="Times New Roman" w:cs="Times New Roman"/>
          <w:i/>
          <w:lang w:val="es-CO"/>
        </w:rPr>
      </w:pPr>
    </w:p>
    <w:p w14:paraId="0DE9D16D"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 xml:space="preserve">CONSEJO ESTUDIANTIL </w:t>
      </w:r>
    </w:p>
    <w:p w14:paraId="5E14019C"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 xml:space="preserve">Los estudiantes constituyen el centro del proceso pedagógico y es deber de la Institución Educativa Sidón reglamentar los procedimientos de participación que garanticen el liderazgo, vivencia y reconocimiento de los principios y valores propios de la Filosofía </w:t>
      </w:r>
      <w:r w:rsidRPr="00D84482">
        <w:rPr>
          <w:rFonts w:ascii="Times New Roman" w:hAnsi="Times New Roman" w:cs="Times New Roman"/>
          <w:i/>
          <w:lang w:val="es-CO"/>
        </w:rPr>
        <w:lastRenderedPageBreak/>
        <w:t xml:space="preserve">Institucional reflejados en el </w:t>
      </w:r>
      <w:r w:rsidRPr="0098785F">
        <w:rPr>
          <w:rFonts w:asciiTheme="majorHAnsi" w:hAnsiTheme="majorHAnsi" w:cstheme="majorHAnsi"/>
          <w:i/>
          <w:lang w:val="es-CO"/>
        </w:rPr>
        <w:t>comportamiento</w:t>
      </w:r>
      <w:r w:rsidRPr="00D84482">
        <w:rPr>
          <w:rFonts w:ascii="Times New Roman" w:hAnsi="Times New Roman" w:cs="Times New Roman"/>
          <w:i/>
          <w:lang w:val="es-CO"/>
        </w:rPr>
        <w:t xml:space="preserve"> y actitudes de los estudiantes, para ello, el Consejo Estudiantil estará formado por los representantes de cada uno de los grupos, encargado de animar, promover y coordinar las diferentes propuestas que garanticen el bienestar de los estudiantes.</w:t>
      </w:r>
    </w:p>
    <w:p w14:paraId="408EB4A9" w14:textId="77777777" w:rsidR="00D84482" w:rsidRPr="00D84482" w:rsidRDefault="00D84482" w:rsidP="0098785F">
      <w:pPr>
        <w:spacing w:after="160" w:line="360" w:lineRule="auto"/>
        <w:ind w:left="0" w:firstLine="0"/>
        <w:rPr>
          <w:rFonts w:ascii="Times New Roman" w:hAnsi="Times New Roman" w:cs="Times New Roman"/>
          <w:i/>
          <w:lang w:val="es-CO"/>
        </w:rPr>
      </w:pPr>
    </w:p>
    <w:p w14:paraId="3DB57BF4"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Este Consejo es el responsable de elegir al Representante Estudiantil quien será miembro activo dentro del Consejo Directivo como vocero de estudiantes.</w:t>
      </w:r>
    </w:p>
    <w:p w14:paraId="76612132" w14:textId="77777777" w:rsidR="00D84482" w:rsidRPr="00D84482" w:rsidRDefault="00D84482" w:rsidP="0098785F">
      <w:pPr>
        <w:spacing w:after="160" w:line="360" w:lineRule="auto"/>
        <w:ind w:left="0" w:firstLine="0"/>
        <w:rPr>
          <w:rFonts w:ascii="Times New Roman" w:hAnsi="Times New Roman" w:cs="Times New Roman"/>
          <w:i/>
          <w:lang w:val="es-CO"/>
        </w:rPr>
      </w:pPr>
    </w:p>
    <w:p w14:paraId="0743680A"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Funciones del consejo estudiantil</w:t>
      </w:r>
    </w:p>
    <w:p w14:paraId="3FFAF843"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Corresponde al Consejo Estudiantil:</w:t>
      </w:r>
    </w:p>
    <w:p w14:paraId="1A12F7C3"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Darse su propia organización interna;</w:t>
      </w:r>
    </w:p>
    <w:p w14:paraId="64B7AA03"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Elegir el representante de los estudiantes ante el Consejo Directivo del establecimiento y asesorarlos en el cumplimiento de su representación;</w:t>
      </w:r>
    </w:p>
    <w:p w14:paraId="75021B70"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Invitar a sus deliberaciones a aquellos estudiantes que Presenten iniciativas sobre el desarrollo de la vida estudiantil, y</w:t>
      </w:r>
    </w:p>
    <w:p w14:paraId="6CE39C88" w14:textId="77777777" w:rsidR="00D84482" w:rsidRPr="00D84482" w:rsidRDefault="00D84482" w:rsidP="0098785F">
      <w:pPr>
        <w:spacing w:after="160" w:line="360" w:lineRule="auto"/>
        <w:ind w:left="0" w:firstLine="0"/>
        <w:rPr>
          <w:rFonts w:ascii="Times New Roman" w:hAnsi="Times New Roman" w:cs="Times New Roman"/>
          <w:i/>
          <w:lang w:val="es-CO"/>
        </w:rPr>
      </w:pPr>
      <w:proofErr w:type="gramStart"/>
      <w:r w:rsidRPr="00D84482">
        <w:rPr>
          <w:rFonts w:ascii="Times New Roman" w:hAnsi="Times New Roman" w:cs="Times New Roman"/>
          <w:i/>
          <w:lang w:val="es-CO"/>
        </w:rPr>
        <w:t>las</w:t>
      </w:r>
      <w:proofErr w:type="gramEnd"/>
      <w:r w:rsidRPr="00D84482">
        <w:rPr>
          <w:rFonts w:ascii="Times New Roman" w:hAnsi="Times New Roman" w:cs="Times New Roman"/>
          <w:i/>
          <w:lang w:val="es-CO"/>
        </w:rPr>
        <w:t xml:space="preserve"> demás actividades afines complementarias con las anteriores que le atribuya el manual de convivencia.      </w:t>
      </w:r>
    </w:p>
    <w:p w14:paraId="72F90F8E" w14:textId="77777777" w:rsidR="00D84482" w:rsidRPr="00D84482" w:rsidRDefault="00D84482" w:rsidP="0098785F">
      <w:pPr>
        <w:spacing w:after="160" w:line="360" w:lineRule="auto"/>
        <w:ind w:left="0" w:firstLine="0"/>
        <w:rPr>
          <w:rFonts w:ascii="Times New Roman" w:hAnsi="Times New Roman" w:cs="Times New Roman"/>
          <w:i/>
          <w:lang w:val="es-CO"/>
        </w:rPr>
      </w:pPr>
    </w:p>
    <w:p w14:paraId="57D6A80E" w14:textId="77777777" w:rsidR="00D84482" w:rsidRPr="00EA1DE0" w:rsidRDefault="00D84482" w:rsidP="0098785F">
      <w:pPr>
        <w:spacing w:after="160" w:line="360" w:lineRule="auto"/>
        <w:ind w:left="0" w:firstLine="0"/>
        <w:rPr>
          <w:rFonts w:ascii="Times New Roman" w:hAnsi="Times New Roman" w:cs="Times New Roman"/>
          <w:b/>
          <w:i/>
          <w:sz w:val="26"/>
          <w:szCs w:val="26"/>
          <w:lang w:val="es-CO"/>
        </w:rPr>
      </w:pPr>
      <w:r w:rsidRPr="00EA1DE0">
        <w:rPr>
          <w:rFonts w:ascii="Times New Roman" w:hAnsi="Times New Roman" w:cs="Times New Roman"/>
          <w:b/>
          <w:i/>
          <w:sz w:val="26"/>
          <w:szCs w:val="26"/>
          <w:lang w:val="es-CO"/>
        </w:rPr>
        <w:t xml:space="preserve">PERSONERO ESTUDIANTIL </w:t>
      </w:r>
    </w:p>
    <w:p w14:paraId="60FA0976" w14:textId="77777777" w:rsidR="00D84482" w:rsidRPr="00D84482" w:rsidRDefault="00D84482" w:rsidP="0098785F">
      <w:pPr>
        <w:spacing w:after="160" w:line="360" w:lineRule="auto"/>
        <w:ind w:left="0" w:firstLine="0"/>
        <w:rPr>
          <w:rFonts w:ascii="Times New Roman" w:hAnsi="Times New Roman" w:cs="Times New Roman"/>
          <w:i/>
          <w:lang w:val="es-CO"/>
        </w:rPr>
      </w:pPr>
    </w:p>
    <w:p w14:paraId="7349CEAD" w14:textId="77777777" w:rsidR="00D84482" w:rsidRPr="00D84482" w:rsidRDefault="00D84482" w:rsidP="0098785F">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 Personero estudiantil será elegido de los estudiantes que cursen el último grado de la Institución Educativa Sidón, quien se encargará de promover el ejercicio de los deberes y derechos de los estudiantes consagrados en la Constitución Política, las normas educativas vigentes con sus decretos reglamentarios y el Manual de Convivencia.</w:t>
      </w:r>
    </w:p>
    <w:p w14:paraId="718AC8BE" w14:textId="77777777" w:rsidR="00D84482" w:rsidRPr="00D84482" w:rsidRDefault="00D84482" w:rsidP="00EA1DE0">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lastRenderedPageBreak/>
        <w:t>El personero de los estudiantes será elegido dentro de los 30 treinta días calendario siguiente al inicio del año lectivo, para tal efecto el Rector convocará los comicios electorales con todos los estudiantes matriculados con el fin de elegirlo por el sistema de mayoría simple y voto secreto.</w:t>
      </w:r>
    </w:p>
    <w:p w14:paraId="72659AB7" w14:textId="77777777" w:rsidR="00D84482" w:rsidRPr="00D84482" w:rsidRDefault="00D84482" w:rsidP="00EA1DE0">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 personero tendrá las siguientes funciones:</w:t>
      </w:r>
    </w:p>
    <w:p w14:paraId="308D5165"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Promover el cumplimiento de los derechos y deberes de los estudiantes para lo cual podrá utilizar los medios de comunicación interna del establecimiento, pedir la colaboración del consejo de estudiantes, organizar foros u otras formas de deliberación;</w:t>
      </w:r>
    </w:p>
    <w:p w14:paraId="38786243"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Recibir y evaluar las quejas y reclamos que presenten los educandos sobre lesiones a sus derechos y las que formule cualquier personal de la comunidad sobre el incumplimiento de las obligaciones de los alumnos;</w:t>
      </w:r>
    </w:p>
    <w:p w14:paraId="7D5E849F"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Presentar ante el rector, las solicitudes de oficio o petición de parte que considere necesarias para proteger los derechos de los estudiantes y facilitar el cumplimiento de sus deberes, y</w:t>
      </w:r>
    </w:p>
    <w:p w14:paraId="1E272797"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Cuando lo considere necesario, apelar ante el Consejo Directivo, las decisiones del rector respecto a las peticiones presentadas por su intermedio.</w:t>
      </w:r>
    </w:p>
    <w:p w14:paraId="5F2693EF" w14:textId="77777777" w:rsidR="00D84482" w:rsidRPr="00D84482" w:rsidRDefault="00D84482" w:rsidP="00EA1DE0">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El ejercicio del cargo de personero de los estudiantes es incompatible con el de representante de los estudiantes ante el Consejo Directivo.</w:t>
      </w:r>
    </w:p>
    <w:p w14:paraId="66062DFC" w14:textId="77777777" w:rsidR="00D84482" w:rsidRPr="00D84482" w:rsidRDefault="00D84482" w:rsidP="00EA1DE0">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Las prescripciones reglamentarias sobre el Gobierno Escolar, tales como funciones de los diferentes consejos y comisiones y los requisitos para ocupar cargos de representación, se encuentran definidos en el Proyecto Educativo Institucional.</w:t>
      </w:r>
    </w:p>
    <w:p w14:paraId="161F078C" w14:textId="77777777" w:rsidR="00D84482" w:rsidRPr="00D84482" w:rsidRDefault="00D84482" w:rsidP="00EA1DE0">
      <w:pPr>
        <w:spacing w:after="160" w:line="360" w:lineRule="auto"/>
        <w:ind w:left="0" w:firstLine="0"/>
        <w:rPr>
          <w:rFonts w:ascii="Times New Roman" w:hAnsi="Times New Roman" w:cs="Times New Roman"/>
          <w:i/>
          <w:lang w:val="es-CO"/>
        </w:rPr>
      </w:pPr>
      <w:r w:rsidRPr="00D84482">
        <w:rPr>
          <w:rFonts w:ascii="Times New Roman" w:hAnsi="Times New Roman" w:cs="Times New Roman"/>
          <w:i/>
          <w:lang w:val="es-CO"/>
        </w:rPr>
        <w:t>Los aspectos relacionados con los educadores y los empleados se consignan en el Reglamento de Trabajo y en el Manual de Funciones de la Institución Educativa Sidón.</w:t>
      </w:r>
    </w:p>
    <w:p w14:paraId="3900A3CF" w14:textId="77777777" w:rsidR="00EA1DE0" w:rsidRDefault="00EA1DE0">
      <w:pPr>
        <w:spacing w:after="160" w:line="259" w:lineRule="auto"/>
        <w:ind w:left="0" w:firstLine="0"/>
        <w:rPr>
          <w:rFonts w:ascii="Times New Roman" w:hAnsi="Times New Roman" w:cs="Times New Roman"/>
          <w:i/>
          <w:lang w:val="es-CO"/>
        </w:rPr>
      </w:pPr>
      <w:r>
        <w:rPr>
          <w:rFonts w:ascii="Times New Roman" w:hAnsi="Times New Roman" w:cs="Times New Roman"/>
          <w:i/>
          <w:lang w:val="es-CO"/>
        </w:rPr>
        <w:br w:type="page"/>
      </w:r>
    </w:p>
    <w:p w14:paraId="77E4D090" w14:textId="646605FD" w:rsidR="00D84482" w:rsidRPr="00EA1DE0" w:rsidRDefault="00526BB3" w:rsidP="00EA1DE0">
      <w:pPr>
        <w:spacing w:after="160" w:line="360" w:lineRule="auto"/>
        <w:ind w:left="0" w:firstLine="0"/>
        <w:rPr>
          <w:rFonts w:ascii="Times New Roman" w:hAnsi="Times New Roman" w:cs="Times New Roman"/>
          <w:b/>
          <w:i/>
          <w:sz w:val="26"/>
          <w:szCs w:val="26"/>
          <w:lang w:val="es-CO"/>
        </w:rPr>
      </w:pPr>
      <w:r w:rsidRPr="00EA1DE0">
        <w:rPr>
          <w:rFonts w:ascii="Times New Roman" w:hAnsi="Times New Roman" w:cs="Times New Roman"/>
          <w:b/>
          <w:i/>
          <w:sz w:val="26"/>
          <w:szCs w:val="26"/>
          <w:lang w:val="es-CO"/>
        </w:rPr>
        <w:lastRenderedPageBreak/>
        <w:t>3</w:t>
      </w:r>
      <w:r w:rsidR="00D84482" w:rsidRPr="00EA1DE0">
        <w:rPr>
          <w:rFonts w:ascii="Times New Roman" w:hAnsi="Times New Roman" w:cs="Times New Roman"/>
          <w:b/>
          <w:i/>
          <w:sz w:val="26"/>
          <w:szCs w:val="26"/>
          <w:lang w:val="es-CO"/>
        </w:rPr>
        <w:t>.3 APOYO FINANCIERO Y CONTABLE</w:t>
      </w:r>
    </w:p>
    <w:p w14:paraId="587DF219"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Para el desarrollo de la gestión administrativa de la Institución Educativa Sidón se tienen en cuenta tres aspectos estructurales: Administración de recursos (Financieros, Físicos y Pedagógicos), la  administración de estudiantes y la administración de servicios generales.</w:t>
      </w:r>
    </w:p>
    <w:p w14:paraId="72BD7C1A"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 xml:space="preserve">En lo que respecta a la administración de los recursos la Institución Educativa Sidón acata la normatividad vigente dado que los recursos para la prestación del servicio provienen de la destinación realizada por el ente respectivo; como tal rinde cuentas a la Secretaría de Educación Departamental y a la Contraloría Departamental y presenta Informes a la DIAN, en los formatos, diseños y cronogramas establecidos para tal fin.  </w:t>
      </w:r>
    </w:p>
    <w:p w14:paraId="6A4ED52C"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En la Administración de los recursos, tiene injerencia directa el Consejo Directivo como máxima instancia del gobierno escolar y libre veeduría por parte de todos los miembros de  la comunidad educativa.</w:t>
      </w:r>
    </w:p>
    <w:p w14:paraId="6E8F87A0" w14:textId="58F3E2F2" w:rsidR="00D84482" w:rsidRPr="00EA1DE0" w:rsidRDefault="00526BB3" w:rsidP="00EA1DE0">
      <w:pPr>
        <w:spacing w:after="160" w:line="360" w:lineRule="auto"/>
        <w:ind w:left="0" w:firstLine="0"/>
        <w:rPr>
          <w:rFonts w:ascii="Times New Roman" w:hAnsi="Times New Roman" w:cs="Times New Roman"/>
          <w:b/>
          <w:i/>
          <w:sz w:val="26"/>
          <w:szCs w:val="26"/>
          <w:lang w:val="es-CO"/>
        </w:rPr>
      </w:pPr>
      <w:r w:rsidRPr="00EA1DE0">
        <w:rPr>
          <w:rFonts w:ascii="Times New Roman" w:hAnsi="Times New Roman" w:cs="Times New Roman"/>
          <w:b/>
          <w:i/>
          <w:sz w:val="26"/>
          <w:szCs w:val="26"/>
          <w:lang w:val="es-CO"/>
        </w:rPr>
        <w:t>3</w:t>
      </w:r>
      <w:r w:rsidR="00D84482" w:rsidRPr="00EA1DE0">
        <w:rPr>
          <w:rFonts w:ascii="Times New Roman" w:hAnsi="Times New Roman" w:cs="Times New Roman"/>
          <w:b/>
          <w:i/>
          <w:sz w:val="26"/>
          <w:szCs w:val="26"/>
          <w:lang w:val="es-CO"/>
        </w:rPr>
        <w:t>.4 ADMINISTRACION DE ESTUDIANTES</w:t>
      </w:r>
    </w:p>
    <w:p w14:paraId="7253C105"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 xml:space="preserve">El proceso de matrícula se constituye en el requisito único de aceptación de prestación del servicio educativo y por ende de obligatoriedad entre  la Institución Educativa  y los estudiantes, en consecuencia  debe ser reportada a la base de datos SIMAT, cumpliendo con las disposiciones e información periódica que el Ministerio de Educación, la Secretaría de Educación, la Gobernación del Departamento y la Administración Municipal precisen, se establece en el Simat una acción bimestral, el reporte de novedades ocurridas por movilidad de estudiantes en razón al contexto social y económico de la región. </w:t>
      </w:r>
    </w:p>
    <w:p w14:paraId="0F95941E"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Los estudiantes matriculados en  la Institución Educativa Sidón se organizan en grados y cursos para cada uno de los niveles ofrecidos, teniendo en cuenta la racionalidad del Decreto 3020 del 2002, por el cual se establecen los criterios y procedimientos para organizar las plantas de personal docente y administrativo del servicio educativo estatal que prestan las entidades territoriales y se dictan otras disposiciones.</w:t>
      </w:r>
    </w:p>
    <w:p w14:paraId="78600A14"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 xml:space="preserve">Los estudiantes de la Institución Educativa Sidón se organizan en torno a las disposiciones generales y especificas del manual de convivencia para cada vigencia escolar, documento </w:t>
      </w:r>
      <w:r w:rsidRPr="00D84482">
        <w:rPr>
          <w:rFonts w:ascii="Times New Roman" w:hAnsi="Times New Roman" w:cs="Times New Roman"/>
          <w:i/>
          <w:lang w:val="es-CO"/>
        </w:rPr>
        <w:lastRenderedPageBreak/>
        <w:t>socializado, concertado y aceptado por toda la comunidad educativa y es de obligatorio cumplimiento, en el entendido que es el fundamento para una sana y armónica convivencia escolar.</w:t>
      </w:r>
    </w:p>
    <w:p w14:paraId="176F9089" w14:textId="77777777" w:rsidR="00D84482" w:rsidRPr="00D84482"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 xml:space="preserve">También es objeto de especial atención, la elaboración y archivo de informes valorativos periódicos (decreto 1290 de abril 16 de 2009) Por el cual se reglamenta la evaluación del aprendizaje y promoción de los estudiantes de los niveles de educación básica y media y adecuado al Sistema de Evaluación del desempeño de los estudiantes, la hoja de vida de los estudiantes, así como el Observador, constituyen documento público, de obligatoria existencia y por ende también es responsabilidad de la Administración de estudiantes. </w:t>
      </w:r>
    </w:p>
    <w:p w14:paraId="1D1150AD" w14:textId="4952BF28" w:rsidR="00D84482" w:rsidRPr="00EA1DE0" w:rsidRDefault="00526BB3" w:rsidP="00EA1DE0">
      <w:pPr>
        <w:spacing w:after="160" w:line="360" w:lineRule="auto"/>
        <w:ind w:left="0" w:firstLine="0"/>
        <w:rPr>
          <w:rFonts w:ascii="Times New Roman" w:hAnsi="Times New Roman" w:cs="Times New Roman"/>
          <w:b/>
          <w:i/>
          <w:sz w:val="26"/>
          <w:szCs w:val="26"/>
          <w:lang w:val="es-CO"/>
        </w:rPr>
      </w:pPr>
      <w:r w:rsidRPr="00EA1DE0">
        <w:rPr>
          <w:rFonts w:ascii="Times New Roman" w:hAnsi="Times New Roman" w:cs="Times New Roman"/>
          <w:b/>
          <w:i/>
          <w:sz w:val="26"/>
          <w:szCs w:val="26"/>
          <w:lang w:val="es-CO"/>
        </w:rPr>
        <w:t>3</w:t>
      </w:r>
      <w:r w:rsidR="00D84482" w:rsidRPr="00EA1DE0">
        <w:rPr>
          <w:rFonts w:ascii="Times New Roman" w:hAnsi="Times New Roman" w:cs="Times New Roman"/>
          <w:b/>
          <w:i/>
          <w:sz w:val="26"/>
          <w:szCs w:val="26"/>
          <w:lang w:val="es-CO"/>
        </w:rPr>
        <w:t>.5 ADMINISTRACION DE SERVICIOS GENERALES</w:t>
      </w:r>
    </w:p>
    <w:p w14:paraId="40BD475C" w14:textId="77777777" w:rsidR="00526BB3" w:rsidRDefault="00D84482" w:rsidP="00EA1DE0">
      <w:pPr>
        <w:spacing w:after="160" w:line="360" w:lineRule="auto"/>
        <w:ind w:left="0" w:firstLine="0"/>
        <w:jc w:val="both"/>
        <w:rPr>
          <w:rFonts w:ascii="Times New Roman" w:hAnsi="Times New Roman" w:cs="Times New Roman"/>
          <w:i/>
          <w:lang w:val="es-CO"/>
        </w:rPr>
      </w:pPr>
      <w:r w:rsidRPr="00D84482">
        <w:rPr>
          <w:rFonts w:ascii="Times New Roman" w:hAnsi="Times New Roman" w:cs="Times New Roman"/>
          <w:i/>
          <w:lang w:val="es-CO"/>
        </w:rPr>
        <w:t>El cuidado, aseo y mantenimiento de la planta física, la atención de portería y los servicios de celaduría, constituyen la administración de servicios generales y para tal fin la Secretaría de Educación del Departamento realiza las nominaciones pertinentes de acuerdo con los parámetros establecidos por número de estudiantes en la Institución( Proceso en gestión ante la secretaria de educación).</w:t>
      </w:r>
    </w:p>
    <w:p w14:paraId="2D6A6489" w14:textId="77777777" w:rsidR="00526BB3" w:rsidRDefault="00526BB3" w:rsidP="00526BB3">
      <w:pPr>
        <w:spacing w:after="160" w:line="259" w:lineRule="auto"/>
        <w:ind w:left="0" w:firstLine="0"/>
        <w:jc w:val="both"/>
        <w:rPr>
          <w:rFonts w:ascii="Times New Roman" w:hAnsi="Times New Roman" w:cs="Times New Roman"/>
          <w:i/>
          <w:lang w:val="es-CO"/>
        </w:rPr>
      </w:pPr>
    </w:p>
    <w:p w14:paraId="378C81FC" w14:textId="77777777" w:rsidR="00EA1DE0" w:rsidRDefault="00EA1DE0">
      <w:pPr>
        <w:spacing w:after="160" w:line="259" w:lineRule="auto"/>
        <w:ind w:left="0" w:firstLine="0"/>
        <w:rPr>
          <w:rFonts w:ascii="Times New Roman" w:hAnsi="Times New Roman" w:cs="Times New Roman"/>
          <w:i/>
          <w:lang w:val="es-CO"/>
        </w:rPr>
      </w:pPr>
      <w:r>
        <w:rPr>
          <w:rFonts w:ascii="Times New Roman" w:hAnsi="Times New Roman" w:cs="Times New Roman"/>
          <w:i/>
          <w:lang w:val="es-CO"/>
        </w:rPr>
        <w:br w:type="page"/>
      </w:r>
    </w:p>
    <w:p w14:paraId="2D6E7CAE" w14:textId="0DB56343" w:rsidR="005530EB" w:rsidRPr="00EA1DE0" w:rsidRDefault="00EA1DE0" w:rsidP="00526BB3">
      <w:pPr>
        <w:spacing w:after="160" w:line="259" w:lineRule="auto"/>
        <w:ind w:left="0" w:firstLine="0"/>
        <w:jc w:val="both"/>
        <w:rPr>
          <w:rFonts w:ascii="Times New Roman" w:hAnsi="Times New Roman" w:cs="Times New Roman"/>
          <w:b/>
          <w:i/>
          <w:sz w:val="26"/>
          <w:szCs w:val="26"/>
          <w:lang w:val="es-CO"/>
        </w:rPr>
      </w:pPr>
      <w:r>
        <w:rPr>
          <w:noProof/>
          <w:lang w:val="es-CO" w:eastAsia="es-CO"/>
        </w:rPr>
        <w:lastRenderedPageBreak/>
        <w:drawing>
          <wp:anchor distT="0" distB="0" distL="114300" distR="114300" simplePos="0" relativeHeight="251686912" behindDoc="1" locked="0" layoutInCell="1" allowOverlap="1" wp14:anchorId="3F632AF8" wp14:editId="07D8C265">
            <wp:simplePos x="0" y="0"/>
            <wp:positionH relativeFrom="margin">
              <wp:posOffset>-481330</wp:posOffset>
            </wp:positionH>
            <wp:positionV relativeFrom="paragraph">
              <wp:posOffset>399084</wp:posOffset>
            </wp:positionV>
            <wp:extent cx="6934835" cy="4535805"/>
            <wp:effectExtent l="0" t="0" r="0" b="0"/>
            <wp:wrapTight wrapText="bothSides">
              <wp:wrapPolygon edited="0">
                <wp:start x="0" y="0"/>
                <wp:lineTo x="0" y="21500"/>
                <wp:lineTo x="21539" y="21500"/>
                <wp:lineTo x="21539"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extLst>
                        <a:ext uri="{28A0092B-C50C-407E-A947-70E740481C1C}">
                          <a14:useLocalDpi xmlns:a14="http://schemas.microsoft.com/office/drawing/2010/main" val="0"/>
                        </a:ext>
                      </a:extLst>
                    </a:blip>
                    <a:srcRect l="20006" t="25123" r="19197" b="8834"/>
                    <a:stretch/>
                  </pic:blipFill>
                  <pic:spPr bwMode="auto">
                    <a:xfrm>
                      <a:off x="0" y="0"/>
                      <a:ext cx="6934835" cy="45358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41046" w:rsidRPr="00EA1DE0">
        <w:rPr>
          <w:rFonts w:ascii="Times New Roman" w:hAnsi="Times New Roman" w:cs="Times New Roman"/>
          <w:b/>
          <w:i/>
          <w:sz w:val="26"/>
          <w:szCs w:val="26"/>
          <w:lang w:val="es-CO"/>
        </w:rPr>
        <w:t xml:space="preserve">ORGANIGRAMA </w:t>
      </w:r>
    </w:p>
    <w:p w14:paraId="6F2D5EED" w14:textId="3056D1A5" w:rsidR="005530EB" w:rsidRDefault="005530EB" w:rsidP="00526BB3">
      <w:pPr>
        <w:spacing w:after="160" w:line="259" w:lineRule="auto"/>
        <w:ind w:left="0" w:firstLine="0"/>
        <w:jc w:val="both"/>
        <w:rPr>
          <w:rFonts w:ascii="Times New Roman" w:hAnsi="Times New Roman" w:cs="Times New Roman"/>
          <w:i/>
          <w:lang w:val="es-CO"/>
        </w:rPr>
      </w:pPr>
    </w:p>
    <w:p w14:paraId="0A8C4E5C" w14:textId="21A65FE7" w:rsidR="00D84482" w:rsidRDefault="00D84482" w:rsidP="00EA1DE0">
      <w:pPr>
        <w:spacing w:after="160" w:line="259" w:lineRule="auto"/>
        <w:ind w:left="0" w:firstLine="0"/>
        <w:jc w:val="center"/>
        <w:rPr>
          <w:rFonts w:ascii="Times New Roman" w:hAnsi="Times New Roman" w:cs="Times New Roman"/>
          <w:b/>
          <w:i/>
          <w:sz w:val="28"/>
          <w:szCs w:val="28"/>
          <w:lang w:val="es-CO"/>
        </w:rPr>
      </w:pPr>
      <w:r>
        <w:rPr>
          <w:rFonts w:ascii="Times New Roman" w:hAnsi="Times New Roman" w:cs="Times New Roman"/>
          <w:i/>
          <w:lang w:val="es-CO"/>
        </w:rPr>
        <w:br w:type="page"/>
      </w:r>
      <w:r w:rsidR="00241046" w:rsidRPr="004B3258">
        <w:rPr>
          <w:rFonts w:ascii="Times New Roman" w:hAnsi="Times New Roman" w:cs="Times New Roman"/>
          <w:b/>
          <w:i/>
          <w:sz w:val="28"/>
          <w:szCs w:val="28"/>
          <w:highlight w:val="yellow"/>
          <w:lang w:val="es-CO"/>
        </w:rPr>
        <w:lastRenderedPageBreak/>
        <w:t>MANUAL DE CONVIVENCIA</w:t>
      </w:r>
    </w:p>
    <w:p w14:paraId="5D29F6AD" w14:textId="77777777" w:rsidR="00241046" w:rsidRPr="00241046" w:rsidRDefault="00241046" w:rsidP="00EA1DE0">
      <w:pPr>
        <w:spacing w:after="160" w:line="259" w:lineRule="auto"/>
        <w:ind w:left="0" w:firstLine="0"/>
        <w:jc w:val="center"/>
        <w:rPr>
          <w:rFonts w:ascii="Times New Roman" w:hAnsi="Times New Roman" w:cs="Times New Roman"/>
          <w:b/>
          <w:i/>
          <w:lang w:val="es-CO"/>
        </w:rPr>
      </w:pPr>
      <w:r w:rsidRPr="00241046">
        <w:rPr>
          <w:rFonts w:ascii="Times New Roman" w:hAnsi="Times New Roman" w:cs="Times New Roman"/>
          <w:b/>
          <w:i/>
          <w:lang w:val="es-CO"/>
        </w:rPr>
        <w:t>CAPITULO I</w:t>
      </w:r>
    </w:p>
    <w:p w14:paraId="688113F2" w14:textId="77777777" w:rsidR="00241046" w:rsidRPr="00241046" w:rsidRDefault="00241046" w:rsidP="00EA1DE0">
      <w:pPr>
        <w:spacing w:after="160" w:line="259" w:lineRule="auto"/>
        <w:ind w:left="0" w:firstLine="0"/>
        <w:jc w:val="center"/>
        <w:rPr>
          <w:rFonts w:ascii="Times New Roman" w:hAnsi="Times New Roman" w:cs="Times New Roman"/>
          <w:b/>
          <w:i/>
          <w:lang w:val="es-CO"/>
        </w:rPr>
      </w:pPr>
      <w:r w:rsidRPr="00241046">
        <w:rPr>
          <w:rFonts w:ascii="Times New Roman" w:hAnsi="Times New Roman" w:cs="Times New Roman"/>
          <w:b/>
          <w:i/>
          <w:lang w:val="es-CO"/>
        </w:rPr>
        <w:t>ACUERDO No. 02 Octubre 27 de 2019</w:t>
      </w:r>
    </w:p>
    <w:p w14:paraId="3AE72114"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4FECC0E6" w14:textId="77777777" w:rsidR="00241046" w:rsidRPr="00EA1DE0" w:rsidRDefault="00241046" w:rsidP="00EA1DE0">
      <w:pPr>
        <w:spacing w:after="160" w:line="259" w:lineRule="auto"/>
        <w:ind w:left="0" w:firstLine="0"/>
        <w:jc w:val="both"/>
        <w:rPr>
          <w:rFonts w:ascii="Times New Roman" w:hAnsi="Times New Roman" w:cs="Times New Roman"/>
          <w:i/>
          <w:lang w:val="es-CO"/>
        </w:rPr>
      </w:pPr>
      <w:r w:rsidRPr="00EA1DE0">
        <w:rPr>
          <w:rFonts w:ascii="Times New Roman" w:hAnsi="Times New Roman" w:cs="Times New Roman"/>
          <w:i/>
          <w:lang w:val="es-CO"/>
        </w:rPr>
        <w:t>Por el cual se actualiza el Manual de Convivencia de la Institución Educativa Sidón</w:t>
      </w:r>
    </w:p>
    <w:p w14:paraId="48B12014" w14:textId="77777777" w:rsidR="00241046" w:rsidRPr="00EA1DE0" w:rsidRDefault="00241046" w:rsidP="00241046">
      <w:pPr>
        <w:spacing w:after="160" w:line="259" w:lineRule="auto"/>
        <w:ind w:left="0" w:firstLine="0"/>
        <w:rPr>
          <w:rFonts w:ascii="Times New Roman" w:hAnsi="Times New Roman" w:cs="Times New Roman"/>
          <w:i/>
          <w:lang w:val="es-CO"/>
        </w:rPr>
      </w:pPr>
    </w:p>
    <w:p w14:paraId="4E288804" w14:textId="77777777" w:rsidR="00241046" w:rsidRPr="00EA1DE0" w:rsidRDefault="00241046" w:rsidP="00EA1DE0">
      <w:pPr>
        <w:spacing w:after="160" w:line="259" w:lineRule="auto"/>
        <w:ind w:left="0" w:firstLine="0"/>
        <w:jc w:val="both"/>
        <w:rPr>
          <w:rFonts w:ascii="Times New Roman" w:hAnsi="Times New Roman" w:cs="Times New Roman"/>
          <w:i/>
          <w:lang w:val="es-CO"/>
        </w:rPr>
      </w:pPr>
      <w:r w:rsidRPr="00EA1DE0">
        <w:rPr>
          <w:rFonts w:ascii="Times New Roman" w:hAnsi="Times New Roman" w:cs="Times New Roman"/>
          <w:i/>
          <w:lang w:val="es-CO"/>
        </w:rPr>
        <w:t>El consejo directivo de la Institución Educativa Sidón en uso de las facultades legales que le otorga la ley 115 de 1994, artículos 87 y 144, literal c, y el decreto 1860 de 1994, artículo 23, literal c, y siguiendo los lineamientos trazados en decreto 1423 y la circular 42, y</w:t>
      </w:r>
    </w:p>
    <w:p w14:paraId="03F6D8C0" w14:textId="77777777" w:rsidR="00241046" w:rsidRPr="00EA1DE0" w:rsidRDefault="00241046" w:rsidP="00241046">
      <w:pPr>
        <w:spacing w:after="160" w:line="259" w:lineRule="auto"/>
        <w:ind w:left="0" w:firstLine="0"/>
        <w:rPr>
          <w:rFonts w:ascii="Times New Roman" w:hAnsi="Times New Roman" w:cs="Times New Roman"/>
          <w:i/>
          <w:lang w:val="es-CO"/>
        </w:rPr>
      </w:pPr>
    </w:p>
    <w:p w14:paraId="2FE5E251" w14:textId="77777777" w:rsidR="00241046" w:rsidRPr="00EA1DE0" w:rsidRDefault="00241046" w:rsidP="00EA1DE0">
      <w:pPr>
        <w:spacing w:after="160" w:line="259" w:lineRule="auto"/>
        <w:ind w:left="0" w:firstLine="0"/>
        <w:jc w:val="center"/>
        <w:rPr>
          <w:rFonts w:ascii="Times New Roman" w:hAnsi="Times New Roman" w:cs="Times New Roman"/>
          <w:b/>
          <w:i/>
          <w:lang w:val="es-CO"/>
        </w:rPr>
      </w:pPr>
      <w:r w:rsidRPr="00EA1DE0">
        <w:rPr>
          <w:rFonts w:ascii="Times New Roman" w:hAnsi="Times New Roman" w:cs="Times New Roman"/>
          <w:b/>
          <w:i/>
          <w:lang w:val="es-CO"/>
        </w:rPr>
        <w:t>CONSIDERANDO</w:t>
      </w:r>
    </w:p>
    <w:p w14:paraId="1800752C" w14:textId="58AA5A14"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la Constitución Política de Colombia, en su Artículo 67, consagra la educación como un derecho fundamental de la persona, con la función de formar a los ciudadanos en el respeto a los derechos humanos, a la paz y a la democracia.</w:t>
      </w:r>
    </w:p>
    <w:p w14:paraId="4C552A9E" w14:textId="6108DED5"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en los artículos 73 (PROYECTO EDUCATIVO INSTITUCIONAL P.E.I.) y 87 (REGLAMENTO O MANUAL DE CONVIVENCIA), de la Ley 115 de 1994 establecen el Reglamento o Manual de Convivencia para todos los centros educativos.</w:t>
      </w:r>
    </w:p>
    <w:p w14:paraId="0B47582D" w14:textId="4810D178"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el artículo 144 (Funciones del Consejo Directivo) de la ley 115 de 1994, literal C, señala como función del Consejo Directivo adoptar el Reglamento de la Institución, de conformidad con las normas vigentes, y que esto se encuentra reglamentado en el Artículo 23 del Decreto 1860 de 1994.</w:t>
      </w:r>
    </w:p>
    <w:p w14:paraId="042987E1" w14:textId="2C0297F9"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el numeral 7 del Artículo 14 del Decreto 1860 incluye el Manual de Convivencia Escolar en el Proyecto Educativo Institucional.</w:t>
      </w:r>
    </w:p>
    <w:p w14:paraId="040BB9D0" w14:textId="4189A81B"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en el Artículo 17 del Decreto 1860 de 1994 se reglamentan las acciones necesarias para la adopción del Manual de Convivencia establecido en la Ley 115, sin perjuicio de aquellos otros temas que tengan relación con los derechos y obligaciones de los diferentes estamentos de la comunidad educativa y los procesos que garanticen la sana convivencia escolar.</w:t>
      </w:r>
    </w:p>
    <w:p w14:paraId="59600F9D" w14:textId="63A6488C" w:rsidR="00241046" w:rsidRPr="00EA1DE0" w:rsidRDefault="00241046" w:rsidP="00EA1DE0">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lastRenderedPageBreak/>
        <w:t>Que teniendo en cuenta los cambios normativos y la actualización al respecto se hace necesaria la adecuación de nuestro manual en materia jurídica y procedimental.</w:t>
      </w:r>
    </w:p>
    <w:p w14:paraId="5401FF12" w14:textId="77777777" w:rsidR="00EA1DE0" w:rsidRDefault="00241046" w:rsidP="00315AB8">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la institución ha  puesto en consideración,  deliberación  y  consenso  de  los diferentes estamentos de la comunidad educativa.</w:t>
      </w:r>
    </w:p>
    <w:p w14:paraId="59995A25" w14:textId="55EBD973" w:rsidR="00241046" w:rsidRPr="00EA1DE0" w:rsidRDefault="00241046" w:rsidP="00315AB8">
      <w:pPr>
        <w:pStyle w:val="Prrafodelista"/>
        <w:numPr>
          <w:ilvl w:val="1"/>
          <w:numId w:val="4"/>
        </w:numPr>
        <w:spacing w:after="160" w:line="360" w:lineRule="auto"/>
        <w:ind w:left="675"/>
        <w:rPr>
          <w:rFonts w:ascii="Times New Roman" w:hAnsi="Times New Roman" w:cs="Times New Roman"/>
          <w:i/>
          <w:lang w:val="es-CO"/>
        </w:rPr>
      </w:pPr>
      <w:r w:rsidRPr="00EA1DE0">
        <w:rPr>
          <w:rFonts w:ascii="Times New Roman" w:hAnsi="Times New Roman" w:cs="Times New Roman"/>
          <w:i/>
          <w:lang w:val="es-CO"/>
        </w:rPr>
        <w:t>Que el Consejo Directivo según Acta No. 3 del 31 de Octubre de 2018, aprobó efectuar las modificaciones pertinentes al Reglamento o Manual de Convivencia Escolar.</w:t>
      </w:r>
    </w:p>
    <w:p w14:paraId="1BD54DD2" w14:textId="77777777" w:rsidR="00241046" w:rsidRPr="00241046" w:rsidRDefault="00241046" w:rsidP="00BF4E78">
      <w:pPr>
        <w:spacing w:after="160" w:line="259" w:lineRule="auto"/>
        <w:ind w:left="0" w:firstLine="0"/>
        <w:jc w:val="center"/>
        <w:rPr>
          <w:rFonts w:ascii="Times New Roman" w:hAnsi="Times New Roman" w:cs="Times New Roman"/>
          <w:b/>
          <w:i/>
          <w:lang w:val="es-CO"/>
        </w:rPr>
      </w:pPr>
      <w:r w:rsidRPr="00241046">
        <w:rPr>
          <w:rFonts w:ascii="Times New Roman" w:hAnsi="Times New Roman" w:cs="Times New Roman"/>
          <w:b/>
          <w:i/>
          <w:lang w:val="es-CO"/>
        </w:rPr>
        <w:t>RESUELVE</w:t>
      </w:r>
    </w:p>
    <w:p w14:paraId="51F84D35"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b/>
          <w:i/>
          <w:lang w:val="es-CO"/>
        </w:rPr>
        <w:t>Artículo Primero:</w:t>
      </w:r>
      <w:r w:rsidRPr="00BF4E78">
        <w:rPr>
          <w:rFonts w:ascii="Times New Roman" w:hAnsi="Times New Roman" w:cs="Times New Roman"/>
          <w:i/>
          <w:lang w:val="es-CO"/>
        </w:rPr>
        <w:t xml:space="preserve"> Aprobar la reforma al actual Reglamento o Manual de Convivencia de la Institución Educativa Sidón, en sus niveles: Preescolar, Primaria y Bachillerato.</w:t>
      </w:r>
    </w:p>
    <w:p w14:paraId="29736889"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b/>
          <w:i/>
          <w:lang w:val="es-CO"/>
        </w:rPr>
        <w:t>Artículo Segundo</w:t>
      </w:r>
      <w:r w:rsidRPr="00BF4E78">
        <w:rPr>
          <w:rFonts w:ascii="Times New Roman" w:hAnsi="Times New Roman" w:cs="Times New Roman"/>
          <w:i/>
          <w:lang w:val="es-CO"/>
        </w:rPr>
        <w:t>: Derogar las anteriores versiones del Manual de Convivencia Escolar.</w:t>
      </w:r>
    </w:p>
    <w:p w14:paraId="411AC256"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b/>
          <w:i/>
          <w:lang w:val="es-CO"/>
        </w:rPr>
        <w:t>Artículo Tercero:</w:t>
      </w:r>
      <w:r w:rsidRPr="00BF4E78">
        <w:rPr>
          <w:rFonts w:ascii="Times New Roman" w:hAnsi="Times New Roman" w:cs="Times New Roman"/>
          <w:i/>
          <w:lang w:val="es-CO"/>
        </w:rPr>
        <w:t xml:space="preserve"> Socializar a los diferentes estamentos de la Comunidad Educativa el contenido general del Manual de Convivencia para su apropiación y cumplimiento.</w:t>
      </w:r>
    </w:p>
    <w:p w14:paraId="63634A69"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b/>
          <w:i/>
          <w:lang w:val="es-CO"/>
        </w:rPr>
        <w:t>Artículo Cuarto:</w:t>
      </w:r>
      <w:r w:rsidRPr="00BF4E78">
        <w:rPr>
          <w:rFonts w:ascii="Times New Roman" w:hAnsi="Times New Roman" w:cs="Times New Roman"/>
          <w:i/>
          <w:lang w:val="es-CO"/>
        </w:rPr>
        <w:t xml:space="preserve"> Radicar la presente Resolución y copia del nuevo Manual de Convivencia a la Secretaria de Educación Departamental.</w:t>
      </w:r>
    </w:p>
    <w:p w14:paraId="732A88B1" w14:textId="77777777" w:rsidR="00241046" w:rsidRPr="00BF4E78" w:rsidRDefault="00241046" w:rsidP="00241046">
      <w:pPr>
        <w:spacing w:after="160" w:line="259" w:lineRule="auto"/>
        <w:ind w:left="0" w:firstLine="0"/>
        <w:jc w:val="both"/>
        <w:rPr>
          <w:rFonts w:ascii="Times New Roman" w:hAnsi="Times New Roman" w:cs="Times New Roman"/>
          <w:i/>
          <w:lang w:val="es-CO"/>
        </w:rPr>
      </w:pPr>
    </w:p>
    <w:p w14:paraId="41CAD361" w14:textId="420BE3FC"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Dado en las instalaciones de la Institución Educativa Sidón a los 4 días del mes de octubre de 2018. La presente Resolución y el Manual de Convivencia rigen a partir del </w:t>
      </w:r>
      <w:r w:rsidR="003B0CDA">
        <w:rPr>
          <w:rFonts w:ascii="Times New Roman" w:hAnsi="Times New Roman" w:cs="Times New Roman"/>
          <w:i/>
          <w:lang w:val="es-CO"/>
        </w:rPr>
        <w:t>27</w:t>
      </w:r>
      <w:r w:rsidRPr="00BF4E78">
        <w:rPr>
          <w:rFonts w:ascii="Times New Roman" w:hAnsi="Times New Roman" w:cs="Times New Roman"/>
          <w:i/>
          <w:lang w:val="es-CO"/>
        </w:rPr>
        <w:t xml:space="preserve"> de </w:t>
      </w:r>
      <w:r w:rsidR="003B0CDA">
        <w:rPr>
          <w:rFonts w:ascii="Times New Roman" w:hAnsi="Times New Roman" w:cs="Times New Roman"/>
          <w:i/>
          <w:lang w:val="es-CO"/>
        </w:rPr>
        <w:t>ENERO</w:t>
      </w:r>
      <w:r w:rsidRPr="00BF4E78">
        <w:rPr>
          <w:rFonts w:ascii="Times New Roman" w:hAnsi="Times New Roman" w:cs="Times New Roman"/>
          <w:i/>
          <w:lang w:val="es-CO"/>
        </w:rPr>
        <w:t xml:space="preserve"> de 20</w:t>
      </w:r>
      <w:r w:rsidR="003B0CDA">
        <w:rPr>
          <w:rFonts w:ascii="Times New Roman" w:hAnsi="Times New Roman" w:cs="Times New Roman"/>
          <w:i/>
          <w:lang w:val="es-CO"/>
        </w:rPr>
        <w:t>21</w:t>
      </w:r>
      <w:r w:rsidRPr="00BF4E78">
        <w:rPr>
          <w:rFonts w:ascii="Times New Roman" w:hAnsi="Times New Roman" w:cs="Times New Roman"/>
          <w:i/>
          <w:lang w:val="es-CO"/>
        </w:rPr>
        <w:t>.</w:t>
      </w:r>
    </w:p>
    <w:p w14:paraId="1D1C0B6E"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57EF309C" w14:textId="77777777" w:rsidR="00241046" w:rsidRPr="00241046" w:rsidRDefault="00241046" w:rsidP="00241046">
      <w:pPr>
        <w:spacing w:after="160" w:line="259" w:lineRule="auto"/>
        <w:ind w:left="0" w:firstLine="0"/>
        <w:rPr>
          <w:rFonts w:ascii="Times New Roman" w:hAnsi="Times New Roman" w:cs="Times New Roman"/>
          <w:b/>
          <w:i/>
          <w:lang w:val="es-CO"/>
        </w:rPr>
      </w:pPr>
      <w:r w:rsidRPr="00241046">
        <w:rPr>
          <w:rFonts w:ascii="Times New Roman" w:hAnsi="Times New Roman" w:cs="Times New Roman"/>
          <w:b/>
          <w:i/>
          <w:lang w:val="es-CO"/>
        </w:rPr>
        <w:t>PUBLÍQUESE Y CÚMPLASE</w:t>
      </w:r>
    </w:p>
    <w:p w14:paraId="0E28AC9D"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6C80ADD5" w14:textId="77777777" w:rsidR="00241046" w:rsidRPr="00241046" w:rsidRDefault="00241046" w:rsidP="00241046">
      <w:pPr>
        <w:spacing w:after="160" w:line="259" w:lineRule="auto"/>
        <w:ind w:left="0" w:firstLine="0"/>
        <w:rPr>
          <w:rFonts w:ascii="Times New Roman" w:hAnsi="Times New Roman" w:cs="Times New Roman"/>
          <w:b/>
          <w:i/>
          <w:lang w:val="es-CO"/>
        </w:rPr>
      </w:pPr>
      <w:r w:rsidRPr="00241046">
        <w:rPr>
          <w:rFonts w:ascii="Times New Roman" w:hAnsi="Times New Roman" w:cs="Times New Roman"/>
          <w:b/>
          <w:i/>
          <w:lang w:val="es-CO"/>
        </w:rPr>
        <w:t>LUIS RAMIRO BASTIDAS R.</w:t>
      </w:r>
    </w:p>
    <w:p w14:paraId="697355BC" w14:textId="77777777" w:rsidR="00241046" w:rsidRPr="00241046" w:rsidRDefault="00241046" w:rsidP="00241046">
      <w:pPr>
        <w:spacing w:after="160" w:line="259" w:lineRule="auto"/>
        <w:ind w:left="0" w:firstLine="0"/>
        <w:rPr>
          <w:rFonts w:ascii="Times New Roman" w:hAnsi="Times New Roman" w:cs="Times New Roman"/>
          <w:b/>
          <w:i/>
          <w:lang w:val="es-CO"/>
        </w:rPr>
      </w:pPr>
      <w:r w:rsidRPr="00241046">
        <w:rPr>
          <w:rFonts w:ascii="Times New Roman" w:hAnsi="Times New Roman" w:cs="Times New Roman"/>
          <w:b/>
          <w:i/>
          <w:lang w:val="es-CO"/>
        </w:rPr>
        <w:t xml:space="preserve">Director </w:t>
      </w:r>
    </w:p>
    <w:p w14:paraId="08AD033D" w14:textId="77777777" w:rsidR="00241046" w:rsidRPr="00241046" w:rsidRDefault="00241046" w:rsidP="00241046">
      <w:pPr>
        <w:spacing w:after="160" w:line="259" w:lineRule="auto"/>
        <w:ind w:left="0" w:firstLine="0"/>
        <w:rPr>
          <w:rFonts w:ascii="Times New Roman" w:hAnsi="Times New Roman" w:cs="Times New Roman"/>
          <w:b/>
          <w:i/>
          <w:lang w:val="es-CO"/>
        </w:rPr>
      </w:pPr>
      <w:r w:rsidRPr="00241046">
        <w:rPr>
          <w:rFonts w:ascii="Times New Roman" w:hAnsi="Times New Roman" w:cs="Times New Roman"/>
          <w:b/>
          <w:i/>
          <w:lang w:val="es-CO"/>
        </w:rPr>
        <w:t> </w:t>
      </w:r>
    </w:p>
    <w:p w14:paraId="0AA6F6DA" w14:textId="77777777" w:rsidR="00BF4E78" w:rsidRDefault="00BF4E78">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7061EAE3" w14:textId="569AC5E6" w:rsidR="00241046" w:rsidRPr="00241046" w:rsidRDefault="00241046" w:rsidP="00BF4E78">
      <w:pPr>
        <w:spacing w:after="160" w:line="259" w:lineRule="auto"/>
        <w:ind w:left="0" w:firstLine="0"/>
        <w:jc w:val="center"/>
        <w:rPr>
          <w:rFonts w:ascii="Times New Roman" w:hAnsi="Times New Roman" w:cs="Times New Roman"/>
          <w:b/>
          <w:i/>
          <w:lang w:val="es-CO"/>
        </w:rPr>
      </w:pPr>
      <w:r w:rsidRPr="00241046">
        <w:rPr>
          <w:rFonts w:ascii="Times New Roman" w:hAnsi="Times New Roman" w:cs="Times New Roman"/>
          <w:b/>
          <w:i/>
          <w:lang w:val="es-CO"/>
        </w:rPr>
        <w:lastRenderedPageBreak/>
        <w:t>PRESENTACION</w:t>
      </w:r>
    </w:p>
    <w:p w14:paraId="777CFB5A"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10C39353"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Institución Educativa Sidón, consiente del compromiso de brindar procesos de formación escolar que permitan a nuestros estudiantes el logro de las competencias necesarias para vivir en comunidad y contribuir al fortalecimiento de los valores regionales en torno a la resolución pacífica de conflictos, se permite dar a conocer el presente Manual de Convivencia ajustado a los requerimientos normativos y especialmente a la Ley 1620 de marzo de 2013, que establece la importancia de la creación del Comité de Convivencia escolar que en adelante examinará y velará entorno a las dificultades de comportamiento que se presenten; justificando su accionar en establecer estrategias de prevención que hagan más propicio el ambiente escolar.</w:t>
      </w:r>
    </w:p>
    <w:p w14:paraId="39F792B9" w14:textId="77777777" w:rsidR="00241046" w:rsidRPr="00BF4E78" w:rsidRDefault="00241046" w:rsidP="00241046">
      <w:pPr>
        <w:spacing w:after="160" w:line="259" w:lineRule="auto"/>
        <w:ind w:left="0" w:firstLine="0"/>
        <w:rPr>
          <w:rFonts w:ascii="Times New Roman" w:hAnsi="Times New Roman" w:cs="Times New Roman"/>
          <w:i/>
          <w:lang w:val="es-CO"/>
        </w:rPr>
      </w:pPr>
    </w:p>
    <w:p w14:paraId="14AE1EFE" w14:textId="77777777" w:rsidR="00241046" w:rsidRPr="00BF4E78" w:rsidRDefault="00241046" w:rsidP="00241046">
      <w:pPr>
        <w:spacing w:after="160" w:line="259" w:lineRule="auto"/>
        <w:ind w:left="0" w:firstLine="0"/>
        <w:rPr>
          <w:rFonts w:ascii="Times New Roman" w:hAnsi="Times New Roman" w:cs="Times New Roman"/>
          <w:b/>
          <w:i/>
          <w:lang w:val="es-CO"/>
        </w:rPr>
      </w:pPr>
      <w:r w:rsidRPr="00BF4E78">
        <w:rPr>
          <w:rFonts w:ascii="Times New Roman" w:hAnsi="Times New Roman" w:cs="Times New Roman"/>
          <w:b/>
          <w:i/>
          <w:lang w:val="es-CO"/>
        </w:rPr>
        <w:t xml:space="preserve">MARCO NORMATIVO GENERAL </w:t>
      </w:r>
    </w:p>
    <w:p w14:paraId="76E7C1F3" w14:textId="77777777" w:rsidR="00241046" w:rsidRPr="00BF4E78" w:rsidRDefault="00241046" w:rsidP="00241046">
      <w:pPr>
        <w:spacing w:after="160" w:line="259" w:lineRule="auto"/>
        <w:ind w:left="0" w:firstLine="0"/>
        <w:rPr>
          <w:rFonts w:ascii="Times New Roman" w:hAnsi="Times New Roman" w:cs="Times New Roman"/>
          <w:i/>
          <w:lang w:val="es-CO"/>
        </w:rPr>
      </w:pPr>
    </w:p>
    <w:p w14:paraId="43232F62"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 continuación se presentan las fuentes legales para la elaboración y adopción del Manual de convivencia de la Institución Educativa Sidón:</w:t>
      </w:r>
    </w:p>
    <w:p w14:paraId="37DD9DB7" w14:textId="77777777" w:rsidR="00241046" w:rsidRPr="00BF4E78" w:rsidRDefault="00241046" w:rsidP="00241046">
      <w:pPr>
        <w:spacing w:after="160" w:line="259" w:lineRule="auto"/>
        <w:ind w:left="0" w:firstLine="0"/>
        <w:rPr>
          <w:rFonts w:ascii="Times New Roman" w:hAnsi="Times New Roman" w:cs="Times New Roman"/>
          <w:i/>
          <w:lang w:val="es-CO"/>
        </w:rPr>
      </w:pPr>
    </w:p>
    <w:p w14:paraId="4BF84A86" w14:textId="77777777" w:rsidR="00241046" w:rsidRPr="00BF4E78" w:rsidRDefault="00241046" w:rsidP="00241046">
      <w:pPr>
        <w:spacing w:after="160" w:line="259" w:lineRule="auto"/>
        <w:ind w:left="0" w:firstLine="0"/>
        <w:rPr>
          <w:rFonts w:ascii="Times New Roman" w:hAnsi="Times New Roman" w:cs="Times New Roman"/>
          <w:b/>
          <w:i/>
          <w:lang w:val="es-CO"/>
        </w:rPr>
      </w:pPr>
      <w:r w:rsidRPr="00BF4E78">
        <w:rPr>
          <w:rFonts w:ascii="Times New Roman" w:hAnsi="Times New Roman" w:cs="Times New Roman"/>
          <w:b/>
          <w:i/>
          <w:lang w:val="es-CO"/>
        </w:rPr>
        <w:t>DOCUMENTO DE REFERENCIA</w:t>
      </w:r>
      <w:r w:rsidRPr="00BF4E78">
        <w:rPr>
          <w:rFonts w:ascii="Times New Roman" w:hAnsi="Times New Roman" w:cs="Times New Roman"/>
          <w:b/>
          <w:i/>
          <w:lang w:val="es-CO"/>
        </w:rPr>
        <w:tab/>
        <w:t>BREVE DESCRICPION</w:t>
      </w:r>
    </w:p>
    <w:p w14:paraId="0F4FD6BE" w14:textId="004F71E5"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Constitución Política de Colombia de 1991.</w:t>
      </w:r>
      <w:r w:rsidR="00BF4E78">
        <w:rPr>
          <w:rFonts w:ascii="Times New Roman" w:hAnsi="Times New Roman" w:cs="Times New Roman"/>
          <w:i/>
          <w:lang w:val="es-CO"/>
        </w:rPr>
        <w:t xml:space="preserve"> </w:t>
      </w:r>
      <w:r w:rsidRPr="00BF4E78">
        <w:rPr>
          <w:rFonts w:ascii="Times New Roman" w:hAnsi="Times New Roman" w:cs="Times New Roman"/>
          <w:i/>
          <w:lang w:val="es-CO"/>
        </w:rPr>
        <w:t>“La educación es un derecho de la persona y un servicio público que tiene una función social; con ella se busca el acceso al conocimiento, a la ciencia, a la técnica y a los demás bienes y valores de la cultura.”</w:t>
      </w:r>
    </w:p>
    <w:p w14:paraId="3580CB3A" w14:textId="77777777" w:rsidR="00241046" w:rsidRPr="00BF4E78" w:rsidRDefault="00241046" w:rsidP="00BF4E78">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educación formará a la persona en el respeto a los derechos humanos, a la paz y a la democracia en la práctica del trabajo y la recreación para el mejoramiento cultural científico y tecnológico, además de la protección del medio ambiente.</w:t>
      </w:r>
    </w:p>
    <w:p w14:paraId="2901370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Ley 12 de enero 22 de 1991 </w:t>
      </w:r>
      <w:r w:rsidRPr="00BF4E78">
        <w:rPr>
          <w:rFonts w:ascii="Times New Roman" w:hAnsi="Times New Roman" w:cs="Times New Roman"/>
          <w:i/>
          <w:lang w:val="es-CO"/>
        </w:rPr>
        <w:tab/>
        <w:t>“Convención internacional sobre los derechos de la niñez”.</w:t>
      </w:r>
    </w:p>
    <w:p w14:paraId="2EA8E1E8" w14:textId="57BC6781"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Nueva Ley General de Educación - Ley 115 de 1994: Artículos 73°, 87°, 94°, 97° y 144°.</w:t>
      </w:r>
    </w:p>
    <w:p w14:paraId="3CDDC20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Decreto 1860 de agosto de 1994</w:t>
      </w:r>
      <w:r w:rsidRPr="00BF4E78">
        <w:rPr>
          <w:rFonts w:ascii="Times New Roman" w:hAnsi="Times New Roman" w:cs="Times New Roman"/>
          <w:i/>
          <w:lang w:val="es-CO"/>
        </w:rPr>
        <w:tab/>
        <w:t>Artículo 17°.</w:t>
      </w:r>
    </w:p>
    <w:p w14:paraId="226A63F0" w14:textId="24B56113" w:rsidR="00241046" w:rsidRPr="00BF4E78" w:rsidRDefault="00BF4E78" w:rsidP="00241046">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 xml:space="preserve">Decreto 1108 de 1994. </w:t>
      </w:r>
      <w:r w:rsidR="00241046" w:rsidRPr="00BF4E78">
        <w:rPr>
          <w:rFonts w:ascii="Times New Roman" w:hAnsi="Times New Roman" w:cs="Times New Roman"/>
          <w:i/>
          <w:lang w:val="es-CO"/>
        </w:rPr>
        <w:t>Capítulo III. “Porte y consumo de estupefacientes”. "Por el cual se sistematizan, coordinan y reglamentan algunas disposiciones en relación con el porte y consumo de estupefacientes y sustancias psicotrópicas". Artículo 9º. “Para efectos de los fines educativos, se prohíbe en todos los establecimientos educativos del país, estatales y privados, el porte y consumo de estupefacientes y sustancias psicotrópicas”.</w:t>
      </w:r>
    </w:p>
    <w:p w14:paraId="6688A149"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La resolución 4210 de 1996.</w:t>
      </w:r>
      <w:r w:rsidRPr="00BF4E78">
        <w:rPr>
          <w:rFonts w:ascii="Times New Roman" w:hAnsi="Times New Roman" w:cs="Times New Roman"/>
          <w:i/>
          <w:lang w:val="es-CO"/>
        </w:rPr>
        <w:tab/>
        <w:t>Establece “Reglas generales para la organización del servicio social obligatorio”.</w:t>
      </w:r>
    </w:p>
    <w:p w14:paraId="22A06914"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decreto 2247 de 1997.</w:t>
      </w:r>
      <w:r w:rsidRPr="00BF4E78">
        <w:rPr>
          <w:rFonts w:ascii="Times New Roman" w:hAnsi="Times New Roman" w:cs="Times New Roman"/>
          <w:i/>
          <w:lang w:val="es-CO"/>
        </w:rPr>
        <w:tab/>
        <w:t>“Por el cual se reglamenta el  servicio educativo al nivel de preescolar”.</w:t>
      </w:r>
    </w:p>
    <w:p w14:paraId="7EEBEBE5"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decreto 1286 de 2005</w:t>
      </w:r>
      <w:r w:rsidRPr="00BF4E78">
        <w:rPr>
          <w:rFonts w:ascii="Times New Roman" w:hAnsi="Times New Roman" w:cs="Times New Roman"/>
          <w:i/>
          <w:lang w:val="es-CO"/>
        </w:rPr>
        <w:tab/>
        <w:t>“Por el cual se establecen normas sobre la participación de los padres de familia en el mejoramiento de los procesos educativos de los establecimientos oficiales y privados” mediante EL CONSEJO DE PADRES Y LA ASOCIACIÓN DE PADRES DE FAMILIA.</w:t>
      </w:r>
    </w:p>
    <w:p w14:paraId="3BC5A2E8"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Ley 1014 del 2006.</w:t>
      </w:r>
      <w:r w:rsidRPr="00BF4E78">
        <w:rPr>
          <w:rFonts w:ascii="Times New Roman" w:hAnsi="Times New Roman" w:cs="Times New Roman"/>
          <w:i/>
          <w:lang w:val="es-CO"/>
        </w:rPr>
        <w:tab/>
        <w:t>Fomento a la cultura del emprendimiento. “La formación para el emprendimiento busca  un  desarrollo para  la  cultura  del  emprendimiento, con  acciones  que  buscan  entre  otros  la formación en competencias básicas, competencias laborales, competencias ciudadanas y competencias empresariales dentro del sistema educativo formal, no formal y su articulación con el sector productivo;”(…) “La educación debe incorporar, en su formación teórica y práctica, lo más avanzado de la  ciencia y  de la  técnica,  para  que el  estudiante esté  en  capacidad de crear su  propia empresa, adaptarse a las nuevas tecnologías y al avance de la ciencia”.</w:t>
      </w:r>
    </w:p>
    <w:p w14:paraId="422208BA"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Ley 1098 de noviembre 8 de 2006.</w:t>
      </w:r>
      <w:r w:rsidRPr="00BF4E78">
        <w:rPr>
          <w:rFonts w:ascii="Times New Roman" w:hAnsi="Times New Roman" w:cs="Times New Roman"/>
          <w:i/>
          <w:lang w:val="es-CO"/>
        </w:rPr>
        <w:tab/>
        <w:t>Ley de infancia y adolescencia, Artículos 10°, 15°, 26°, 28°, 39°, 43°,</w:t>
      </w:r>
    </w:p>
    <w:p w14:paraId="2EB59AF8"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Decreto 1290 de 16 de abril de 2009</w:t>
      </w:r>
      <w:r w:rsidRPr="00BF4E78">
        <w:rPr>
          <w:rFonts w:ascii="Times New Roman" w:hAnsi="Times New Roman" w:cs="Times New Roman"/>
          <w:i/>
          <w:lang w:val="es-CO"/>
        </w:rPr>
        <w:tab/>
        <w:t>“Por el cual se reglamentan los propósitos de la evaluación del aprendizaje y los criterios de promoción de los estudiantes de los niveles de educación básica y media” y se concede autonomía institucional para establecer el “SISTEMA INSTITUCIONAL DE EVALUACIÓN Y PROMOCIÓN DE LOS ESTUDIANTES”(…) “Así mismo, establece la escala de valoración de desempeño nacional y se autoriza a que cada establecimiento educativo defina y adopte una escala de valoración de los desempeños de los estudiantes en su sistema de evaluación.”</w:t>
      </w:r>
    </w:p>
    <w:p w14:paraId="0806D5F1"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Ley 1620 de 15 de marzo de 2013.</w:t>
      </w:r>
      <w:r w:rsidRPr="00BF4E78">
        <w:rPr>
          <w:rFonts w:ascii="Times New Roman" w:hAnsi="Times New Roman" w:cs="Times New Roman"/>
          <w:i/>
          <w:lang w:val="es-CO"/>
        </w:rPr>
        <w:tab/>
        <w:t>"Por la cual se crea el sistema nacional de convivencia escolar y formación para el ejercicio de los derechos humanos, la educación para la sexualidad y la prevención y mitigación de la violencia escolar".</w:t>
      </w:r>
    </w:p>
    <w:p w14:paraId="094A3AB9"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Decreto 1965 del 11 de septiembre de 2013.</w:t>
      </w:r>
      <w:r w:rsidRPr="00BF4E78">
        <w:rPr>
          <w:rFonts w:ascii="Times New Roman" w:hAnsi="Times New Roman" w:cs="Times New Roman"/>
          <w:i/>
          <w:lang w:val="es-CO"/>
        </w:rPr>
        <w:tab/>
        <w:t>Desarrollo normativo o reglamentación de la Ley 1620 de 2013, “La presente normatividad se ocupa de REGULAR LA CONFORMACIÓN, ORGANIZACIÓN Y FUNCIONAMIENTO del Sistema Nacional de Convivencia Escolar y Formación para el Ejercicio de los</w:t>
      </w:r>
    </w:p>
    <w:p w14:paraId="7FBB7936"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Derechos Humanos, la Educación para la Sexualidad y la Prevención y Mitigación de la Violencia Escolar; del Comité Nacional de Convivencia Escolar; de los comités municipales, distritales y departamentales de  convivencia escolar  y  de  los  comités  escolares de  convivencia; así  como  la  articulación de  las entidades  y  personas  que  conforman  el  Sistema  Nacional  de  Convivencia  Escolar,  la  familia  y  la sociedad”.</w:t>
      </w:r>
    </w:p>
    <w:p w14:paraId="5625FAB0"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Ley 1732 del 01 septiembre de 2014.</w:t>
      </w:r>
      <w:r w:rsidRPr="00BF4E78">
        <w:rPr>
          <w:rFonts w:ascii="Times New Roman" w:hAnsi="Times New Roman" w:cs="Times New Roman"/>
          <w:i/>
          <w:lang w:val="es-CO"/>
        </w:rPr>
        <w:tab/>
        <w:t>"Por la cual se establece la cátedra de la paz en todas las instituciones educativas del país. Con el fin de garantizar la creación y el fortalecimiento de una cultura de  paz  en  Colombia,  establézcase  la  Cátedra  de  la  Paz  en  todas  las  instituciones  educativas  de preescolar, básica y media como una asignatura independiente”.</w:t>
      </w:r>
    </w:p>
    <w:p w14:paraId="0A0F0556"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Decreto 1038 de 2015.</w:t>
      </w:r>
      <w:r w:rsidRPr="00BF4E78">
        <w:rPr>
          <w:rFonts w:ascii="Times New Roman" w:hAnsi="Times New Roman" w:cs="Times New Roman"/>
          <w:i/>
          <w:lang w:val="es-CO"/>
        </w:rPr>
        <w:tab/>
        <w:t>"Por el cual se reglamenta la Cátedra de la Paz” (...) “La Cátedra de la Paz será obligatoria en todos los establecimientos educativos de preescolar, básica y media de carácter oficial y privado, en los estrictos y precisos términos de la Ley 1732 de 2014 y de este decreto”.</w:t>
      </w:r>
    </w:p>
    <w:p w14:paraId="7D4C6E15"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Ley 200 de agosto de 1995.</w:t>
      </w:r>
      <w:r w:rsidRPr="00BF4E78">
        <w:rPr>
          <w:rFonts w:ascii="Times New Roman" w:hAnsi="Times New Roman" w:cs="Times New Roman"/>
          <w:i/>
          <w:lang w:val="es-CO"/>
        </w:rPr>
        <w:tab/>
        <w:t>Por la cual se adopta el código disciplinario único.</w:t>
      </w:r>
    </w:p>
    <w:p w14:paraId="5C17673C" w14:textId="77777777" w:rsidR="00BF4E78" w:rsidRDefault="00BF4E78" w:rsidP="00241046">
      <w:pPr>
        <w:spacing w:after="160" w:line="259" w:lineRule="auto"/>
        <w:ind w:left="0" w:firstLine="0"/>
        <w:rPr>
          <w:rFonts w:ascii="Times New Roman" w:hAnsi="Times New Roman" w:cs="Times New Roman"/>
          <w:i/>
          <w:lang w:val="es-CO"/>
        </w:rPr>
      </w:pPr>
    </w:p>
    <w:p w14:paraId="2EB48360" w14:textId="5D59E0F1" w:rsidR="00241046" w:rsidRPr="00BF4E78" w:rsidRDefault="00241046" w:rsidP="00241046">
      <w:pPr>
        <w:spacing w:after="160" w:line="259" w:lineRule="auto"/>
        <w:ind w:left="0" w:firstLine="0"/>
        <w:rPr>
          <w:rFonts w:ascii="Times New Roman" w:hAnsi="Times New Roman" w:cs="Times New Roman"/>
          <w:b/>
          <w:i/>
          <w:sz w:val="26"/>
          <w:szCs w:val="26"/>
          <w:lang w:val="es-CO"/>
        </w:rPr>
      </w:pPr>
      <w:r w:rsidRPr="00BF4E78">
        <w:rPr>
          <w:rFonts w:ascii="Times New Roman" w:hAnsi="Times New Roman" w:cs="Times New Roman"/>
          <w:b/>
          <w:i/>
          <w:sz w:val="26"/>
          <w:szCs w:val="26"/>
          <w:lang w:val="es-CO"/>
        </w:rPr>
        <w:t>OBJETIVOS DEL MANUAL DE CONVIVENCIA</w:t>
      </w:r>
    </w:p>
    <w:p w14:paraId="5E20D00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BDA0B7E" w14:textId="4460D301" w:rsidR="00241046" w:rsidRPr="00BF4E78" w:rsidRDefault="00241046" w:rsidP="00BD6EE7">
      <w:pPr>
        <w:pStyle w:val="Prrafodelista"/>
        <w:numPr>
          <w:ilvl w:val="0"/>
          <w:numId w:val="62"/>
        </w:numPr>
        <w:spacing w:after="160" w:line="259" w:lineRule="auto"/>
        <w:rPr>
          <w:rFonts w:ascii="Times New Roman" w:hAnsi="Times New Roman" w:cs="Times New Roman"/>
          <w:i/>
          <w:lang w:val="es-CO"/>
        </w:rPr>
      </w:pPr>
      <w:r w:rsidRPr="00BF4E78">
        <w:rPr>
          <w:rFonts w:ascii="Times New Roman" w:hAnsi="Times New Roman" w:cs="Times New Roman"/>
          <w:i/>
          <w:lang w:val="es-CO"/>
        </w:rPr>
        <w:t>Promover, garantizar y defender los DDHH y DHSR.</w:t>
      </w:r>
    </w:p>
    <w:p w14:paraId="66F79DEA" w14:textId="79DD8E71" w:rsidR="00241046" w:rsidRPr="00BF4E78" w:rsidRDefault="00241046" w:rsidP="00BD6EE7">
      <w:pPr>
        <w:pStyle w:val="Prrafodelista"/>
        <w:numPr>
          <w:ilvl w:val="0"/>
          <w:numId w:val="62"/>
        </w:numPr>
        <w:spacing w:after="160" w:line="259" w:lineRule="auto"/>
        <w:rPr>
          <w:rFonts w:ascii="Times New Roman" w:hAnsi="Times New Roman" w:cs="Times New Roman"/>
          <w:i/>
          <w:lang w:val="es-CO"/>
        </w:rPr>
      </w:pPr>
      <w:r w:rsidRPr="00BF4E78">
        <w:rPr>
          <w:rFonts w:ascii="Times New Roman" w:hAnsi="Times New Roman" w:cs="Times New Roman"/>
          <w:i/>
          <w:lang w:val="es-CO"/>
        </w:rPr>
        <w:t>Establecer normas paras las funciones, deberes, comportamientos y actitudes pactados por la comunidad educativa entre sí y con el entorno escolar, de manera tal que se garantice el ejercicio de los derechos de todas las personas que la conforman.</w:t>
      </w:r>
    </w:p>
    <w:p w14:paraId="4471FC3D" w14:textId="36F34874" w:rsidR="00241046" w:rsidRPr="00BF4E78" w:rsidRDefault="00241046" w:rsidP="00BD6EE7">
      <w:pPr>
        <w:pStyle w:val="Prrafodelista"/>
        <w:numPr>
          <w:ilvl w:val="0"/>
          <w:numId w:val="62"/>
        </w:numPr>
        <w:spacing w:after="160" w:line="259" w:lineRule="auto"/>
        <w:rPr>
          <w:rFonts w:ascii="Times New Roman" w:hAnsi="Times New Roman" w:cs="Times New Roman"/>
          <w:i/>
          <w:lang w:val="es-CO"/>
        </w:rPr>
      </w:pPr>
      <w:r w:rsidRPr="00BF4E78">
        <w:rPr>
          <w:rFonts w:ascii="Times New Roman" w:hAnsi="Times New Roman" w:cs="Times New Roman"/>
          <w:i/>
          <w:lang w:val="es-CO"/>
        </w:rPr>
        <w:t>Fortalecer procesos en torno a las medidas pedagógicas y alternativas de solución para las situaciones que afectan la convivencia escolar.</w:t>
      </w:r>
    </w:p>
    <w:p w14:paraId="63E68F04" w14:textId="77777777" w:rsidR="00241046" w:rsidRPr="00BF4E78" w:rsidRDefault="00241046" w:rsidP="00241046">
      <w:pPr>
        <w:spacing w:after="160" w:line="259" w:lineRule="auto"/>
        <w:ind w:left="0" w:firstLine="0"/>
        <w:rPr>
          <w:rFonts w:ascii="Times New Roman" w:hAnsi="Times New Roman" w:cs="Times New Roman"/>
          <w:i/>
          <w:lang w:val="es-CO"/>
        </w:rPr>
      </w:pPr>
    </w:p>
    <w:p w14:paraId="4C269D8C" w14:textId="77777777" w:rsidR="00241046" w:rsidRPr="00BF4E78" w:rsidRDefault="00241046" w:rsidP="00BF4E78">
      <w:pPr>
        <w:spacing w:after="160" w:line="259" w:lineRule="auto"/>
        <w:ind w:left="0" w:firstLine="0"/>
        <w:jc w:val="center"/>
        <w:rPr>
          <w:rFonts w:ascii="Times New Roman" w:hAnsi="Times New Roman" w:cs="Times New Roman"/>
          <w:b/>
          <w:i/>
          <w:sz w:val="26"/>
          <w:szCs w:val="26"/>
          <w:lang w:val="es-CO"/>
        </w:rPr>
      </w:pPr>
      <w:r w:rsidRPr="00BF4E78">
        <w:rPr>
          <w:rFonts w:ascii="Times New Roman" w:hAnsi="Times New Roman" w:cs="Times New Roman"/>
          <w:b/>
          <w:i/>
          <w:sz w:val="26"/>
          <w:szCs w:val="26"/>
          <w:lang w:val="es-CO"/>
        </w:rPr>
        <w:t>CAPITULO II</w:t>
      </w:r>
    </w:p>
    <w:p w14:paraId="2276EA34" w14:textId="77777777" w:rsidR="00BF4E78" w:rsidRDefault="00BF4E78" w:rsidP="00241046">
      <w:pPr>
        <w:spacing w:after="160" w:line="259" w:lineRule="auto"/>
        <w:ind w:left="0" w:firstLine="0"/>
        <w:rPr>
          <w:rFonts w:ascii="Times New Roman" w:hAnsi="Times New Roman" w:cs="Times New Roman"/>
          <w:i/>
          <w:lang w:val="es-CO"/>
        </w:rPr>
      </w:pPr>
    </w:p>
    <w:p w14:paraId="65E539BC" w14:textId="08E05DB0" w:rsidR="00241046" w:rsidRPr="00BF4E78" w:rsidRDefault="00241046" w:rsidP="00241046">
      <w:pPr>
        <w:spacing w:after="160" w:line="259" w:lineRule="auto"/>
        <w:ind w:left="0" w:firstLine="0"/>
        <w:rPr>
          <w:rFonts w:ascii="Times New Roman" w:hAnsi="Times New Roman" w:cs="Times New Roman"/>
          <w:b/>
          <w:i/>
          <w:lang w:val="es-CO"/>
        </w:rPr>
      </w:pPr>
      <w:r w:rsidRPr="00BF4E78">
        <w:rPr>
          <w:rFonts w:ascii="Times New Roman" w:hAnsi="Times New Roman" w:cs="Times New Roman"/>
          <w:b/>
          <w:i/>
          <w:lang w:val="es-CO"/>
        </w:rPr>
        <w:t>IDENTIFICACION INSTITUCIONAL</w:t>
      </w:r>
    </w:p>
    <w:p w14:paraId="25E4D836"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474D3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NOMBRE DEL PLANTEL: Institución Educativa Sidón</w:t>
      </w:r>
    </w:p>
    <w:p w14:paraId="6569CFEE" w14:textId="77777777" w:rsidR="00241046" w:rsidRPr="00BF4E78" w:rsidRDefault="00241046" w:rsidP="00241046">
      <w:pPr>
        <w:spacing w:after="160" w:line="259" w:lineRule="auto"/>
        <w:ind w:left="0" w:firstLine="0"/>
        <w:rPr>
          <w:rFonts w:ascii="Times New Roman" w:hAnsi="Times New Roman" w:cs="Times New Roman"/>
          <w:i/>
          <w:lang w:val="es-CO"/>
        </w:rPr>
      </w:pPr>
    </w:p>
    <w:p w14:paraId="275AC9F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DIRECCIÓN:                        Corregimiento de Sidón.    TEL: 3103626074 </w:t>
      </w:r>
    </w:p>
    <w:p w14:paraId="61029671" w14:textId="77777777" w:rsidR="00241046" w:rsidRPr="00BF4E78" w:rsidRDefault="00241046" w:rsidP="00241046">
      <w:pPr>
        <w:spacing w:after="160" w:line="259" w:lineRule="auto"/>
        <w:ind w:left="0" w:firstLine="0"/>
        <w:rPr>
          <w:rFonts w:ascii="Times New Roman" w:hAnsi="Times New Roman" w:cs="Times New Roman"/>
          <w:i/>
          <w:lang w:val="es-CO"/>
        </w:rPr>
      </w:pPr>
    </w:p>
    <w:p w14:paraId="3B52501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MUNICIPIO:                       Cumbitara               </w:t>
      </w:r>
    </w:p>
    <w:p w14:paraId="5FD7FA97" w14:textId="77777777" w:rsidR="00241046" w:rsidRPr="00BF4E78" w:rsidRDefault="00241046" w:rsidP="00241046">
      <w:pPr>
        <w:spacing w:after="160" w:line="259" w:lineRule="auto"/>
        <w:ind w:left="0" w:firstLine="0"/>
        <w:rPr>
          <w:rFonts w:ascii="Times New Roman" w:hAnsi="Times New Roman" w:cs="Times New Roman"/>
          <w:i/>
          <w:lang w:val="es-CO"/>
        </w:rPr>
      </w:pPr>
    </w:p>
    <w:p w14:paraId="7BB56A7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DEPARTAMENTO:          Nariño</w:t>
      </w:r>
    </w:p>
    <w:p w14:paraId="79C146FE" w14:textId="77777777" w:rsidR="00241046" w:rsidRPr="00BF4E78" w:rsidRDefault="00241046" w:rsidP="00241046">
      <w:pPr>
        <w:spacing w:after="160" w:line="259" w:lineRule="auto"/>
        <w:ind w:left="0" w:firstLine="0"/>
        <w:rPr>
          <w:rFonts w:ascii="Times New Roman" w:hAnsi="Times New Roman" w:cs="Times New Roman"/>
          <w:i/>
          <w:lang w:val="es-CO"/>
        </w:rPr>
      </w:pPr>
    </w:p>
    <w:p w14:paraId="06CD654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NOMBRE DEL RECTOR I.E.A. SANTA ROSA: ANIBAL PALACIOS I.E.A. SANTA ROSA</w:t>
      </w:r>
    </w:p>
    <w:p w14:paraId="10B40B86" w14:textId="77777777" w:rsidR="00241046" w:rsidRPr="00BF4E78" w:rsidRDefault="00241046" w:rsidP="00241046">
      <w:pPr>
        <w:spacing w:after="160" w:line="259" w:lineRule="auto"/>
        <w:ind w:left="0" w:firstLine="0"/>
        <w:rPr>
          <w:rFonts w:ascii="Times New Roman" w:hAnsi="Times New Roman" w:cs="Times New Roman"/>
          <w:i/>
          <w:lang w:val="es-CO"/>
        </w:rPr>
      </w:pPr>
    </w:p>
    <w:p w14:paraId="662AD145" w14:textId="15F68EA0"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DIRECTOR</w:t>
      </w:r>
      <w:r w:rsidR="00AA32A2">
        <w:rPr>
          <w:rFonts w:ascii="Times New Roman" w:hAnsi="Times New Roman" w:cs="Times New Roman"/>
          <w:i/>
          <w:lang w:val="es-CO"/>
        </w:rPr>
        <w:t xml:space="preserve"> POR ENCARGATURA DEL RECTOR ANIBAL PALACIOS</w:t>
      </w:r>
      <w:r w:rsidRPr="00BF4E78">
        <w:rPr>
          <w:rFonts w:ascii="Times New Roman" w:hAnsi="Times New Roman" w:cs="Times New Roman"/>
          <w:i/>
          <w:lang w:val="es-CO"/>
        </w:rPr>
        <w:t>: LUIS RAMIRO BASTIDAS R.</w:t>
      </w:r>
    </w:p>
    <w:p w14:paraId="13AB29BF" w14:textId="77777777" w:rsidR="00241046" w:rsidRPr="00BF4E78" w:rsidRDefault="00241046" w:rsidP="00241046">
      <w:pPr>
        <w:spacing w:after="160" w:line="259" w:lineRule="auto"/>
        <w:ind w:left="0" w:firstLine="0"/>
        <w:rPr>
          <w:rFonts w:ascii="Times New Roman" w:hAnsi="Times New Roman" w:cs="Times New Roman"/>
          <w:i/>
          <w:lang w:val="es-CO"/>
        </w:rPr>
      </w:pPr>
    </w:p>
    <w:p w14:paraId="286D4A8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FECHA DEL REGISTRO DEL  P. E. I. A: Octubre 11 del 2018</w:t>
      </w:r>
    </w:p>
    <w:p w14:paraId="03D0AAC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733912A" w14:textId="7C30E0D8"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COORDINADOR DE EDUCACION MUNICIPAL: </w:t>
      </w:r>
      <w:r w:rsidR="00934E48">
        <w:rPr>
          <w:rFonts w:ascii="Times New Roman" w:hAnsi="Times New Roman" w:cs="Times New Roman"/>
          <w:i/>
          <w:lang w:val="es-CO"/>
        </w:rPr>
        <w:t>DILSA VIVIANA GOYES</w:t>
      </w:r>
      <w:r w:rsidRPr="00BF4E78">
        <w:rPr>
          <w:rFonts w:ascii="Times New Roman" w:hAnsi="Times New Roman" w:cs="Times New Roman"/>
          <w:i/>
          <w:lang w:val="es-CO"/>
        </w:rPr>
        <w:t xml:space="preserve"> </w:t>
      </w:r>
    </w:p>
    <w:p w14:paraId="1054FD6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278A5015" w14:textId="55D426D5"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SECRETARI</w:t>
      </w:r>
      <w:r w:rsidR="00934E48">
        <w:rPr>
          <w:rFonts w:ascii="Times New Roman" w:hAnsi="Times New Roman" w:cs="Times New Roman"/>
          <w:i/>
          <w:lang w:val="es-CO"/>
        </w:rPr>
        <w:t>O</w:t>
      </w:r>
      <w:r w:rsidRPr="00BF4E78">
        <w:rPr>
          <w:rFonts w:ascii="Times New Roman" w:hAnsi="Times New Roman" w:cs="Times New Roman"/>
          <w:i/>
          <w:lang w:val="es-CO"/>
        </w:rPr>
        <w:t xml:space="preserve"> DE EDUCACIÓN DEPARTAMENTAL: </w:t>
      </w:r>
      <w:r w:rsidR="00934E48">
        <w:rPr>
          <w:rFonts w:ascii="Times New Roman" w:hAnsi="Times New Roman" w:cs="Times New Roman"/>
          <w:i/>
          <w:lang w:val="es-CO"/>
        </w:rPr>
        <w:t>JAIRO CADENA</w:t>
      </w:r>
    </w:p>
    <w:p w14:paraId="002EEC2E" w14:textId="77777777" w:rsidR="00241046" w:rsidRPr="00BF4E78" w:rsidRDefault="00241046" w:rsidP="00241046">
      <w:pPr>
        <w:spacing w:after="160" w:line="259" w:lineRule="auto"/>
        <w:ind w:left="0" w:firstLine="0"/>
        <w:rPr>
          <w:rFonts w:ascii="Times New Roman" w:hAnsi="Times New Roman" w:cs="Times New Roman"/>
          <w:i/>
          <w:lang w:val="es-CO"/>
        </w:rPr>
      </w:pPr>
    </w:p>
    <w:p w14:paraId="23275D2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DANE: 252233000085</w:t>
      </w:r>
    </w:p>
    <w:p w14:paraId="382E7798" w14:textId="77777777" w:rsidR="00241046" w:rsidRPr="00BF4E78" w:rsidRDefault="00241046" w:rsidP="00241046">
      <w:pPr>
        <w:spacing w:after="160" w:line="259" w:lineRule="auto"/>
        <w:ind w:left="0" w:firstLine="0"/>
        <w:rPr>
          <w:rFonts w:ascii="Times New Roman" w:hAnsi="Times New Roman" w:cs="Times New Roman"/>
          <w:i/>
          <w:lang w:val="es-CO"/>
        </w:rPr>
      </w:pPr>
    </w:p>
    <w:p w14:paraId="365FBA30" w14:textId="47038862" w:rsidR="00241046" w:rsidRPr="00BF4E78" w:rsidRDefault="00241046" w:rsidP="00BF4E78">
      <w:pPr>
        <w:spacing w:after="160" w:line="259" w:lineRule="auto"/>
        <w:ind w:left="0" w:firstLine="0"/>
        <w:jc w:val="center"/>
        <w:rPr>
          <w:rFonts w:ascii="Times New Roman" w:hAnsi="Times New Roman" w:cs="Times New Roman"/>
          <w:b/>
          <w:i/>
          <w:sz w:val="26"/>
          <w:szCs w:val="26"/>
          <w:lang w:val="es-CO"/>
        </w:rPr>
      </w:pPr>
      <w:r w:rsidRPr="00BF4E78">
        <w:rPr>
          <w:rFonts w:ascii="Times New Roman" w:hAnsi="Times New Roman" w:cs="Times New Roman"/>
          <w:b/>
          <w:i/>
          <w:sz w:val="26"/>
          <w:szCs w:val="26"/>
          <w:lang w:val="es-CO"/>
        </w:rPr>
        <w:t>CAPITULO III</w:t>
      </w:r>
    </w:p>
    <w:p w14:paraId="11768C0C" w14:textId="77777777" w:rsidR="00241046" w:rsidRPr="00BF4E78" w:rsidRDefault="00241046" w:rsidP="00241046">
      <w:pPr>
        <w:spacing w:after="160" w:line="259" w:lineRule="auto"/>
        <w:ind w:left="0" w:firstLine="0"/>
        <w:rPr>
          <w:rFonts w:ascii="Times New Roman" w:hAnsi="Times New Roman" w:cs="Times New Roman"/>
          <w:i/>
          <w:lang w:val="es-CO"/>
        </w:rPr>
      </w:pPr>
    </w:p>
    <w:p w14:paraId="0BE75C3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OBJETO Y AMBITO DE APLICACIÓN </w:t>
      </w:r>
    </w:p>
    <w:p w14:paraId="45C951C4"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52B75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1º.- Objeto </w:t>
      </w:r>
    </w:p>
    <w:p w14:paraId="1B50C7CC" w14:textId="77777777" w:rsidR="00241046" w:rsidRPr="00BF4E78" w:rsidRDefault="00241046" w:rsidP="00241046">
      <w:pPr>
        <w:spacing w:after="160" w:line="259" w:lineRule="auto"/>
        <w:ind w:left="0" w:firstLine="0"/>
        <w:rPr>
          <w:rFonts w:ascii="Times New Roman" w:hAnsi="Times New Roman" w:cs="Times New Roman"/>
          <w:i/>
          <w:lang w:val="es-CO"/>
        </w:rPr>
      </w:pPr>
    </w:p>
    <w:p w14:paraId="050D9742"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Manual de Convivencia tiene como propósito fundamental el garantizar una convivencia armónica entre los estamentos escolares, además tiene un sentido pedagógico y formativo. Corresponde a los objetivos y fines de la educación colombiana, de proporcionar a los estudiantes una educación en valores morales, sociales, cívicos, a parte de la apertura al conocimiento de las ciencias y la cultura para facilitar la reafirmación de su personalidad, ejercer sus potencialidades humanas y el disfrute equitativo de los derechos humanos, sexuales y reproductivos. </w:t>
      </w:r>
    </w:p>
    <w:p w14:paraId="757070A7" w14:textId="77777777" w:rsidR="00241046" w:rsidRPr="00BF4E78" w:rsidRDefault="00241046" w:rsidP="00241046">
      <w:pPr>
        <w:spacing w:after="160" w:line="259" w:lineRule="auto"/>
        <w:ind w:left="0" w:firstLine="0"/>
        <w:rPr>
          <w:rFonts w:ascii="Times New Roman" w:hAnsi="Times New Roman" w:cs="Times New Roman"/>
          <w:i/>
          <w:lang w:val="es-CO"/>
        </w:rPr>
      </w:pPr>
    </w:p>
    <w:p w14:paraId="759EA0E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2º.- Ámbito de Aplicación </w:t>
      </w:r>
    </w:p>
    <w:p w14:paraId="619020B9" w14:textId="77777777" w:rsidR="00241046" w:rsidRPr="00BF4E78" w:rsidRDefault="00241046" w:rsidP="00241046">
      <w:pPr>
        <w:spacing w:after="160" w:line="259" w:lineRule="auto"/>
        <w:ind w:left="0" w:firstLine="0"/>
        <w:rPr>
          <w:rFonts w:ascii="Times New Roman" w:hAnsi="Times New Roman" w:cs="Times New Roman"/>
          <w:i/>
          <w:lang w:val="es-CO"/>
        </w:rPr>
      </w:pPr>
    </w:p>
    <w:p w14:paraId="714452D0"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presente Manual de Convivencia se aplica sin distingo alguno, a todos los integrantes de la comunidad educativa que conforma la Institución Educativa Sidón.</w:t>
      </w:r>
    </w:p>
    <w:p w14:paraId="6529EE32"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14A3DF17" w14:textId="77777777" w:rsidR="00241046" w:rsidRPr="00BF4E78" w:rsidRDefault="00241046" w:rsidP="00BF4E78">
      <w:pPr>
        <w:spacing w:after="160" w:line="259" w:lineRule="auto"/>
        <w:ind w:left="0" w:firstLine="0"/>
        <w:jc w:val="center"/>
        <w:rPr>
          <w:rFonts w:ascii="Times New Roman" w:hAnsi="Times New Roman" w:cs="Times New Roman"/>
          <w:b/>
          <w:i/>
          <w:lang w:val="es-CO"/>
        </w:rPr>
      </w:pPr>
      <w:r w:rsidRPr="00BF4E78">
        <w:rPr>
          <w:rFonts w:ascii="Times New Roman" w:hAnsi="Times New Roman" w:cs="Times New Roman"/>
          <w:b/>
          <w:i/>
          <w:lang w:val="es-CO"/>
        </w:rPr>
        <w:t>CAPITULO IV</w:t>
      </w:r>
    </w:p>
    <w:p w14:paraId="6DB2308C" w14:textId="77777777" w:rsidR="00241046" w:rsidRPr="00BF4E78" w:rsidRDefault="00241046" w:rsidP="00241046">
      <w:pPr>
        <w:spacing w:after="160" w:line="259" w:lineRule="auto"/>
        <w:ind w:left="0" w:firstLine="0"/>
        <w:rPr>
          <w:rFonts w:ascii="Times New Roman" w:hAnsi="Times New Roman" w:cs="Times New Roman"/>
          <w:i/>
          <w:lang w:val="es-CO"/>
        </w:rPr>
      </w:pPr>
    </w:p>
    <w:p w14:paraId="67FD57BA" w14:textId="77777777" w:rsidR="00241046" w:rsidRPr="00BF4E78" w:rsidRDefault="00241046" w:rsidP="00241046">
      <w:pPr>
        <w:spacing w:after="160" w:line="259" w:lineRule="auto"/>
        <w:ind w:left="0" w:firstLine="0"/>
        <w:rPr>
          <w:rFonts w:ascii="Times New Roman" w:hAnsi="Times New Roman" w:cs="Times New Roman"/>
          <w:b/>
          <w:i/>
          <w:lang w:val="es-CO"/>
        </w:rPr>
      </w:pPr>
      <w:r w:rsidRPr="00BF4E78">
        <w:rPr>
          <w:rFonts w:ascii="Times New Roman" w:hAnsi="Times New Roman" w:cs="Times New Roman"/>
          <w:b/>
          <w:i/>
          <w:lang w:val="es-CO"/>
        </w:rPr>
        <w:t>GOBIERNO ESCOLAR Y ESTRUCTURA ORGANICA</w:t>
      </w:r>
    </w:p>
    <w:p w14:paraId="7D1B77EC" w14:textId="77777777" w:rsidR="00241046" w:rsidRPr="00BF4E78" w:rsidRDefault="00241046" w:rsidP="00241046">
      <w:pPr>
        <w:spacing w:after="160" w:line="259" w:lineRule="auto"/>
        <w:ind w:left="0" w:firstLine="0"/>
        <w:rPr>
          <w:rFonts w:ascii="Times New Roman" w:hAnsi="Times New Roman" w:cs="Times New Roman"/>
          <w:i/>
          <w:lang w:val="es-CO"/>
        </w:rPr>
      </w:pPr>
    </w:p>
    <w:p w14:paraId="21D4948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3º.- Comunidad educativa. </w:t>
      </w:r>
    </w:p>
    <w:p w14:paraId="7352687D" w14:textId="77777777" w:rsidR="00241046" w:rsidRPr="00BF4E78" w:rsidRDefault="00241046" w:rsidP="00241046">
      <w:pPr>
        <w:spacing w:after="160" w:line="259" w:lineRule="auto"/>
        <w:ind w:left="0" w:firstLine="0"/>
        <w:rPr>
          <w:rFonts w:ascii="Times New Roman" w:hAnsi="Times New Roman" w:cs="Times New Roman"/>
          <w:i/>
          <w:lang w:val="es-CO"/>
        </w:rPr>
      </w:pPr>
    </w:p>
    <w:p w14:paraId="3B7F69C3"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comunidad de la Institución Educativa Sidón estará conformada por los siguientes estamentos: </w:t>
      </w:r>
    </w:p>
    <w:p w14:paraId="22093C7A"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61D79B" w14:textId="78F068CC" w:rsidR="00241046" w:rsidRPr="00BF4E78" w:rsidRDefault="00241046" w:rsidP="00BD6EE7">
      <w:pPr>
        <w:pStyle w:val="Prrafodelista"/>
        <w:numPr>
          <w:ilvl w:val="0"/>
          <w:numId w:val="63"/>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Los estudiantes debidamente matriculados. </w:t>
      </w:r>
    </w:p>
    <w:p w14:paraId="5F99337E" w14:textId="21D9454E" w:rsidR="00241046" w:rsidRPr="00BF4E78" w:rsidRDefault="00241046" w:rsidP="00BD6EE7">
      <w:pPr>
        <w:pStyle w:val="Prrafodelista"/>
        <w:numPr>
          <w:ilvl w:val="0"/>
          <w:numId w:val="63"/>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Los padres o acudientes responsables de la educación de los estudiantes matriculados. </w:t>
      </w:r>
    </w:p>
    <w:p w14:paraId="13594EFB" w14:textId="7F522526" w:rsidR="00241046" w:rsidRPr="00BF4E78" w:rsidRDefault="00241046" w:rsidP="00BD6EE7">
      <w:pPr>
        <w:pStyle w:val="Prrafodelista"/>
        <w:numPr>
          <w:ilvl w:val="0"/>
          <w:numId w:val="63"/>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Los docentes vinculados que laboren en  la Institución </w:t>
      </w:r>
      <w:proofErr w:type="gramStart"/>
      <w:r w:rsidRPr="00BF4E78">
        <w:rPr>
          <w:rFonts w:ascii="Times New Roman" w:hAnsi="Times New Roman" w:cs="Times New Roman"/>
          <w:i/>
          <w:lang w:val="es-CO"/>
        </w:rPr>
        <w:t>Educativa .</w:t>
      </w:r>
      <w:proofErr w:type="gramEnd"/>
      <w:r w:rsidRPr="00BF4E78">
        <w:rPr>
          <w:rFonts w:ascii="Times New Roman" w:hAnsi="Times New Roman" w:cs="Times New Roman"/>
          <w:i/>
          <w:lang w:val="es-CO"/>
        </w:rPr>
        <w:t xml:space="preserve"> </w:t>
      </w:r>
    </w:p>
    <w:p w14:paraId="64379D5E" w14:textId="4C4E8D19" w:rsidR="00241046" w:rsidRPr="00BF4E78" w:rsidRDefault="00241046" w:rsidP="00BD6EE7">
      <w:pPr>
        <w:pStyle w:val="Prrafodelista"/>
        <w:numPr>
          <w:ilvl w:val="0"/>
          <w:numId w:val="63"/>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Los directivos docentes. </w:t>
      </w:r>
    </w:p>
    <w:p w14:paraId="449D031A" w14:textId="4523332C" w:rsidR="00241046" w:rsidRPr="00BF4E78" w:rsidRDefault="00241046" w:rsidP="00BD6EE7">
      <w:pPr>
        <w:pStyle w:val="Prrafodelista"/>
        <w:numPr>
          <w:ilvl w:val="0"/>
          <w:numId w:val="63"/>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Los egresados organizados para participar. </w:t>
      </w:r>
    </w:p>
    <w:p w14:paraId="568CE21F" w14:textId="77777777" w:rsidR="00241046" w:rsidRPr="00BF4E78" w:rsidRDefault="00241046" w:rsidP="00241046">
      <w:pPr>
        <w:spacing w:after="160" w:line="259" w:lineRule="auto"/>
        <w:ind w:left="0" w:firstLine="0"/>
        <w:rPr>
          <w:rFonts w:ascii="Times New Roman" w:hAnsi="Times New Roman" w:cs="Times New Roman"/>
          <w:i/>
          <w:lang w:val="es-CO"/>
        </w:rPr>
      </w:pPr>
    </w:p>
    <w:p w14:paraId="75CBABC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4º.- Estructura orgánica. </w:t>
      </w:r>
    </w:p>
    <w:p w14:paraId="21890BE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19AF32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Para alcanzar los objetivos formativos del  PEI y para el ejercicio coordinado de atención a los educandos en los aspectos académicos, administrativos y disciplinarios, la estructura orgánica de la Institución Educativa Sidón contará con: </w:t>
      </w:r>
    </w:p>
    <w:p w14:paraId="506E6B77" w14:textId="77777777" w:rsidR="00241046" w:rsidRPr="00BF4E78" w:rsidRDefault="00241046" w:rsidP="00241046">
      <w:pPr>
        <w:spacing w:after="160" w:line="259" w:lineRule="auto"/>
        <w:ind w:left="0" w:firstLine="0"/>
        <w:rPr>
          <w:rFonts w:ascii="Times New Roman" w:hAnsi="Times New Roman" w:cs="Times New Roman"/>
          <w:i/>
          <w:lang w:val="es-CO"/>
        </w:rPr>
      </w:pPr>
    </w:p>
    <w:p w14:paraId="371DA7B2"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Gobierno escolar </w:t>
      </w:r>
    </w:p>
    <w:p w14:paraId="07B72DF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Equipo directivo </w:t>
      </w:r>
    </w:p>
    <w:p w14:paraId="196BD99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Unidades de desarrollo académico y de convivencia </w:t>
      </w:r>
    </w:p>
    <w:p w14:paraId="5988374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Áreas de apoyo administrativo </w:t>
      </w:r>
    </w:p>
    <w:p w14:paraId="59BE419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Órganos de participación </w:t>
      </w:r>
    </w:p>
    <w:p w14:paraId="72E715A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6373CD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5º.- Gobierno escolar. </w:t>
      </w:r>
    </w:p>
    <w:p w14:paraId="302566A9" w14:textId="77777777" w:rsidR="00241046" w:rsidRPr="00BF4E78" w:rsidRDefault="00241046" w:rsidP="00241046">
      <w:pPr>
        <w:spacing w:after="160" w:line="259" w:lineRule="auto"/>
        <w:ind w:left="0" w:firstLine="0"/>
        <w:rPr>
          <w:rFonts w:ascii="Times New Roman" w:hAnsi="Times New Roman" w:cs="Times New Roman"/>
          <w:i/>
          <w:lang w:val="es-CO"/>
        </w:rPr>
      </w:pPr>
    </w:p>
    <w:p w14:paraId="25E02C79"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gobierno escolar se regirá por las normas constitucionales, por la legislación escolar vigente, por los actos administrativos que expidan el rector y los consejos institucionales de la Institución Educativa Sidón y por las disposiciones contenidas en el presente manual. </w:t>
      </w:r>
    </w:p>
    <w:p w14:paraId="2416F7F3" w14:textId="77777777" w:rsidR="00241046" w:rsidRPr="00BF4E78" w:rsidRDefault="00241046" w:rsidP="00241046">
      <w:pPr>
        <w:spacing w:after="160" w:line="259" w:lineRule="auto"/>
        <w:ind w:left="0" w:firstLine="0"/>
        <w:rPr>
          <w:rFonts w:ascii="Times New Roman" w:hAnsi="Times New Roman" w:cs="Times New Roman"/>
          <w:i/>
          <w:lang w:val="es-CO"/>
        </w:rPr>
      </w:pPr>
    </w:p>
    <w:p w14:paraId="2032DE86"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6º.- Órganos del gobierno escolar </w:t>
      </w:r>
    </w:p>
    <w:p w14:paraId="5A8F8BD3" w14:textId="77777777" w:rsidR="00241046" w:rsidRPr="00BF4E78" w:rsidRDefault="00241046" w:rsidP="00241046">
      <w:pPr>
        <w:spacing w:after="160" w:line="259" w:lineRule="auto"/>
        <w:ind w:left="0" w:firstLine="0"/>
        <w:jc w:val="both"/>
        <w:rPr>
          <w:rFonts w:ascii="Times New Roman" w:hAnsi="Times New Roman" w:cs="Times New Roman"/>
          <w:i/>
          <w:lang w:val="es-CO"/>
        </w:rPr>
      </w:pPr>
    </w:p>
    <w:p w14:paraId="4FF412FD"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gobierno escolar en la I.E. SIDON estará constituido por los siguientes órganos: </w:t>
      </w:r>
    </w:p>
    <w:p w14:paraId="61895EFB" w14:textId="77777777" w:rsidR="00241046" w:rsidRPr="00BF4E78" w:rsidRDefault="00241046" w:rsidP="00241046">
      <w:pPr>
        <w:spacing w:after="160" w:line="259" w:lineRule="auto"/>
        <w:ind w:left="0" w:firstLine="0"/>
        <w:jc w:val="both"/>
        <w:rPr>
          <w:rFonts w:ascii="Times New Roman" w:hAnsi="Times New Roman" w:cs="Times New Roman"/>
          <w:i/>
          <w:lang w:val="es-CO"/>
        </w:rPr>
      </w:pPr>
    </w:p>
    <w:p w14:paraId="6E0DB2AD" w14:textId="057C2486" w:rsidR="00241046" w:rsidRPr="00BF4E78" w:rsidRDefault="00241046" w:rsidP="00BD6EE7">
      <w:pPr>
        <w:pStyle w:val="Prrafodelista"/>
        <w:numPr>
          <w:ilvl w:val="0"/>
          <w:numId w:val="64"/>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El Consejo Directivo, como instancia directiva de participación de la comunidad educativa y de orientación académica y administrativa del establecimiento. </w:t>
      </w:r>
    </w:p>
    <w:p w14:paraId="1E8C7B7B" w14:textId="50D9CECD" w:rsidR="00241046" w:rsidRPr="00BF4E78" w:rsidRDefault="00241046" w:rsidP="00BD6EE7">
      <w:pPr>
        <w:pStyle w:val="Prrafodelista"/>
        <w:numPr>
          <w:ilvl w:val="0"/>
          <w:numId w:val="64"/>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El Consejo Académico, como instancia superior para participar en la orientación pedagógica del establecimiento. </w:t>
      </w:r>
    </w:p>
    <w:p w14:paraId="0E69CF11" w14:textId="17B3A3AA" w:rsidR="00241046" w:rsidRPr="00BF4E78" w:rsidRDefault="00241046" w:rsidP="00BD6EE7">
      <w:pPr>
        <w:pStyle w:val="Prrafodelista"/>
        <w:numPr>
          <w:ilvl w:val="0"/>
          <w:numId w:val="64"/>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El Director, como representante de la Institución ante las autoridades educativas y ejecutor de las decisiones del gobierno escolar. </w:t>
      </w:r>
    </w:p>
    <w:p w14:paraId="0C396731" w14:textId="77777777" w:rsidR="00241046" w:rsidRPr="00BF4E78" w:rsidRDefault="00241046" w:rsidP="00241046">
      <w:pPr>
        <w:spacing w:after="160" w:line="259" w:lineRule="auto"/>
        <w:ind w:left="0" w:firstLine="0"/>
        <w:rPr>
          <w:rFonts w:ascii="Times New Roman" w:hAnsi="Times New Roman" w:cs="Times New Roman"/>
          <w:i/>
          <w:lang w:val="es-CO"/>
        </w:rPr>
      </w:pPr>
    </w:p>
    <w:p w14:paraId="11387621" w14:textId="77777777" w:rsidR="00241046" w:rsidRPr="00BF4E78" w:rsidRDefault="00241046" w:rsidP="00241046">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representantes en los órganos colegiados serán elegidos para períodos anuales, pero continuarán ejerciendo sus funciones hasta cuando sean reemplazados. En caso de vacancia, se elegirá su reemplazo para el resto del período. </w:t>
      </w:r>
    </w:p>
    <w:p w14:paraId="3E1893B9" w14:textId="77777777" w:rsidR="00241046" w:rsidRPr="00BF4E78" w:rsidRDefault="00241046" w:rsidP="00241046">
      <w:pPr>
        <w:spacing w:after="160" w:line="259" w:lineRule="auto"/>
        <w:ind w:left="0" w:firstLine="0"/>
        <w:rPr>
          <w:rFonts w:ascii="Times New Roman" w:hAnsi="Times New Roman" w:cs="Times New Roman"/>
          <w:i/>
          <w:lang w:val="es-CO"/>
        </w:rPr>
      </w:pPr>
    </w:p>
    <w:p w14:paraId="4FE801D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7º.- Composición del Consejo Directivo. </w:t>
      </w:r>
    </w:p>
    <w:p w14:paraId="129B6296" w14:textId="77777777" w:rsidR="00241046" w:rsidRPr="00BF4E78" w:rsidRDefault="00241046" w:rsidP="00241046">
      <w:pPr>
        <w:spacing w:after="160" w:line="259" w:lineRule="auto"/>
        <w:ind w:left="0" w:firstLine="0"/>
        <w:rPr>
          <w:rFonts w:ascii="Times New Roman" w:hAnsi="Times New Roman" w:cs="Times New Roman"/>
          <w:i/>
          <w:lang w:val="es-CO"/>
        </w:rPr>
      </w:pPr>
    </w:p>
    <w:p w14:paraId="6E21C0E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El Consejo Directivo de la Institución Educativa Sidón estará integrado por: </w:t>
      </w:r>
    </w:p>
    <w:p w14:paraId="1FF312ED" w14:textId="77777777" w:rsidR="00241046" w:rsidRPr="00BF4E78" w:rsidRDefault="00241046" w:rsidP="00241046">
      <w:pPr>
        <w:spacing w:after="160" w:line="259" w:lineRule="auto"/>
        <w:ind w:left="0" w:firstLine="0"/>
        <w:rPr>
          <w:rFonts w:ascii="Times New Roman" w:hAnsi="Times New Roman" w:cs="Times New Roman"/>
          <w:i/>
          <w:lang w:val="es-CO"/>
        </w:rPr>
      </w:pPr>
    </w:p>
    <w:p w14:paraId="4B29C4DF" w14:textId="07209348"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t xml:space="preserve">El director, quien lo presidirá y convocará al menos una por periodo académico y extraordinariamente cuando lo considere conveniente. </w:t>
      </w:r>
    </w:p>
    <w:p w14:paraId="1C727063" w14:textId="02D2E911"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t xml:space="preserve">Todo el personal docente </w:t>
      </w:r>
    </w:p>
    <w:p w14:paraId="6D4E437B" w14:textId="2938CD3D"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t xml:space="preserve">Dos (2) representantes de los padres de familia, uno de los cuales será elegido por  parte de la asamblea de Padres. </w:t>
      </w:r>
    </w:p>
    <w:p w14:paraId="6E7FA464" w14:textId="01A0635D"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lastRenderedPageBreak/>
        <w:t xml:space="preserve">Un (1) representante de los estudiantes elegido por el consejo de estudiantes, entre los estudiantes que se encuentren cursando el último grado. </w:t>
      </w:r>
    </w:p>
    <w:p w14:paraId="31D280F2" w14:textId="16080FB3"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t>Un (1) representante de los (ex estudiantes) egresados bachilleres académicos elegido por el Consejo Directivo.</w:t>
      </w:r>
    </w:p>
    <w:p w14:paraId="73A99E0D" w14:textId="77C76C70" w:rsidR="00241046" w:rsidRPr="00BF4E78" w:rsidRDefault="00241046" w:rsidP="00154004">
      <w:pPr>
        <w:pStyle w:val="Prrafodelista"/>
        <w:numPr>
          <w:ilvl w:val="1"/>
          <w:numId w:val="1"/>
        </w:numPr>
        <w:spacing w:after="160" w:line="259" w:lineRule="auto"/>
        <w:ind w:left="426"/>
        <w:rPr>
          <w:rFonts w:ascii="Times New Roman" w:hAnsi="Times New Roman" w:cs="Times New Roman"/>
          <w:i/>
          <w:lang w:val="es-CO"/>
        </w:rPr>
      </w:pPr>
      <w:r w:rsidRPr="00BF4E78">
        <w:rPr>
          <w:rFonts w:ascii="Times New Roman" w:hAnsi="Times New Roman" w:cs="Times New Roman"/>
          <w:i/>
          <w:lang w:val="es-CO"/>
        </w:rPr>
        <w:t>Representante del comercio o sector productivo.</w:t>
      </w:r>
    </w:p>
    <w:p w14:paraId="4D214644" w14:textId="77777777" w:rsidR="00241046" w:rsidRPr="00BF4E78" w:rsidRDefault="00241046" w:rsidP="00241046">
      <w:pPr>
        <w:spacing w:after="160" w:line="259" w:lineRule="auto"/>
        <w:ind w:left="0" w:firstLine="0"/>
        <w:rPr>
          <w:rFonts w:ascii="Times New Roman" w:hAnsi="Times New Roman" w:cs="Times New Roman"/>
          <w:i/>
          <w:lang w:val="es-CO"/>
        </w:rPr>
      </w:pPr>
    </w:p>
    <w:p w14:paraId="10918E2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Parágrafo 1: Será invitado permanente del Consejo Directivo el personero estudiantil quien participará con voz y sin voto. </w:t>
      </w:r>
    </w:p>
    <w:p w14:paraId="3B0618EC" w14:textId="77777777" w:rsidR="00241046" w:rsidRPr="00BF4E78" w:rsidRDefault="00241046" w:rsidP="00241046">
      <w:pPr>
        <w:spacing w:after="160" w:line="259" w:lineRule="auto"/>
        <w:ind w:left="0" w:firstLine="0"/>
        <w:rPr>
          <w:rFonts w:ascii="Times New Roman" w:hAnsi="Times New Roman" w:cs="Times New Roman"/>
          <w:i/>
          <w:lang w:val="es-CO"/>
        </w:rPr>
      </w:pPr>
    </w:p>
    <w:p w14:paraId="73F6F185"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Parágrafo 2: El Consejo Directivo deberá quedar integrado y entrar en ejercicio de sus funciones dentro de los primeros 60 días calendario siguientes al de la iniciación de clases de cada año lectivo. Con tal fin, el Director convocará con la debida anticipación a los diferentes estamentos para efectuar las elecciones correspondientes. </w:t>
      </w:r>
    </w:p>
    <w:p w14:paraId="639C68B6" w14:textId="77777777" w:rsidR="00241046" w:rsidRPr="00BF4E78" w:rsidRDefault="00241046" w:rsidP="00241046">
      <w:pPr>
        <w:spacing w:after="160" w:line="259" w:lineRule="auto"/>
        <w:ind w:left="0" w:firstLine="0"/>
        <w:rPr>
          <w:rFonts w:ascii="Times New Roman" w:hAnsi="Times New Roman" w:cs="Times New Roman"/>
          <w:i/>
          <w:lang w:val="es-CO"/>
        </w:rPr>
      </w:pPr>
    </w:p>
    <w:p w14:paraId="0269EF7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8º.- Funciones del Consejo Directivo. </w:t>
      </w:r>
    </w:p>
    <w:p w14:paraId="3513E6BF"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87EA4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Las funciones del Consejo Directivo serán las siguientes: </w:t>
      </w:r>
    </w:p>
    <w:p w14:paraId="143496AB" w14:textId="3A7B9A20"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Tomar las decisiones que afecten el funcionamiento de la Institución, excepto las que sean competencia de otra autoridad. </w:t>
      </w:r>
    </w:p>
    <w:p w14:paraId="4084D9EA"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43A8BDE6" w14:textId="6FDE019B"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Resolver, en última instancia, los conflictos que se presenten entre docentes, administrativos y estudiantes del establecimiento educativo, después de haber agotado los procedimientos previstos en los reglamentos de convivencia. </w:t>
      </w:r>
    </w:p>
    <w:p w14:paraId="3B89FCDE"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37B6A219" w14:textId="1C04259D"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Adoptar y actualizar el Manual de Convivencia y los reglamentos de la Institución. </w:t>
      </w:r>
    </w:p>
    <w:p w14:paraId="74755D90"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55935E43" w14:textId="7BC7C4B1"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Fijar los criterios para la asignación de cupos disponibles para la admisión de nuevos estudiantes. </w:t>
      </w:r>
    </w:p>
    <w:p w14:paraId="11942169"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7AD2704A" w14:textId="5B74CF0E"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Asumir la defensa y garantía de los derechos de toda la comunidad educativa, cuando algunos de sus miembros se sienta lesionado. </w:t>
      </w:r>
    </w:p>
    <w:p w14:paraId="762ABB18"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60587D6E" w14:textId="5B818647"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lastRenderedPageBreak/>
        <w:t>Aprobar los planes de actualización académica y pedagógica del personal docente.</w:t>
      </w:r>
    </w:p>
    <w:p w14:paraId="3DD0CC96"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0E45785A" w14:textId="56D850D9"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Participar en la planeación y evaluación del proyecto educativo institucional, del currículo y del plan de estudios y someterlos a la consideración de la Secretaría de Educación respectiva o del organismo que haga sus veces, para que verifiquen el cumplimiento de los requisitos establecidos en la ley y los reglamentos. </w:t>
      </w:r>
    </w:p>
    <w:p w14:paraId="1A26D0B7"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5E21C2E9" w14:textId="09B1B450"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Estimular y controlar el buen funcionamiento de la Institución Educativa Sidón. </w:t>
      </w:r>
    </w:p>
    <w:p w14:paraId="503F5AF5"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29913B94" w14:textId="4D47F6CE"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Establecer estímulos y sanciones para el buen desempeño académico y social de los estudiantes, de los docentes y de los empleados. En ningún caso pueden ser contrarios a la dignidad del estudiante, del profesor o del trabajador. </w:t>
      </w:r>
    </w:p>
    <w:p w14:paraId="43A756AF"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05B56114" w14:textId="2ACBDE70"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Recomendar criterios de participación de la Institución en actividades comunitarias, culturales, deportivas y recreativas.</w:t>
      </w:r>
    </w:p>
    <w:p w14:paraId="1A59E627"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05DF2E41" w14:textId="5AB33B9A"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Establecer el procedimiento para permitir el uso de las instalaciones en la realización de actividades educativas, culturales, recreativas, deportivas y sociales de la respectiva comunidad educativa. </w:t>
      </w:r>
    </w:p>
    <w:p w14:paraId="5DFE1D0C"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78AD405B" w14:textId="0A2C30B6"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Promover las relaciones de tipo académico, deportivo y cultural con otras instituciones educativas y la conformación de organizaciones juveniles. </w:t>
      </w:r>
    </w:p>
    <w:p w14:paraId="298ACB96"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4CB0FBF4" w14:textId="187793B4"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Fomentar la conformación de la asociación de padres de familia y del consejo de estudiantes. </w:t>
      </w:r>
    </w:p>
    <w:p w14:paraId="3CBE9DE7" w14:textId="77777777" w:rsidR="00241046" w:rsidRPr="00BF4E78" w:rsidRDefault="00241046" w:rsidP="00154004">
      <w:pPr>
        <w:spacing w:after="160" w:line="259" w:lineRule="auto"/>
        <w:ind w:left="-1846" w:firstLine="0"/>
        <w:jc w:val="both"/>
        <w:rPr>
          <w:rFonts w:ascii="Times New Roman" w:hAnsi="Times New Roman" w:cs="Times New Roman"/>
          <w:i/>
          <w:lang w:val="es-CO"/>
        </w:rPr>
      </w:pPr>
    </w:p>
    <w:p w14:paraId="77BC6DB9" w14:textId="6CF746F6"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Aprobar el presupuesto de ingresos y gastos del Fondo de Servicios Educativos. </w:t>
      </w:r>
    </w:p>
    <w:p w14:paraId="12CA4500" w14:textId="2E284A2E" w:rsidR="00241046" w:rsidRPr="00BF4E78" w:rsidRDefault="00241046" w:rsidP="00BD6EE7">
      <w:pPr>
        <w:pStyle w:val="Prrafodelista"/>
        <w:numPr>
          <w:ilvl w:val="1"/>
          <w:numId w:val="58"/>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Darse su propio reglamento. </w:t>
      </w:r>
    </w:p>
    <w:p w14:paraId="74C5CEF6" w14:textId="77777777" w:rsidR="00241046" w:rsidRPr="00BF4E78" w:rsidRDefault="00241046" w:rsidP="00154004">
      <w:pPr>
        <w:spacing w:after="160" w:line="259" w:lineRule="auto"/>
        <w:ind w:left="0" w:firstLine="0"/>
        <w:jc w:val="both"/>
        <w:rPr>
          <w:rFonts w:ascii="Times New Roman" w:hAnsi="Times New Roman" w:cs="Times New Roman"/>
          <w:i/>
          <w:lang w:val="es-CO"/>
        </w:rPr>
      </w:pPr>
    </w:p>
    <w:p w14:paraId="63A1BBE2"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9º.- Consejo Académico. </w:t>
      </w:r>
    </w:p>
    <w:p w14:paraId="4EB1CB81" w14:textId="77777777" w:rsidR="00241046" w:rsidRPr="00BF4E78" w:rsidRDefault="00241046" w:rsidP="00154004">
      <w:pPr>
        <w:spacing w:after="160" w:line="259" w:lineRule="auto"/>
        <w:ind w:left="0" w:firstLine="0"/>
        <w:jc w:val="both"/>
        <w:rPr>
          <w:rFonts w:ascii="Times New Roman" w:hAnsi="Times New Roman" w:cs="Times New Roman"/>
          <w:i/>
          <w:lang w:val="es-CO"/>
        </w:rPr>
      </w:pPr>
    </w:p>
    <w:p w14:paraId="15D8FE1D"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El Consejo Académico de la Institución Educativa Sidón estará integrado por el director quien lo presidirá, los docentes y dos representantes de los padres de familia.  Cumplirá las siguientes funciones: </w:t>
      </w:r>
    </w:p>
    <w:p w14:paraId="582DA942" w14:textId="53A2B1DD"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Servir de órgano consultor del Consejo Directivo en la revisión de la propuesta del Proyecto Educativo Institucional. </w:t>
      </w:r>
    </w:p>
    <w:p w14:paraId="5A2A0876" w14:textId="59A90A4C"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Estudiar el currículo y propiciar su continuo mejoramiento, introduciendo las modificaciones y ajustes.</w:t>
      </w:r>
    </w:p>
    <w:p w14:paraId="4868E0A6" w14:textId="499334A4"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Organizar el plan de estudios y orientar su ejecución. </w:t>
      </w:r>
    </w:p>
    <w:p w14:paraId="7B14B859" w14:textId="1B914C3C"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Establecer los criterios y participar en las actividades de programación y evaluación institucional. </w:t>
      </w:r>
    </w:p>
    <w:p w14:paraId="141189D4" w14:textId="0EA237BA"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Designar los integrantes de las comisiones de evaluación y promoción periódica del rendimiento de los educandos, asignarles sus funciones y supervisar el proceso general de evaluación. </w:t>
      </w:r>
    </w:p>
    <w:p w14:paraId="018D5F18" w14:textId="4CC38E03"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Recibir y decidir, en segunda instancia, los reclamos de los estudiantes sobre la evaluación educativa. </w:t>
      </w:r>
    </w:p>
    <w:p w14:paraId="5125DCF6" w14:textId="1C8E4625" w:rsidR="00241046" w:rsidRPr="00BF4E78" w:rsidRDefault="00241046" w:rsidP="00106253">
      <w:pPr>
        <w:pStyle w:val="Prrafodelista"/>
        <w:numPr>
          <w:ilvl w:val="1"/>
          <w:numId w:val="88"/>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Las demás funciones afines o complementarias con las anteriores que le atribuya el Proyecto Educativo Institucional. </w:t>
      </w:r>
    </w:p>
    <w:p w14:paraId="349AA2B8" w14:textId="77777777" w:rsidR="00241046" w:rsidRPr="00BF4E78" w:rsidRDefault="00241046" w:rsidP="00241046">
      <w:pPr>
        <w:spacing w:after="160" w:line="259" w:lineRule="auto"/>
        <w:ind w:left="0" w:firstLine="0"/>
        <w:rPr>
          <w:rFonts w:ascii="Times New Roman" w:hAnsi="Times New Roman" w:cs="Times New Roman"/>
          <w:i/>
          <w:lang w:val="es-CO"/>
        </w:rPr>
      </w:pPr>
    </w:p>
    <w:p w14:paraId="2B614AC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10º.- Requisitos para ser miembro del Consejo Directivo y del Consejo Académico. </w:t>
      </w:r>
    </w:p>
    <w:p w14:paraId="4E7F9222" w14:textId="77777777" w:rsidR="00241046" w:rsidRPr="00BF4E78" w:rsidRDefault="00241046" w:rsidP="00241046">
      <w:pPr>
        <w:spacing w:after="160" w:line="259" w:lineRule="auto"/>
        <w:ind w:left="0" w:firstLine="0"/>
        <w:rPr>
          <w:rFonts w:ascii="Times New Roman" w:hAnsi="Times New Roman" w:cs="Times New Roman"/>
          <w:i/>
          <w:lang w:val="es-CO"/>
        </w:rPr>
      </w:pPr>
    </w:p>
    <w:p w14:paraId="0F15FF4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Los integrantes del Consejo Directivo y del Consejo Académico deben cumplir los siguientes requisitos mínimos: </w:t>
      </w:r>
    </w:p>
    <w:p w14:paraId="59EE902B" w14:textId="77777777" w:rsidR="00241046" w:rsidRPr="00BF4E78" w:rsidRDefault="00241046" w:rsidP="00154004">
      <w:pPr>
        <w:spacing w:after="160" w:line="259" w:lineRule="auto"/>
        <w:ind w:left="0" w:firstLine="0"/>
        <w:rPr>
          <w:rFonts w:ascii="Times New Roman" w:hAnsi="Times New Roman" w:cs="Times New Roman"/>
          <w:i/>
          <w:lang w:val="es-CO"/>
        </w:rPr>
      </w:pPr>
    </w:p>
    <w:p w14:paraId="301DB1DD" w14:textId="1EF197DD" w:rsidR="00241046" w:rsidRPr="00BF4E78" w:rsidRDefault="00241046" w:rsidP="00642EBB">
      <w:pPr>
        <w:pStyle w:val="Prrafodelista"/>
        <w:numPr>
          <w:ilvl w:val="1"/>
          <w:numId w:val="5"/>
        </w:numPr>
        <w:spacing w:after="160" w:line="259" w:lineRule="auto"/>
        <w:ind w:left="567"/>
        <w:rPr>
          <w:rFonts w:ascii="Times New Roman" w:hAnsi="Times New Roman" w:cs="Times New Roman"/>
          <w:i/>
          <w:lang w:val="es-CO"/>
        </w:rPr>
      </w:pPr>
      <w:r w:rsidRPr="00BF4E78">
        <w:rPr>
          <w:rFonts w:ascii="Times New Roman" w:hAnsi="Times New Roman" w:cs="Times New Roman"/>
          <w:i/>
          <w:lang w:val="es-CO"/>
        </w:rPr>
        <w:t xml:space="preserve">Ser personas de reconocida honestidad. </w:t>
      </w:r>
    </w:p>
    <w:p w14:paraId="7E3D48DE" w14:textId="1B0EFE2C" w:rsidR="00241046" w:rsidRPr="00BF4E78" w:rsidRDefault="00241046" w:rsidP="00642EBB">
      <w:pPr>
        <w:pStyle w:val="Prrafodelista"/>
        <w:numPr>
          <w:ilvl w:val="1"/>
          <w:numId w:val="5"/>
        </w:numPr>
        <w:spacing w:after="160" w:line="259" w:lineRule="auto"/>
        <w:ind w:left="567"/>
        <w:rPr>
          <w:rFonts w:ascii="Times New Roman" w:hAnsi="Times New Roman" w:cs="Times New Roman"/>
          <w:i/>
          <w:lang w:val="es-CO"/>
        </w:rPr>
      </w:pPr>
      <w:r w:rsidRPr="00BF4E78">
        <w:rPr>
          <w:rFonts w:ascii="Times New Roman" w:hAnsi="Times New Roman" w:cs="Times New Roman"/>
          <w:i/>
          <w:lang w:val="es-CO"/>
        </w:rPr>
        <w:t xml:space="preserve">No haber sido sancionadas penal o disciplinariamente, ni estar cursando un proceso en su contra en el momento de la designación. </w:t>
      </w:r>
    </w:p>
    <w:p w14:paraId="102167D5" w14:textId="3E2AE6B2" w:rsidR="00241046" w:rsidRPr="00BF4E78" w:rsidRDefault="00241046" w:rsidP="00642EBB">
      <w:pPr>
        <w:pStyle w:val="Prrafodelista"/>
        <w:numPr>
          <w:ilvl w:val="1"/>
          <w:numId w:val="5"/>
        </w:numPr>
        <w:spacing w:after="160" w:line="259" w:lineRule="auto"/>
        <w:ind w:left="567"/>
        <w:rPr>
          <w:rFonts w:ascii="Times New Roman" w:hAnsi="Times New Roman" w:cs="Times New Roman"/>
          <w:i/>
          <w:lang w:val="es-CO"/>
        </w:rPr>
      </w:pPr>
      <w:r w:rsidRPr="00BF4E78">
        <w:rPr>
          <w:rFonts w:ascii="Times New Roman" w:hAnsi="Times New Roman" w:cs="Times New Roman"/>
          <w:i/>
          <w:lang w:val="es-CO"/>
        </w:rPr>
        <w:t xml:space="preserve">Evidenciar sentido de pertenencia con la I.E. SIDON. </w:t>
      </w:r>
    </w:p>
    <w:p w14:paraId="6C992188" w14:textId="1A70DEB8" w:rsidR="00241046" w:rsidRPr="00BF4E78" w:rsidRDefault="00241046" w:rsidP="00642EBB">
      <w:pPr>
        <w:pStyle w:val="Prrafodelista"/>
        <w:numPr>
          <w:ilvl w:val="1"/>
          <w:numId w:val="5"/>
        </w:numPr>
        <w:spacing w:after="160" w:line="259" w:lineRule="auto"/>
        <w:ind w:left="567"/>
        <w:rPr>
          <w:rFonts w:ascii="Times New Roman" w:hAnsi="Times New Roman" w:cs="Times New Roman"/>
          <w:i/>
          <w:lang w:val="es-CO"/>
        </w:rPr>
      </w:pPr>
      <w:r w:rsidRPr="00BF4E78">
        <w:rPr>
          <w:rFonts w:ascii="Times New Roman" w:hAnsi="Times New Roman" w:cs="Times New Roman"/>
          <w:i/>
          <w:lang w:val="es-CO"/>
        </w:rPr>
        <w:t xml:space="preserve">Permanencia no menor de un año, como estudiante o profesor  de la Institución Educativa Sidón. </w:t>
      </w:r>
    </w:p>
    <w:p w14:paraId="49A83F5D" w14:textId="77777777" w:rsidR="00241046" w:rsidRPr="00BF4E78" w:rsidRDefault="00241046" w:rsidP="00241046">
      <w:pPr>
        <w:spacing w:after="160" w:line="259" w:lineRule="auto"/>
        <w:ind w:left="0" w:firstLine="0"/>
        <w:rPr>
          <w:rFonts w:ascii="Times New Roman" w:hAnsi="Times New Roman" w:cs="Times New Roman"/>
          <w:i/>
          <w:lang w:val="es-CO"/>
        </w:rPr>
      </w:pPr>
    </w:p>
    <w:p w14:paraId="5693AE6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11º.- Del Director de la Institución Educativa Sidón. </w:t>
      </w:r>
    </w:p>
    <w:p w14:paraId="7A9744B1" w14:textId="77777777" w:rsidR="00241046" w:rsidRPr="00BF4E78" w:rsidRDefault="00241046" w:rsidP="00241046">
      <w:pPr>
        <w:spacing w:after="160" w:line="259" w:lineRule="auto"/>
        <w:ind w:left="0" w:firstLine="0"/>
        <w:rPr>
          <w:rFonts w:ascii="Times New Roman" w:hAnsi="Times New Roman" w:cs="Times New Roman"/>
          <w:i/>
          <w:lang w:val="es-CO"/>
        </w:rPr>
      </w:pPr>
    </w:p>
    <w:p w14:paraId="183323E1"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director es al interior de la Institución Educativa Sidón, la primera autoridad administrativa y docente del plantel. Tiene la responsabilidad de lograr que la Institución </w:t>
      </w:r>
      <w:r w:rsidRPr="00BF4E78">
        <w:rPr>
          <w:rFonts w:ascii="Times New Roman" w:hAnsi="Times New Roman" w:cs="Times New Roman"/>
          <w:i/>
          <w:lang w:val="es-CO"/>
        </w:rPr>
        <w:lastRenderedPageBreak/>
        <w:t xml:space="preserve">ofrezca los servicios educativos adecuados para que el educando alcance los objetivos educacionales. De él dependen las coordinaciones académica y de disciplina, la orientación o consejería escolar y la secretaría académica. </w:t>
      </w:r>
    </w:p>
    <w:p w14:paraId="7CF41FAA"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Para ser director de la Institución Educativa Sidón, se requiere: </w:t>
      </w:r>
    </w:p>
    <w:p w14:paraId="2374F4C7" w14:textId="05D04203" w:rsidR="00241046" w:rsidRPr="00BF4E78" w:rsidRDefault="00241046" w:rsidP="00BD6EE7">
      <w:pPr>
        <w:pStyle w:val="Prrafodelista"/>
        <w:numPr>
          <w:ilvl w:val="0"/>
          <w:numId w:val="65"/>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Ser docente nombrado en provisionalidad o propiedad. </w:t>
      </w:r>
    </w:p>
    <w:p w14:paraId="58DF37C7" w14:textId="03EB8AEA" w:rsidR="00241046" w:rsidRPr="00BF4E78" w:rsidRDefault="00241046" w:rsidP="00BD6EE7">
      <w:pPr>
        <w:pStyle w:val="Prrafodelista"/>
        <w:numPr>
          <w:ilvl w:val="0"/>
          <w:numId w:val="65"/>
        </w:numPr>
        <w:spacing w:after="160" w:line="259" w:lineRule="auto"/>
        <w:rPr>
          <w:rFonts w:ascii="Times New Roman" w:hAnsi="Times New Roman" w:cs="Times New Roman"/>
          <w:i/>
          <w:lang w:val="es-CO"/>
        </w:rPr>
      </w:pPr>
      <w:r w:rsidRPr="00BF4E78">
        <w:rPr>
          <w:rFonts w:ascii="Times New Roman" w:hAnsi="Times New Roman" w:cs="Times New Roman"/>
          <w:i/>
          <w:lang w:val="es-CO"/>
        </w:rPr>
        <w:t>Acreditar mínimo tres (3) años de experiencia como docente en la I.E. SIDON</w:t>
      </w:r>
    </w:p>
    <w:p w14:paraId="066BC40F" w14:textId="5DEFD2E4" w:rsidR="00241046" w:rsidRPr="00BF4E78" w:rsidRDefault="00241046" w:rsidP="00BD6EE7">
      <w:pPr>
        <w:pStyle w:val="Prrafodelista"/>
        <w:numPr>
          <w:ilvl w:val="0"/>
          <w:numId w:val="65"/>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Tener postgrado mínimo de especialista en áreas afines a la educación. </w:t>
      </w:r>
    </w:p>
    <w:p w14:paraId="6F4D231A" w14:textId="5C35DE39" w:rsidR="00241046" w:rsidRPr="00BF4E78" w:rsidRDefault="00241046" w:rsidP="00BD6EE7">
      <w:pPr>
        <w:pStyle w:val="Prrafodelista"/>
        <w:numPr>
          <w:ilvl w:val="0"/>
          <w:numId w:val="65"/>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No haber sido sancionado penal o disciplinariamente, ni estar cursando un proceso en su contra en el momento de la designación. </w:t>
      </w:r>
    </w:p>
    <w:p w14:paraId="62F0FD9B"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Las funciones del director de la Institución Educativa Sidón están descritas en el Capítulo IV de este Manual y contempladas en el Artículo 10 de la Ley 715 de 2001. </w:t>
      </w:r>
    </w:p>
    <w:p w14:paraId="523E0BD5"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58D32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12º.- Equipo directivo, unidades de desarrollo académico y de convivencia, y áreas de apoyo administrativo. </w:t>
      </w:r>
    </w:p>
    <w:p w14:paraId="37A87048" w14:textId="77777777" w:rsidR="00241046" w:rsidRPr="00BF4E78" w:rsidRDefault="00241046" w:rsidP="00241046">
      <w:pPr>
        <w:spacing w:after="160" w:line="259" w:lineRule="auto"/>
        <w:ind w:left="0" w:firstLine="0"/>
        <w:rPr>
          <w:rFonts w:ascii="Times New Roman" w:hAnsi="Times New Roman" w:cs="Times New Roman"/>
          <w:i/>
          <w:lang w:val="es-CO"/>
        </w:rPr>
      </w:pPr>
    </w:p>
    <w:p w14:paraId="53E84515" w14:textId="624A672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naturaleza, definición y características de las unidades que conforman el equipo directivo, las unidades de desarrollo académico y de convivencia, y las áreas de apoyo administrativo</w:t>
      </w:r>
      <w:r w:rsidR="00885D6C">
        <w:rPr>
          <w:rFonts w:ascii="Times New Roman" w:hAnsi="Times New Roman" w:cs="Times New Roman"/>
          <w:i/>
          <w:lang w:val="es-CO"/>
        </w:rPr>
        <w:t xml:space="preserve"> I</w:t>
      </w:r>
      <w:r w:rsidRPr="00BF4E78">
        <w:rPr>
          <w:rFonts w:ascii="Times New Roman" w:hAnsi="Times New Roman" w:cs="Times New Roman"/>
          <w:i/>
          <w:lang w:val="es-CO"/>
        </w:rPr>
        <w:t xml:space="preserve">.E. SIDON y las funciones de los responsables de esas unidades se estipulan y detallan en el Capítulo III de este Manual. </w:t>
      </w:r>
    </w:p>
    <w:p w14:paraId="10AF290C" w14:textId="77777777" w:rsidR="00241046" w:rsidRPr="00BF4E78" w:rsidRDefault="00241046" w:rsidP="00241046">
      <w:pPr>
        <w:spacing w:after="160" w:line="259" w:lineRule="auto"/>
        <w:ind w:left="0" w:firstLine="0"/>
        <w:rPr>
          <w:rFonts w:ascii="Times New Roman" w:hAnsi="Times New Roman" w:cs="Times New Roman"/>
          <w:i/>
          <w:lang w:val="es-CO"/>
        </w:rPr>
      </w:pPr>
    </w:p>
    <w:p w14:paraId="2AC672D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13º.- Órganos de participación. </w:t>
      </w:r>
    </w:p>
    <w:p w14:paraId="1A30BF3C" w14:textId="77777777" w:rsidR="00241046" w:rsidRPr="00BF4E78" w:rsidRDefault="00241046" w:rsidP="00241046">
      <w:pPr>
        <w:spacing w:after="160" w:line="259" w:lineRule="auto"/>
        <w:ind w:left="0" w:firstLine="0"/>
        <w:rPr>
          <w:rFonts w:ascii="Times New Roman" w:hAnsi="Times New Roman" w:cs="Times New Roman"/>
          <w:i/>
          <w:lang w:val="es-CO"/>
        </w:rPr>
      </w:pPr>
    </w:p>
    <w:p w14:paraId="5B251073"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Todos los miembros de la comunidad educativa, según el Artículo 68º de la Constitución Nacional, la Ley 115 y el Decreto 1860 de 1994, son competentes para participar en la dirección de la Institución Educativa Sidón y lo harán por medio de sus representantes en el gobierno escolar, usando los medios y procedimientos establecidos en este Manual. </w:t>
      </w:r>
    </w:p>
    <w:p w14:paraId="37F4F9B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En especial, la I.E. SIDON contará con los siguientes órganos de participación y representación:</w:t>
      </w:r>
    </w:p>
    <w:p w14:paraId="4C1C0D6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6B3B56A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La personería estudiantil </w:t>
      </w:r>
    </w:p>
    <w:p w14:paraId="5E771E0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El consejo de estudiantes </w:t>
      </w:r>
    </w:p>
    <w:p w14:paraId="1AC7CD9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La asociación y el consejo de padres de familia </w:t>
      </w:r>
    </w:p>
    <w:p w14:paraId="7E269B3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4.</w:t>
      </w:r>
      <w:r w:rsidRPr="00BF4E78">
        <w:rPr>
          <w:rFonts w:ascii="Times New Roman" w:hAnsi="Times New Roman" w:cs="Times New Roman"/>
          <w:i/>
          <w:lang w:val="es-CO"/>
        </w:rPr>
        <w:tab/>
        <w:t xml:space="preserve">La asociación de profesores </w:t>
      </w:r>
    </w:p>
    <w:p w14:paraId="2A1CFE12" w14:textId="77777777" w:rsidR="00241046" w:rsidRPr="00BF4E78" w:rsidRDefault="00241046" w:rsidP="00241046">
      <w:pPr>
        <w:spacing w:after="160" w:line="259" w:lineRule="auto"/>
        <w:ind w:left="0" w:firstLine="0"/>
        <w:rPr>
          <w:rFonts w:ascii="Times New Roman" w:hAnsi="Times New Roman" w:cs="Times New Roman"/>
          <w:i/>
          <w:lang w:val="es-CO"/>
        </w:rPr>
      </w:pPr>
    </w:p>
    <w:p w14:paraId="354BCCD6" w14:textId="4EECCA18"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14º.- Personería Estudiantil. </w:t>
      </w:r>
    </w:p>
    <w:p w14:paraId="37FDEE7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3B2BC2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La personería estudiantil es la encargada de promover el ejercicio de los deberes y derechos de los estudiantes consagrados en la constitución política, las leyes y los reglamentos institucionales. </w:t>
      </w:r>
    </w:p>
    <w:p w14:paraId="1AE7F07E" w14:textId="77777777" w:rsidR="00241046" w:rsidRPr="00BF4E78" w:rsidRDefault="00241046" w:rsidP="00241046">
      <w:pPr>
        <w:spacing w:after="160" w:line="259" w:lineRule="auto"/>
        <w:ind w:left="0" w:firstLine="0"/>
        <w:rPr>
          <w:rFonts w:ascii="Times New Roman" w:hAnsi="Times New Roman" w:cs="Times New Roman"/>
          <w:i/>
          <w:lang w:val="es-CO"/>
        </w:rPr>
      </w:pPr>
    </w:p>
    <w:p w14:paraId="4F01D59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Corresponde a la Personería: </w:t>
      </w:r>
    </w:p>
    <w:p w14:paraId="146B9DBB" w14:textId="77777777" w:rsidR="00241046" w:rsidRPr="00BF4E78" w:rsidRDefault="00241046" w:rsidP="00241046">
      <w:pPr>
        <w:spacing w:after="160" w:line="259" w:lineRule="auto"/>
        <w:ind w:left="0" w:firstLine="0"/>
        <w:rPr>
          <w:rFonts w:ascii="Times New Roman" w:hAnsi="Times New Roman" w:cs="Times New Roman"/>
          <w:i/>
          <w:lang w:val="es-CO"/>
        </w:rPr>
      </w:pPr>
    </w:p>
    <w:p w14:paraId="7F8ED849" w14:textId="55E622F0"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Promover el cumplimiento de los derechos y deberes de los estudiantes consagrados en la Constitución Política, las leyes, los reglamentos y el Manual de Convivencia, para lo cual podrá utilizar los medios de comunicación interna del establecimiento, pedir la colaboración del Consejo de Estudiantes, organizar foros u otras formas de deliberación. </w:t>
      </w:r>
    </w:p>
    <w:p w14:paraId="260C620E" w14:textId="18133ABB"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Recibir y evaluar las quejas y reclamos que presenten los educandos sobre lesiones a sus derechos y las que formule cualquier persona de la comunidad sobre el incumplimiento de las obligaciones de los estudiantes. </w:t>
      </w:r>
    </w:p>
    <w:p w14:paraId="441A7E8A" w14:textId="77113AC9"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Presentar ante el Director, las solicitudes de oficio a petición de parte que considere necesarias para proteger los derechos de los estudiantes y facilitar el cumplimiento de sus deberes. </w:t>
      </w:r>
    </w:p>
    <w:p w14:paraId="47754A9A" w14:textId="497D7C9E"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Cuando lo considere necesario, apelar ante el Consejo Directivo, o el organismo que haga sus veces, las decisiones del director respecto a las peticiones presentadas por su intermedio. </w:t>
      </w:r>
    </w:p>
    <w:p w14:paraId="79BBC0F2" w14:textId="5BDD7E92"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Presentar a la comunidad estudiantil por medio de los representantes de grupo y del Consejo Estudiantil, un informe de gestión del periodo y entregarlo de manera escrita a Secretaría Académica. </w:t>
      </w:r>
    </w:p>
    <w:p w14:paraId="32E5FD4D" w14:textId="2BC0521B" w:rsidR="00241046" w:rsidRPr="00BF4E78" w:rsidRDefault="00241046" w:rsidP="00BD6EE7">
      <w:pPr>
        <w:pStyle w:val="Prrafodelista"/>
        <w:numPr>
          <w:ilvl w:val="0"/>
          <w:numId w:val="66"/>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como vocero de los derechos de los estudiantes en los procesos disciplinarios que se lleven a cabo en el establecimiento educativo. </w:t>
      </w:r>
    </w:p>
    <w:p w14:paraId="3C333057" w14:textId="77777777" w:rsidR="00241046" w:rsidRPr="00BF4E78" w:rsidRDefault="00241046" w:rsidP="00241046">
      <w:pPr>
        <w:spacing w:after="160" w:line="259" w:lineRule="auto"/>
        <w:ind w:left="0" w:firstLine="0"/>
        <w:rPr>
          <w:rFonts w:ascii="Times New Roman" w:hAnsi="Times New Roman" w:cs="Times New Roman"/>
          <w:i/>
          <w:lang w:val="es-CO"/>
        </w:rPr>
      </w:pPr>
    </w:p>
    <w:p w14:paraId="12D24A62"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Su elección se hará dentro de los treinta (30) días calendario siguiente al de la iniciación de clases de un período lectivo anual. Para tal efecto el director convocará a todos los estudiantes matriculados con el fin de elegirlo por el sistema de mayoría simple y mediante voto secreto. </w:t>
      </w:r>
    </w:p>
    <w:p w14:paraId="287C3DBC" w14:textId="77777777" w:rsidR="00241046" w:rsidRPr="00BF4E78" w:rsidRDefault="00241046" w:rsidP="00241046">
      <w:pPr>
        <w:spacing w:after="160" w:line="259" w:lineRule="auto"/>
        <w:ind w:left="0" w:firstLine="0"/>
        <w:rPr>
          <w:rFonts w:ascii="Times New Roman" w:hAnsi="Times New Roman" w:cs="Times New Roman"/>
          <w:i/>
          <w:lang w:val="es-CO"/>
        </w:rPr>
      </w:pPr>
    </w:p>
    <w:p w14:paraId="41592E9D"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El ejercicio de la personería de los estudiantes es incompatible con el de representante de los estudiantes ante el Consejo Directivo.</w:t>
      </w:r>
    </w:p>
    <w:p w14:paraId="52D7811E"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Podrán aspirar a la personería los estudiantes de los últimos tres (3) grados del bachillerato, que además de cumplir con los requisitos establecidos por la Ley 115 de 1994 y el Decreto 1860 del mismo año, acrediten: la permanencia, por lo menos, de un año como estudiantes de la Institución Educativa Sidón; haber observado buen rendimiento académico; no haber sido sancionados por faltas graves por la Comisión de Evaluación o por el Comité de Convivencia, ni ser sujetos de un proceso disciplinario en su contra en el momento de la inscripción y de la elección; y sobre todo, evidenciar sentido de pertenencia e identidad por el I.E. SIDON. </w:t>
      </w:r>
    </w:p>
    <w:p w14:paraId="30814DDE" w14:textId="77777777" w:rsidR="00241046" w:rsidRPr="00BF4E78" w:rsidRDefault="00241046" w:rsidP="00241046">
      <w:pPr>
        <w:spacing w:after="160" w:line="259" w:lineRule="auto"/>
        <w:ind w:left="0" w:firstLine="0"/>
        <w:rPr>
          <w:rFonts w:ascii="Times New Roman" w:hAnsi="Times New Roman" w:cs="Times New Roman"/>
          <w:i/>
          <w:lang w:val="es-CO"/>
        </w:rPr>
      </w:pPr>
    </w:p>
    <w:p w14:paraId="6B94FBB0"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Personería podrá ser revocada debido a causa justificada, por las dos terceras (2/3) partes del total de los votantes que participaron en la elección. El director y el comité electoral reglamentarán el mecanismo para la revocatoria y la nueva convocatoria a elección. </w:t>
      </w:r>
    </w:p>
    <w:p w14:paraId="4D88781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772D1A9"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personero perderá su investidura si incurre en una falta grave o gravísima cuya sanción se encuentre debidamente ejecutoriada y asumirá el cargo el segundo con mayor votación.</w:t>
      </w:r>
    </w:p>
    <w:p w14:paraId="5AE1FDA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2ACE12B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15º.- Consejo de Estudiantes. </w:t>
      </w:r>
    </w:p>
    <w:p w14:paraId="3EB1D9A4" w14:textId="77777777" w:rsidR="00241046" w:rsidRPr="00BF4E78" w:rsidRDefault="00241046" w:rsidP="00241046">
      <w:pPr>
        <w:spacing w:after="160" w:line="259" w:lineRule="auto"/>
        <w:ind w:left="0" w:firstLine="0"/>
        <w:rPr>
          <w:rFonts w:ascii="Times New Roman" w:hAnsi="Times New Roman" w:cs="Times New Roman"/>
          <w:i/>
          <w:lang w:val="es-CO"/>
        </w:rPr>
      </w:pPr>
    </w:p>
    <w:p w14:paraId="47F74185"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En la I.E. SIDON, el Consejo de Estudiantes es el máximo órgano colegiado que asegura y garantiza el continuo ejercicio de la participación por parte de los educandos. Estará integrado por un (1) vocero de cada uno de los cursos de la Institución Educativa Sidón, a excepción de los grados de transición, primero y segundo, cuya participación se reglamentará por parte del comité electoral.</w:t>
      </w:r>
    </w:p>
    <w:p w14:paraId="73995618"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director deberá convocar, dentro de las cuatro primeras semanas de inicio del año escolar a los estudiantes de cada curso, con el fin de que elijan, mediante votación secreta, los voceros estudiantiles para el respectivo año lectivo, en fecha y hora establecida por la institución. </w:t>
      </w:r>
    </w:p>
    <w:p w14:paraId="5C88BB32" w14:textId="77777777" w:rsidR="00241046" w:rsidRPr="00BF4E78" w:rsidRDefault="00241046" w:rsidP="00241046">
      <w:pPr>
        <w:spacing w:after="160" w:line="259" w:lineRule="auto"/>
        <w:ind w:left="0" w:firstLine="0"/>
        <w:rPr>
          <w:rFonts w:ascii="Times New Roman" w:hAnsi="Times New Roman" w:cs="Times New Roman"/>
          <w:i/>
          <w:lang w:val="es-CO"/>
        </w:rPr>
      </w:pPr>
    </w:p>
    <w:p w14:paraId="04825D5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Corresponde al Consejo de Estudiantes: </w:t>
      </w:r>
    </w:p>
    <w:p w14:paraId="18435C80" w14:textId="77777777" w:rsidR="00241046" w:rsidRPr="00BF4E78" w:rsidRDefault="00241046" w:rsidP="00241046">
      <w:pPr>
        <w:spacing w:after="160" w:line="259" w:lineRule="auto"/>
        <w:ind w:left="0" w:firstLine="0"/>
        <w:rPr>
          <w:rFonts w:ascii="Times New Roman" w:hAnsi="Times New Roman" w:cs="Times New Roman"/>
          <w:i/>
          <w:lang w:val="es-CO"/>
        </w:rPr>
      </w:pPr>
    </w:p>
    <w:p w14:paraId="6B404D13" w14:textId="1BC049F8"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Darse y cumplir su propia organización interna. </w:t>
      </w:r>
    </w:p>
    <w:p w14:paraId="1CD9C30C"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691C619F" w14:textId="1FF3674F"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Elegir el representante de los estudiantes ante el Consejo Directivo y asesorarlo en el cumplimiento de su representación. </w:t>
      </w:r>
    </w:p>
    <w:p w14:paraId="00DA0ECC"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48764927" w14:textId="4BE06F75"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Invitar a sus deliberaciones a aquellos estudiantes que presenten iniciativas sobre el desarrollo de la vida estudiantil. </w:t>
      </w:r>
    </w:p>
    <w:p w14:paraId="7CE13AFA"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67A07E02" w14:textId="5F806662"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Promover entre los estudiantes el conocimiento y el aprecio por los valores y principios institucionales. </w:t>
      </w:r>
    </w:p>
    <w:p w14:paraId="130EEFDE"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3F14C2A8" w14:textId="585B252D"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Presentar, ante las instancias correspondientes, las sugerencias que considere importantes para el estudiante e involucrarse en la implementación y desarrollo de estas. </w:t>
      </w:r>
    </w:p>
    <w:p w14:paraId="1A7C8AEA"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36E9EB5B" w14:textId="158F5BF8"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El presidente del Consejo de estudiantes hará parte del Comité de Convivencia de la Institución. </w:t>
      </w:r>
    </w:p>
    <w:p w14:paraId="46F6CC50"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0508F321" w14:textId="0037467E"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Llevar actas de todas las sesiones de reunión y entregarlas a Secretaría Académica para su archivo. </w:t>
      </w:r>
    </w:p>
    <w:p w14:paraId="4363F934"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6D5C0CEA" w14:textId="3246C16A"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Presentar a la comunidad estudiantil un informe de gestión de su periodo y entregarlo de manera escrita a Secretaría Académica. </w:t>
      </w:r>
    </w:p>
    <w:p w14:paraId="7F6862B7" w14:textId="77777777" w:rsidR="00241046" w:rsidRPr="00BF4E78" w:rsidRDefault="00241046" w:rsidP="00154004">
      <w:pPr>
        <w:spacing w:after="160" w:line="259" w:lineRule="auto"/>
        <w:ind w:left="-1800" w:firstLine="0"/>
        <w:rPr>
          <w:rFonts w:ascii="Times New Roman" w:hAnsi="Times New Roman" w:cs="Times New Roman"/>
          <w:i/>
          <w:lang w:val="es-CO"/>
        </w:rPr>
      </w:pPr>
    </w:p>
    <w:p w14:paraId="62A01478" w14:textId="3A40B2B3" w:rsidR="00241046" w:rsidRPr="00BF4E78" w:rsidRDefault="00241046" w:rsidP="00BD6EE7">
      <w:pPr>
        <w:pStyle w:val="Prrafodelista"/>
        <w:numPr>
          <w:ilvl w:val="1"/>
          <w:numId w:val="67"/>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Las demás actividades afines o complementarias con las anteriores que le atribuya los reglamentos de este Manual. </w:t>
      </w:r>
    </w:p>
    <w:p w14:paraId="323E2187" w14:textId="77777777" w:rsidR="00241046" w:rsidRPr="00BF4E78" w:rsidRDefault="00241046" w:rsidP="00241046">
      <w:pPr>
        <w:spacing w:after="160" w:line="259" w:lineRule="auto"/>
        <w:ind w:left="0" w:firstLine="0"/>
        <w:rPr>
          <w:rFonts w:ascii="Times New Roman" w:hAnsi="Times New Roman" w:cs="Times New Roman"/>
          <w:i/>
          <w:lang w:val="es-CO"/>
        </w:rPr>
      </w:pPr>
    </w:p>
    <w:p w14:paraId="1498FB0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Para inscribirse como candidato a la presidencia del Consejo de Estudiantes se deben cumplir los mismos requisitos exigidos para el de Personero. </w:t>
      </w:r>
    </w:p>
    <w:p w14:paraId="4BE32438" w14:textId="77777777" w:rsidR="00241046" w:rsidRPr="00BF4E78" w:rsidRDefault="00241046" w:rsidP="00241046">
      <w:pPr>
        <w:spacing w:after="160" w:line="259" w:lineRule="auto"/>
        <w:ind w:left="0" w:firstLine="0"/>
        <w:rPr>
          <w:rFonts w:ascii="Times New Roman" w:hAnsi="Times New Roman" w:cs="Times New Roman"/>
          <w:i/>
          <w:lang w:val="es-CO"/>
        </w:rPr>
      </w:pPr>
    </w:p>
    <w:p w14:paraId="63F148A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16º.- Asociación y Junta de Padres de Familia. </w:t>
      </w:r>
    </w:p>
    <w:p w14:paraId="3A7D972C" w14:textId="77777777" w:rsidR="00241046" w:rsidRPr="00BF4E78" w:rsidRDefault="00241046" w:rsidP="00241046">
      <w:pPr>
        <w:spacing w:after="160" w:line="259" w:lineRule="auto"/>
        <w:ind w:left="0" w:firstLine="0"/>
        <w:rPr>
          <w:rFonts w:ascii="Times New Roman" w:hAnsi="Times New Roman" w:cs="Times New Roman"/>
          <w:i/>
          <w:lang w:val="es-CO"/>
        </w:rPr>
      </w:pPr>
    </w:p>
    <w:p w14:paraId="7F1D3EA9"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El director de la Institución Educativa Sidón  promoverá la constitución de la Asociación y Junta de Padres de Familia, que funcionará con base en lo reglamentado en el Capítulo XII de este manual.</w:t>
      </w:r>
    </w:p>
    <w:p w14:paraId="1FF9C4C5" w14:textId="77777777" w:rsidR="00241046" w:rsidRPr="00BF4E78" w:rsidRDefault="00241046" w:rsidP="00241046">
      <w:pPr>
        <w:spacing w:after="160" w:line="259" w:lineRule="auto"/>
        <w:ind w:left="0" w:firstLine="0"/>
        <w:rPr>
          <w:rFonts w:ascii="Times New Roman" w:hAnsi="Times New Roman" w:cs="Times New Roman"/>
          <w:i/>
          <w:lang w:val="es-CO"/>
        </w:rPr>
      </w:pPr>
    </w:p>
    <w:p w14:paraId="4BFE7848" w14:textId="77777777" w:rsidR="00241046" w:rsidRPr="0039219A" w:rsidRDefault="00241046" w:rsidP="0039219A">
      <w:pPr>
        <w:spacing w:after="160" w:line="259" w:lineRule="auto"/>
        <w:ind w:left="0" w:firstLine="0"/>
        <w:jc w:val="center"/>
        <w:rPr>
          <w:rFonts w:ascii="Times New Roman" w:hAnsi="Times New Roman" w:cs="Times New Roman"/>
          <w:b/>
          <w:i/>
          <w:sz w:val="26"/>
          <w:szCs w:val="26"/>
          <w:lang w:val="es-CO"/>
        </w:rPr>
      </w:pPr>
      <w:r w:rsidRPr="0039219A">
        <w:rPr>
          <w:rFonts w:ascii="Times New Roman" w:hAnsi="Times New Roman" w:cs="Times New Roman"/>
          <w:b/>
          <w:i/>
          <w:sz w:val="26"/>
          <w:szCs w:val="26"/>
          <w:lang w:val="es-CO"/>
        </w:rPr>
        <w:t>CAPITULO V</w:t>
      </w:r>
    </w:p>
    <w:p w14:paraId="7C593D44" w14:textId="77777777" w:rsidR="00241046" w:rsidRPr="00BF4E78" w:rsidRDefault="00241046" w:rsidP="00241046">
      <w:pPr>
        <w:spacing w:after="160" w:line="259" w:lineRule="auto"/>
        <w:ind w:left="0" w:firstLine="0"/>
        <w:rPr>
          <w:rFonts w:ascii="Times New Roman" w:hAnsi="Times New Roman" w:cs="Times New Roman"/>
          <w:i/>
          <w:lang w:val="es-CO"/>
        </w:rPr>
      </w:pPr>
    </w:p>
    <w:p w14:paraId="0690551D" w14:textId="77777777" w:rsidR="00241046" w:rsidRPr="0039219A" w:rsidRDefault="00241046" w:rsidP="0039219A">
      <w:pPr>
        <w:spacing w:after="160" w:line="259" w:lineRule="auto"/>
        <w:ind w:left="0" w:firstLine="0"/>
        <w:jc w:val="center"/>
        <w:rPr>
          <w:rFonts w:ascii="Times New Roman" w:hAnsi="Times New Roman" w:cs="Times New Roman"/>
          <w:b/>
          <w:i/>
          <w:sz w:val="26"/>
          <w:szCs w:val="26"/>
          <w:lang w:val="es-CO"/>
        </w:rPr>
      </w:pPr>
      <w:r w:rsidRPr="0039219A">
        <w:rPr>
          <w:rFonts w:ascii="Times New Roman" w:hAnsi="Times New Roman" w:cs="Times New Roman"/>
          <w:b/>
          <w:i/>
          <w:sz w:val="26"/>
          <w:szCs w:val="26"/>
          <w:lang w:val="es-CO"/>
        </w:rPr>
        <w:t>MANUAL DE FUNCIONES</w:t>
      </w:r>
    </w:p>
    <w:p w14:paraId="6A1DF34D" w14:textId="77777777" w:rsidR="00241046" w:rsidRPr="00BF4E78" w:rsidRDefault="00241046" w:rsidP="00241046">
      <w:pPr>
        <w:spacing w:after="160" w:line="259" w:lineRule="auto"/>
        <w:ind w:left="0" w:firstLine="0"/>
        <w:rPr>
          <w:rFonts w:ascii="Times New Roman" w:hAnsi="Times New Roman" w:cs="Times New Roman"/>
          <w:i/>
          <w:lang w:val="es-CO"/>
        </w:rPr>
      </w:pPr>
    </w:p>
    <w:p w14:paraId="1A0BD2E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17º.- Equipo Directivo. </w:t>
      </w:r>
    </w:p>
    <w:p w14:paraId="52A69A0B" w14:textId="77777777" w:rsidR="00241046" w:rsidRPr="00BF4E78" w:rsidRDefault="00241046" w:rsidP="00241046">
      <w:pPr>
        <w:spacing w:after="160" w:line="259" w:lineRule="auto"/>
        <w:ind w:left="0" w:firstLine="0"/>
        <w:rPr>
          <w:rFonts w:ascii="Times New Roman" w:hAnsi="Times New Roman" w:cs="Times New Roman"/>
          <w:i/>
          <w:lang w:val="es-CO"/>
        </w:rPr>
      </w:pPr>
    </w:p>
    <w:p w14:paraId="5C7085B1"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equipo directivo de la Institución Educativa Sidón  estará constituido por la dirección, y los docentes para atender los asuntos disciplinarios, de convivencia escolar y de administración de los bienes muebles e inmuebles de la Institución. Sus funciones se describen en los siguientes artículos de este Manual. </w:t>
      </w:r>
    </w:p>
    <w:p w14:paraId="63C5AE24"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B688E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ARTICULO 18º.- Del Director de la Institución Educativa Sidón. </w:t>
      </w:r>
    </w:p>
    <w:p w14:paraId="42AFAA83" w14:textId="77777777" w:rsidR="00241046" w:rsidRPr="00BF4E78" w:rsidRDefault="00241046" w:rsidP="00241046">
      <w:pPr>
        <w:spacing w:after="160" w:line="259" w:lineRule="auto"/>
        <w:ind w:left="0" w:firstLine="0"/>
        <w:rPr>
          <w:rFonts w:ascii="Times New Roman" w:hAnsi="Times New Roman" w:cs="Times New Roman"/>
          <w:i/>
          <w:lang w:val="es-CO"/>
        </w:rPr>
      </w:pPr>
    </w:p>
    <w:p w14:paraId="682D493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El director de la Institución Educativa Sidón  tendrá las siguientes funciones: </w:t>
      </w:r>
    </w:p>
    <w:p w14:paraId="2C5DC255" w14:textId="77777777" w:rsidR="00241046" w:rsidRPr="00BF4E78" w:rsidRDefault="00241046" w:rsidP="00241046">
      <w:pPr>
        <w:spacing w:after="160" w:line="259" w:lineRule="auto"/>
        <w:ind w:left="0" w:firstLine="0"/>
        <w:rPr>
          <w:rFonts w:ascii="Times New Roman" w:hAnsi="Times New Roman" w:cs="Times New Roman"/>
          <w:i/>
          <w:lang w:val="es-CO"/>
        </w:rPr>
      </w:pPr>
    </w:p>
    <w:p w14:paraId="23F4EF14" w14:textId="50F7CABA"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Cumplir con la jornada de trabajo legalmente establecida. </w:t>
      </w:r>
    </w:p>
    <w:p w14:paraId="06848E96" w14:textId="08EB859E"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Liderar la revisión y ajuste del Proyecto Educativo Institucional,  del Manual de Convivencia y del Sistema Institucional de Evaluación, anualmente con la participación de los distintos actores de la comunidad educativa. </w:t>
      </w:r>
    </w:p>
    <w:p w14:paraId="265ECC70" w14:textId="15C760A4"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Presidir el Consejo Directivo y el Consejo Académico de la Institución y coordinar los distintos órganos del gobierno escolar. </w:t>
      </w:r>
    </w:p>
    <w:p w14:paraId="1DD5A427" w14:textId="3504857A"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Representar a</w:t>
      </w:r>
      <w:r w:rsidR="00885D6C">
        <w:rPr>
          <w:rFonts w:ascii="Times New Roman" w:hAnsi="Times New Roman" w:cs="Times New Roman"/>
          <w:i/>
          <w:lang w:val="es-CO"/>
        </w:rPr>
        <w:t xml:space="preserve"> la I</w:t>
      </w:r>
      <w:r w:rsidRPr="00BF4E78">
        <w:rPr>
          <w:rFonts w:ascii="Times New Roman" w:hAnsi="Times New Roman" w:cs="Times New Roman"/>
          <w:i/>
          <w:lang w:val="es-CO"/>
        </w:rPr>
        <w:t xml:space="preserve">.E. SIDON  ante los diferentes estamentos internos de la comunidad educativa, ante las autoridades y demás instancias gubernamentales, sociales y culturales del entorno local y regional. </w:t>
      </w:r>
    </w:p>
    <w:p w14:paraId="2807403D" w14:textId="2DBB6319"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Formular planes anuales de acción y de mejoramiento de calidad y dirigir su ejecución. </w:t>
      </w:r>
    </w:p>
    <w:p w14:paraId="3938365B" w14:textId="04398C48"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Dirigir el trabajo de los equipos docentes y establecer contactos interinstitucionales para el logro de las metas educativas. </w:t>
      </w:r>
    </w:p>
    <w:p w14:paraId="3C8A24DD" w14:textId="5FC2B903"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Realizar el control sobre el cumplimiento de las funciones correspondientes al personal docente y administrativo y reportar las novedades e irregularidades del personal. </w:t>
      </w:r>
    </w:p>
    <w:p w14:paraId="1AB50A07" w14:textId="0176809B"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lastRenderedPageBreak/>
        <w:t xml:space="preserve">Administrar el personal asignado a la Institución en lo relacionado con las novedades y los permisos. </w:t>
      </w:r>
    </w:p>
    <w:p w14:paraId="2E4E7CEB" w14:textId="1A0B5B56"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la definición de perfiles para la selección del personal docente, y en su selección definitiva. </w:t>
      </w:r>
    </w:p>
    <w:p w14:paraId="141B1D10" w14:textId="14FC6BB7"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Distribuir las asignaciones académicas y demás funciones de docentes. </w:t>
      </w:r>
    </w:p>
    <w:p w14:paraId="6F36B28C" w14:textId="3D06A988"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Realizar la evaluación anual del desempeño de los docentes.</w:t>
      </w:r>
    </w:p>
    <w:p w14:paraId="206C867E" w14:textId="5756FCA9"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lo de su competencia, en los procesos propios del sistema de control interno disciplinario de conformidad con las normas vigentes. </w:t>
      </w:r>
    </w:p>
    <w:p w14:paraId="7E705D52" w14:textId="7D683CD2"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Proponer a los docentes que serán apoyados para recibir capacitación.</w:t>
      </w:r>
    </w:p>
    <w:p w14:paraId="37B912EB" w14:textId="18F6C672" w:rsidR="00241046" w:rsidRPr="00BF4E78" w:rsidRDefault="00241046" w:rsidP="00BD6EE7">
      <w:pPr>
        <w:pStyle w:val="Prrafodelista"/>
        <w:numPr>
          <w:ilvl w:val="0"/>
          <w:numId w:val="68"/>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Responder por la calidad de la prestación del servicio en la Institución. </w:t>
      </w:r>
    </w:p>
    <w:p w14:paraId="52178C39" w14:textId="2EF87019"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Rendir informes periódicos al Consejo Directivo y a la comunidad educativa de la Institución Educativa Sidón. </w:t>
      </w:r>
    </w:p>
    <w:p w14:paraId="6C6B5227" w14:textId="7C49429B"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Administrar el Fondo de Servicios Educativos y los recursos que por incentivos se le asignen, en los términos de la ley y reglamentos. </w:t>
      </w:r>
    </w:p>
    <w:p w14:paraId="6C3B8E23" w14:textId="658B0684"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Informar anualmente en lugares públicos los horarios y la carga docente de cada uno de ellos. </w:t>
      </w:r>
    </w:p>
    <w:p w14:paraId="43C8CB2D" w14:textId="7FC8C7CA"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Promover buenas relaciones de trabajo para propiciar un ambiente armónico y productivo. </w:t>
      </w:r>
    </w:p>
    <w:p w14:paraId="09275DEF" w14:textId="169128CC"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Liderar el Comité escolar de Convivencia acorde con lo estipulado en los artículos 12 y 13 de la Ley 1620 de 2013. </w:t>
      </w:r>
    </w:p>
    <w:p w14:paraId="464B5278" w14:textId="2632F6C2"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Incorporar en los procesos de planeación institucional el desarrollo de los componentes de prevención y promoción, y los protocolos o procedimientos establecidos para la implementación de la Ruta de Atención Integral para la Convivencia Escolar. </w:t>
      </w:r>
    </w:p>
    <w:p w14:paraId="52A7ABB8" w14:textId="1FBD0D1C"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Reportar aquellos casos de acoso, violencia escolar y vulneración de derechos sexuales y reproductivos de los niños, las niñas y adolescentes del establecimiento educativo en su calidad de presidente del Comité escolar de Convivencia, acorde con la normatividad vigente y los protocolos definidos en la Ruta de Atención Integral y hacer seguimiento a dichos casos. </w:t>
      </w:r>
    </w:p>
    <w:p w14:paraId="0573A1CA" w14:textId="4AB678D8" w:rsidR="00241046" w:rsidRPr="00BF4E78" w:rsidRDefault="00241046" w:rsidP="00CC49EB">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También son funciones las contempladas en el Artículo 10 de la ley 715 de 2001. </w:t>
      </w:r>
    </w:p>
    <w:p w14:paraId="40128418" w14:textId="1F7FF1B5" w:rsidR="00241046" w:rsidRPr="00BF4E78" w:rsidRDefault="00241046" w:rsidP="00BD6EE7">
      <w:pPr>
        <w:pStyle w:val="Prrafodelista"/>
        <w:numPr>
          <w:ilvl w:val="0"/>
          <w:numId w:val="6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Las demás que le asignen las leyes para la correcta prestación del servicio educativo. </w:t>
      </w:r>
    </w:p>
    <w:p w14:paraId="21627206" w14:textId="77777777" w:rsidR="00241046" w:rsidRPr="00BF4E78" w:rsidRDefault="00241046" w:rsidP="00241046">
      <w:pPr>
        <w:spacing w:after="160" w:line="259" w:lineRule="auto"/>
        <w:ind w:left="0" w:firstLine="0"/>
        <w:rPr>
          <w:rFonts w:ascii="Times New Roman" w:hAnsi="Times New Roman" w:cs="Times New Roman"/>
          <w:i/>
          <w:lang w:val="es-CO"/>
        </w:rPr>
      </w:pPr>
    </w:p>
    <w:p w14:paraId="58BD19D5"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desempeño de los rectores y directores será evaluado anualmente por las autoridades competentes, atendiendo el reglamento que para tal fin expida el gobierno nacional. La no aprobación de la evaluación en dos años consecutivos implica el retiro del cargo y el regreso al ejercicio de la docencia.</w:t>
      </w:r>
    </w:p>
    <w:p w14:paraId="6994EF6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11B1E36B"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19º.- De los Docentes encargados de la  Disciplina y  del Comité de Convivencia.</w:t>
      </w:r>
    </w:p>
    <w:p w14:paraId="706E49E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 xml:space="preserve"> </w:t>
      </w:r>
    </w:p>
    <w:p w14:paraId="5215E813"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coordinadores de disciplina son los funcionarios encargados de la ejecución de los criterios, pautas y normas institucionales sobre convivencia escolar, y de la administración de los bienes muebles e inmuebles de la Institución Educativa Sidón. Dependen del director de la Institución Educativa Sidón. De ellos dependen, orgánicamente, los directores de grupo, y por relación funcional, y los profesores encargados de disciplina, estudiantes. </w:t>
      </w:r>
    </w:p>
    <w:p w14:paraId="2D7513EB" w14:textId="77777777" w:rsidR="00241046" w:rsidRPr="00BF4E78" w:rsidRDefault="00241046" w:rsidP="00241046">
      <w:pPr>
        <w:spacing w:after="160" w:line="259" w:lineRule="auto"/>
        <w:ind w:left="0" w:firstLine="0"/>
        <w:rPr>
          <w:rFonts w:ascii="Times New Roman" w:hAnsi="Times New Roman" w:cs="Times New Roman"/>
          <w:i/>
          <w:lang w:val="es-CO"/>
        </w:rPr>
      </w:pPr>
    </w:p>
    <w:p w14:paraId="7F89F13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20º.- Funciones de los Docentes. </w:t>
      </w:r>
    </w:p>
    <w:p w14:paraId="69F8AD5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41DD585"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profesores, como profesionales de la docencia, son los encargados de proporcionar la orientación y dirección de las actividades curriculares para que los estudiantes logren el tipo de formación propuesto en el Proyecto Educativo Institucional. Orgánicamente, dependen del coordinador de disciplina y, por relación de autoridad funcional, del coordinador académico. </w:t>
      </w:r>
    </w:p>
    <w:p w14:paraId="079501A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funciones de los Docentes de la Institución Educativa Sidón: </w:t>
      </w:r>
    </w:p>
    <w:p w14:paraId="7A6DD95B" w14:textId="77777777" w:rsidR="00241046" w:rsidRPr="00BF4E78" w:rsidRDefault="00241046" w:rsidP="00241046">
      <w:pPr>
        <w:spacing w:after="160" w:line="259" w:lineRule="auto"/>
        <w:ind w:left="0" w:firstLine="0"/>
        <w:rPr>
          <w:rFonts w:ascii="Times New Roman" w:hAnsi="Times New Roman" w:cs="Times New Roman"/>
          <w:i/>
          <w:lang w:val="es-CO"/>
        </w:rPr>
      </w:pPr>
    </w:p>
    <w:p w14:paraId="633868E6" w14:textId="07C8A89C"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Cumplir con un horario de atención a los padres de familia. </w:t>
      </w:r>
    </w:p>
    <w:p w14:paraId="061D2EAD" w14:textId="7D7B9DCC"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Establecer comunicación permanente y oportuna con los padres de familia o acudientes para coordinar la acción educativa. </w:t>
      </w:r>
    </w:p>
    <w:p w14:paraId="289464A3" w14:textId="6B53AF4D"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Asistir y participar activamente en la asamblea general de profesores, y en las demás reuniones a las que ha sido convocado.</w:t>
      </w:r>
    </w:p>
    <w:p w14:paraId="5FE5871F" w14:textId="599CFE60"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el planeamiento y programación de las actividades. </w:t>
      </w:r>
    </w:p>
    <w:p w14:paraId="037D9C2A" w14:textId="742C2307"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Planear y programar las actividades de enseñanza-aprendizaje de las áreas, asignaturas o proyectos a su cargo y las actividades de refuerzo y recuperación, de acuerdo con las normas nacionales y con los criterios establecidos por la Institución. </w:t>
      </w:r>
    </w:p>
    <w:p w14:paraId="04DC99F4" w14:textId="49E81F64"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Dirigir y orientar las actividades de los estudiantes para lograr el desarrollo de su personalidad y darles tratamiento y ejemplo formativo. </w:t>
      </w:r>
    </w:p>
    <w:p w14:paraId="1E0ADCF1" w14:textId="6E42BB7A"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la realización de las actividades culturales, artísticas, deportivas y recreativas de la Institución. </w:t>
      </w:r>
    </w:p>
    <w:p w14:paraId="21CABEFA" w14:textId="0220D52C"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Controlar y evaluar la ejecución de las actividades del proceso enseñanza-aprendizaje. </w:t>
      </w:r>
    </w:p>
    <w:p w14:paraId="7A0D43D9" w14:textId="1EBE712F"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Aplicar oportunamente las estrategias a que dé lugar el análisis de los resultados de la evaluación. </w:t>
      </w:r>
    </w:p>
    <w:p w14:paraId="69F0E386" w14:textId="0FC39BF1"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Entregar en el plazo señalado y conforme a la manera convenida, las calificaciones de los estudiantes y certificarlas con su firma en los boletines de todos los periodos. </w:t>
      </w:r>
    </w:p>
    <w:p w14:paraId="59558A15" w14:textId="40298A7C"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la orientación y formación de los estudiantes y presentar los casos especiales a los comités, a los directores de grupo para su tratamiento. </w:t>
      </w:r>
    </w:p>
    <w:p w14:paraId="419F31E1" w14:textId="08A6A1F6"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lastRenderedPageBreak/>
        <w:t xml:space="preserve">Identificar, reportar y realizar el seguimiento a los casos de acoso escolar, violencia escolar y vulneración de los derechos sexuales y reproductivos que afecten a estudiantes del establecimiento educativo, acorde con los artículos 11 y 12 de la Ley 1146 de 2007 y demás normatividad vigente, siguiendo la Ruta de atención integral contemplada en el presente Manual. </w:t>
      </w:r>
    </w:p>
    <w:p w14:paraId="13494DF2" w14:textId="7D7E6CDF"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Participar en los comités en que sea requerido. </w:t>
      </w:r>
    </w:p>
    <w:p w14:paraId="7E400225" w14:textId="09816D9E"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Cumplir la jornada laboral y la asignación académica de acuerdo con las normas vigentes</w:t>
      </w:r>
      <w:r w:rsidR="00885D6C">
        <w:rPr>
          <w:rFonts w:ascii="Times New Roman" w:hAnsi="Times New Roman" w:cs="Times New Roman"/>
          <w:i/>
          <w:lang w:val="es-CO"/>
        </w:rPr>
        <w:t xml:space="preserve"> ya asistir oportunamente a su labor </w:t>
      </w:r>
      <w:proofErr w:type="spellStart"/>
      <w:r w:rsidR="00885D6C">
        <w:rPr>
          <w:rFonts w:ascii="Times New Roman" w:hAnsi="Times New Roman" w:cs="Times New Roman"/>
          <w:i/>
          <w:lang w:val="es-CO"/>
        </w:rPr>
        <w:t>academica</w:t>
      </w:r>
      <w:proofErr w:type="spellEnd"/>
      <w:r w:rsidR="00885D6C">
        <w:rPr>
          <w:rFonts w:ascii="Times New Roman" w:hAnsi="Times New Roman" w:cs="Times New Roman"/>
          <w:i/>
          <w:lang w:val="es-CO"/>
        </w:rPr>
        <w:t xml:space="preserve"> sin retrasos</w:t>
      </w:r>
      <w:r w:rsidRPr="00BF4E78">
        <w:rPr>
          <w:rFonts w:ascii="Times New Roman" w:hAnsi="Times New Roman" w:cs="Times New Roman"/>
          <w:i/>
          <w:lang w:val="es-CO"/>
        </w:rPr>
        <w:t xml:space="preserve">. </w:t>
      </w:r>
    </w:p>
    <w:p w14:paraId="789F3F59" w14:textId="6C69F604"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Colaborar con la  disciplina en las labores de orientación y control de los estudiantes. </w:t>
      </w:r>
    </w:p>
    <w:p w14:paraId="104E278E" w14:textId="2C19F342"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Promover buenas relaciones de trabajo para propiciar un ambiente armónico y productivo con los miembros que conforman la comunidad educativa. </w:t>
      </w:r>
    </w:p>
    <w:p w14:paraId="21502D8F" w14:textId="0073E526"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Responder por el uso adecuado, mantenimiento y seguridad de los equipos y materiales a su manejo. </w:t>
      </w:r>
    </w:p>
    <w:p w14:paraId="1BF0788E" w14:textId="0CCBA43E" w:rsidR="00241046" w:rsidRPr="00BF4E78" w:rsidRDefault="00241046" w:rsidP="00BD6EE7">
      <w:pPr>
        <w:pStyle w:val="Prrafodelista"/>
        <w:numPr>
          <w:ilvl w:val="0"/>
          <w:numId w:val="69"/>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Cumplir las demás funciones que le sean asignadas de acuerdo con la naturaleza del cargo. </w:t>
      </w:r>
    </w:p>
    <w:p w14:paraId="734D9C8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379CE3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21º.- De los Directores de Grupo. </w:t>
      </w:r>
    </w:p>
    <w:p w14:paraId="72E7F2A8" w14:textId="77777777" w:rsidR="00241046" w:rsidRPr="00BF4E78" w:rsidRDefault="00241046" w:rsidP="00241046">
      <w:pPr>
        <w:spacing w:after="160" w:line="259" w:lineRule="auto"/>
        <w:ind w:left="0" w:firstLine="0"/>
        <w:rPr>
          <w:rFonts w:ascii="Times New Roman" w:hAnsi="Times New Roman" w:cs="Times New Roman"/>
          <w:i/>
          <w:lang w:val="es-CO"/>
        </w:rPr>
      </w:pPr>
    </w:p>
    <w:p w14:paraId="4755147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Los directores de grupo son los profesores encargados de la dirección de un grupo específico de estudiantes y dependen del director de la I.E.SIDON.</w:t>
      </w:r>
    </w:p>
    <w:p w14:paraId="25FECF68" w14:textId="77777777" w:rsidR="00241046" w:rsidRPr="00BF4E78" w:rsidRDefault="00241046" w:rsidP="00241046">
      <w:pPr>
        <w:spacing w:after="160" w:line="259" w:lineRule="auto"/>
        <w:ind w:left="0" w:firstLine="0"/>
        <w:rPr>
          <w:rFonts w:ascii="Times New Roman" w:hAnsi="Times New Roman" w:cs="Times New Roman"/>
          <w:i/>
          <w:lang w:val="es-CO"/>
        </w:rPr>
      </w:pPr>
    </w:p>
    <w:p w14:paraId="3B6788C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funciones de los directores de grupo: </w:t>
      </w:r>
    </w:p>
    <w:p w14:paraId="0DF6CC0E" w14:textId="77777777" w:rsidR="00241046" w:rsidRPr="00BF4E78" w:rsidRDefault="00241046" w:rsidP="00241046">
      <w:pPr>
        <w:spacing w:after="160" w:line="259" w:lineRule="auto"/>
        <w:ind w:left="0" w:firstLine="0"/>
        <w:rPr>
          <w:rFonts w:ascii="Times New Roman" w:hAnsi="Times New Roman" w:cs="Times New Roman"/>
          <w:i/>
          <w:lang w:val="es-CO"/>
        </w:rPr>
      </w:pPr>
    </w:p>
    <w:p w14:paraId="4FFEEA6F" w14:textId="09B6BAE2"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Cumplir con un horario de atención a los padres de familia. </w:t>
      </w:r>
    </w:p>
    <w:p w14:paraId="01748AC1" w14:textId="5D02383F"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Dirigir el proceso de formación y aprendizaje de los educandos a su cargo, promoviendo el logro de resultados razonables en el rendimiento académico y la disciplina del grupo. </w:t>
      </w:r>
    </w:p>
    <w:p w14:paraId="6EFBCD33" w14:textId="415295AB"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Ejecutar el programa de inducción de los estudiantes del grupo confiado a su dirección. </w:t>
      </w:r>
    </w:p>
    <w:p w14:paraId="4CFC1B7C" w14:textId="5AFEC0E6"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Ejecutar acciones de carácter orientador y formativo, además de hacer seguimiento de sus efectos a los estudiantes que lo requieran, teniendo en cuenta sus características personales. </w:t>
      </w:r>
    </w:p>
    <w:p w14:paraId="7EB73018" w14:textId="425A1DDC"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Dirigir y participar con sus estudiantes en las actividades culturales, artísticas y recreativas que programa la Institución. </w:t>
      </w:r>
    </w:p>
    <w:p w14:paraId="54BD16EF" w14:textId="5F33BA93"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Analizar las situaciones conflictivas y el rendimiento académico de sus estudiantes y, con la participación de los respectivos orientadores, y buscar su adecuada solución. </w:t>
      </w:r>
    </w:p>
    <w:p w14:paraId="75259F5F" w14:textId="6E2B2157"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Participar en la orientación y formación de los estudiantes y presentar los casos especiales a los directores de grupo para su tratamiento. </w:t>
      </w:r>
    </w:p>
    <w:p w14:paraId="3F5FE377" w14:textId="35379833"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Establecer comunicación permanente y oportuna con los profesores y padres de familia o acudientes para coordinar la acción educativa. </w:t>
      </w:r>
    </w:p>
    <w:p w14:paraId="5CA6320E" w14:textId="3FAD72A4"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Diligenciar los documentos de registro, control y seguimiento de los estudiantes del grupo a su cargo, mantenerlos actualizados y presentarlos a las directivas de la Institución Educativa Sidón  cuando ellos sean requeridos. </w:t>
      </w:r>
    </w:p>
    <w:p w14:paraId="6EDB3D84" w14:textId="0B6078DB"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Diligenciar los boletines de valoraciones del curso a su cargo y legalizarlos cada período con su firma. </w:t>
      </w:r>
    </w:p>
    <w:p w14:paraId="6BD3E983" w14:textId="71B832BE"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Citar de manera inmediata a los padres de familia que no asisten a la entrega de informes, para dar a conocer las decisiones de los Comités de Evaluación. </w:t>
      </w:r>
    </w:p>
    <w:p w14:paraId="3BB22A78" w14:textId="36BC8D29"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Entregar oficialmente el observador del estudiante al finalizar cada año lectivo, debidamente diligenciados que contengan la información académica y disciplinaria del curso.</w:t>
      </w:r>
    </w:p>
    <w:p w14:paraId="3D141C61" w14:textId="7ACD1F5E"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Velar por el uso adecuado, mantenimiento y seguridad de los pupitres, tableros y demás elementos y materiales pertenecientes al aula de clase, y propender por el aseo y presentación de la misma incluyendo paredes y pisos. </w:t>
      </w:r>
    </w:p>
    <w:p w14:paraId="47918676" w14:textId="19C9D0AA"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Velar por la buena presentación personal de los estudiantes y exigir que lo hagan con los respectivos uniformes. </w:t>
      </w:r>
    </w:p>
    <w:p w14:paraId="34E032D0" w14:textId="56B79A28" w:rsidR="00241046" w:rsidRPr="00BF4E78" w:rsidRDefault="00241046" w:rsidP="00154004">
      <w:pPr>
        <w:pStyle w:val="Prrafodelista"/>
        <w:numPr>
          <w:ilvl w:val="1"/>
          <w:numId w:val="2"/>
        </w:numPr>
        <w:spacing w:after="160" w:line="259" w:lineRule="auto"/>
        <w:ind w:left="720"/>
        <w:jc w:val="both"/>
        <w:rPr>
          <w:rFonts w:ascii="Times New Roman" w:hAnsi="Times New Roman" w:cs="Times New Roman"/>
          <w:i/>
          <w:lang w:val="es-CO"/>
        </w:rPr>
      </w:pPr>
      <w:r w:rsidRPr="00BF4E78">
        <w:rPr>
          <w:rFonts w:ascii="Times New Roman" w:hAnsi="Times New Roman" w:cs="Times New Roman"/>
          <w:i/>
          <w:lang w:val="es-CO"/>
        </w:rPr>
        <w:t xml:space="preserve">Cumplir con las demás funciones que le sean asignadas de acuerdo con la naturaleza del cargo. </w:t>
      </w:r>
    </w:p>
    <w:p w14:paraId="56009FA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w:t>
      </w:r>
    </w:p>
    <w:p w14:paraId="70FA6A9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22º.- Del Docentes del aula de sistemas. </w:t>
      </w:r>
    </w:p>
    <w:p w14:paraId="51D80C47" w14:textId="77777777" w:rsidR="00241046" w:rsidRPr="00BF4E78" w:rsidRDefault="00241046" w:rsidP="00241046">
      <w:pPr>
        <w:spacing w:after="160" w:line="259" w:lineRule="auto"/>
        <w:ind w:left="0" w:firstLine="0"/>
        <w:rPr>
          <w:rFonts w:ascii="Times New Roman" w:hAnsi="Times New Roman" w:cs="Times New Roman"/>
          <w:i/>
          <w:lang w:val="es-CO"/>
        </w:rPr>
      </w:pPr>
    </w:p>
    <w:p w14:paraId="685BEF82"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Es el funcionario encargado de la atención, manejo y mantenimiento del aula de sistemas. El Docente del aula de sistemas tendrá que acreditar una formación profesional acorde con la naturaleza del cargo, que le sirva para desempeñarse de una manera idónea, la cual será verificada mediante prueba interna realizada por la I.E. SIDON. </w:t>
      </w:r>
    </w:p>
    <w:p w14:paraId="2A0047C3" w14:textId="77777777" w:rsidR="00241046" w:rsidRPr="00BF4E78" w:rsidRDefault="00241046" w:rsidP="00241046">
      <w:pPr>
        <w:spacing w:after="160" w:line="259" w:lineRule="auto"/>
        <w:ind w:left="0" w:firstLine="0"/>
        <w:rPr>
          <w:rFonts w:ascii="Times New Roman" w:hAnsi="Times New Roman" w:cs="Times New Roman"/>
          <w:i/>
          <w:lang w:val="es-CO"/>
        </w:rPr>
      </w:pPr>
    </w:p>
    <w:p w14:paraId="67CDCF24"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docente del aula de sistemas depende del Director. Le corresponde organizar y controlar la prestación del servicio de internet y sistemas. </w:t>
      </w:r>
    </w:p>
    <w:p w14:paraId="5D9086F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funciones del docente del aula de sistemas: </w:t>
      </w:r>
    </w:p>
    <w:p w14:paraId="0C96D1B5" w14:textId="269F6A1F" w:rsidR="00241046" w:rsidRPr="00BF4E78" w:rsidRDefault="00241046" w:rsidP="00BD6EE7">
      <w:pPr>
        <w:pStyle w:val="Prrafodelista"/>
        <w:numPr>
          <w:ilvl w:val="0"/>
          <w:numId w:val="70"/>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Llevar el control e inventario de los equipos y demás elementos de las salas de informática y de internet. </w:t>
      </w:r>
    </w:p>
    <w:p w14:paraId="10F7B8AA" w14:textId="1431E9B1" w:rsidR="00241046" w:rsidRPr="00BF4E78" w:rsidRDefault="00241046" w:rsidP="00BD6EE7">
      <w:pPr>
        <w:pStyle w:val="Prrafodelista"/>
        <w:numPr>
          <w:ilvl w:val="0"/>
          <w:numId w:val="70"/>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Realizar mantenimiento preventivo y correctivo de cada uno de los computadores de la sala de informática y de Internet. </w:t>
      </w:r>
    </w:p>
    <w:p w14:paraId="0A74162C" w14:textId="26CBC7F2" w:rsidR="00241046" w:rsidRPr="00BF4E78" w:rsidRDefault="00241046" w:rsidP="00BD6EE7">
      <w:pPr>
        <w:pStyle w:val="Prrafodelista"/>
        <w:numPr>
          <w:ilvl w:val="0"/>
          <w:numId w:val="70"/>
        </w:numPr>
        <w:spacing w:after="160" w:line="259" w:lineRule="auto"/>
        <w:rPr>
          <w:rFonts w:ascii="Times New Roman" w:hAnsi="Times New Roman" w:cs="Times New Roman"/>
          <w:i/>
          <w:lang w:val="es-CO"/>
        </w:rPr>
      </w:pPr>
      <w:r w:rsidRPr="00BF4E78">
        <w:rPr>
          <w:rFonts w:ascii="Times New Roman" w:hAnsi="Times New Roman" w:cs="Times New Roman"/>
          <w:i/>
          <w:lang w:val="es-CO"/>
        </w:rPr>
        <w:lastRenderedPageBreak/>
        <w:t xml:space="preserve">Velar por la correcta utilización de los equipos por parte de estudiantes, docentes, practicantes y personal en general. </w:t>
      </w:r>
    </w:p>
    <w:p w14:paraId="2283433E" w14:textId="3C2C2D78" w:rsidR="00241046" w:rsidRPr="00BF4E78" w:rsidRDefault="00241046" w:rsidP="00BD6EE7">
      <w:pPr>
        <w:pStyle w:val="Prrafodelista"/>
        <w:numPr>
          <w:ilvl w:val="0"/>
          <w:numId w:val="70"/>
        </w:numPr>
        <w:spacing w:after="160" w:line="259" w:lineRule="auto"/>
        <w:rPr>
          <w:rFonts w:ascii="Times New Roman" w:hAnsi="Times New Roman" w:cs="Times New Roman"/>
          <w:i/>
          <w:lang w:val="es-CO"/>
        </w:rPr>
      </w:pPr>
      <w:r w:rsidRPr="00BF4E78">
        <w:rPr>
          <w:rFonts w:ascii="Times New Roman" w:hAnsi="Times New Roman" w:cs="Times New Roman"/>
          <w:i/>
          <w:lang w:val="es-CO"/>
        </w:rPr>
        <w:t xml:space="preserve">Prestar asistencia técnica en todo evento institucional con los equipos de cómputo y audiovisuales que se requieran. </w:t>
      </w:r>
    </w:p>
    <w:p w14:paraId="385B0399" w14:textId="796FE17E"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t>CAPITULO VI</w:t>
      </w:r>
    </w:p>
    <w:p w14:paraId="16A5DA14" w14:textId="77777777" w:rsidR="00241046" w:rsidRPr="00BF4E78" w:rsidRDefault="00241046" w:rsidP="00241046">
      <w:pPr>
        <w:spacing w:after="160" w:line="259" w:lineRule="auto"/>
        <w:ind w:left="0" w:firstLine="0"/>
        <w:rPr>
          <w:rFonts w:ascii="Times New Roman" w:hAnsi="Times New Roman" w:cs="Times New Roman"/>
          <w:i/>
          <w:lang w:val="es-CO"/>
        </w:rPr>
      </w:pPr>
    </w:p>
    <w:p w14:paraId="73ABEE67" w14:textId="77777777" w:rsidR="00241046" w:rsidRPr="00CC49EB" w:rsidRDefault="00241046" w:rsidP="00CC49EB">
      <w:pPr>
        <w:spacing w:after="160" w:line="259" w:lineRule="auto"/>
        <w:ind w:left="0" w:firstLine="0"/>
        <w:jc w:val="center"/>
        <w:rPr>
          <w:rFonts w:ascii="Times New Roman" w:hAnsi="Times New Roman" w:cs="Times New Roman"/>
          <w:b/>
          <w:i/>
          <w:lang w:val="es-CO"/>
        </w:rPr>
      </w:pPr>
      <w:r w:rsidRPr="00CC49EB">
        <w:rPr>
          <w:rFonts w:ascii="Times New Roman" w:hAnsi="Times New Roman" w:cs="Times New Roman"/>
          <w:b/>
          <w:i/>
          <w:lang w:val="es-CO"/>
        </w:rPr>
        <w:t>DE LOS DOCENTES</w:t>
      </w:r>
    </w:p>
    <w:p w14:paraId="25E5EE04" w14:textId="77777777" w:rsidR="00241046" w:rsidRPr="00CC49EB" w:rsidRDefault="00241046" w:rsidP="00241046">
      <w:pPr>
        <w:spacing w:after="160" w:line="259" w:lineRule="auto"/>
        <w:ind w:left="0" w:firstLine="0"/>
        <w:rPr>
          <w:rFonts w:ascii="Times New Roman" w:hAnsi="Times New Roman" w:cs="Times New Roman"/>
          <w:b/>
          <w:i/>
          <w:lang w:val="es-CO"/>
        </w:rPr>
      </w:pPr>
      <w:r w:rsidRPr="00CC49EB">
        <w:rPr>
          <w:rFonts w:ascii="Times New Roman" w:hAnsi="Times New Roman" w:cs="Times New Roman"/>
          <w:b/>
          <w:i/>
          <w:lang w:val="es-CO"/>
        </w:rPr>
        <w:t xml:space="preserve">PERFIL DEL DOCENTE </w:t>
      </w:r>
    </w:p>
    <w:p w14:paraId="00E8C807" w14:textId="77777777" w:rsidR="00241046" w:rsidRPr="00BF4E78" w:rsidRDefault="00241046" w:rsidP="00241046">
      <w:pPr>
        <w:spacing w:after="160" w:line="259" w:lineRule="auto"/>
        <w:ind w:left="0" w:firstLine="0"/>
        <w:rPr>
          <w:rFonts w:ascii="Times New Roman" w:hAnsi="Times New Roman" w:cs="Times New Roman"/>
          <w:i/>
          <w:lang w:val="es-CO"/>
        </w:rPr>
      </w:pPr>
    </w:p>
    <w:p w14:paraId="7D4E6D56" w14:textId="77777777" w:rsidR="00241046" w:rsidRPr="00BF4E78" w:rsidRDefault="00241046" w:rsidP="00BD6EE7">
      <w:pPr>
        <w:pStyle w:val="Prrafodelista"/>
        <w:numPr>
          <w:ilvl w:val="0"/>
          <w:numId w:val="71"/>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El docente de la Institución Educativa Sidón cuenta con las siguientes características: </w:t>
      </w:r>
    </w:p>
    <w:p w14:paraId="44C5704F" w14:textId="77777777" w:rsidR="00241046" w:rsidRPr="00BF4E78" w:rsidRDefault="00241046" w:rsidP="00154004">
      <w:pPr>
        <w:spacing w:after="160" w:line="259" w:lineRule="auto"/>
        <w:ind w:left="0" w:firstLine="0"/>
        <w:jc w:val="both"/>
        <w:rPr>
          <w:rFonts w:ascii="Times New Roman" w:hAnsi="Times New Roman" w:cs="Times New Roman"/>
          <w:i/>
          <w:lang w:val="es-CO"/>
        </w:rPr>
      </w:pPr>
    </w:p>
    <w:p w14:paraId="657253A6" w14:textId="29BEB124"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Idoneidad y ética profesional. </w:t>
      </w:r>
    </w:p>
    <w:p w14:paraId="6DFFF60C" w14:textId="152D3B13"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Espíritu reflexivo, capacidad crítica y propositiva. </w:t>
      </w:r>
    </w:p>
    <w:p w14:paraId="0F8F1609" w14:textId="346AE6A0"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Capacidad de liderazgo, proyección social y servicio a la comunidad. </w:t>
      </w:r>
    </w:p>
    <w:p w14:paraId="7F4D0B7E" w14:textId="30EBBA1A"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Capacidad para sensibilizarse ante los hechos y sucesos de la vida cotidiana. </w:t>
      </w:r>
    </w:p>
    <w:p w14:paraId="49BED1C4" w14:textId="39B3F6D4"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Dominio emocional y de sí mismo. </w:t>
      </w:r>
    </w:p>
    <w:p w14:paraId="388222BF" w14:textId="4FEF632E"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Alto grado de responsabilidad, interés y entusiasmo por su trabajo. </w:t>
      </w:r>
    </w:p>
    <w:p w14:paraId="737BCB5B" w14:textId="38AB1C80"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Actitud positiva hacia el cambio y permanente espíritu investigador y de actualización. </w:t>
      </w:r>
    </w:p>
    <w:p w14:paraId="6F355752" w14:textId="120CC46C"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Capacidad de comunicación y diálogo. </w:t>
      </w:r>
    </w:p>
    <w:p w14:paraId="6C63C8F7" w14:textId="0BA31FD6"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Capacidad para estimular el crecimiento autónomo de los estudiantes. </w:t>
      </w:r>
    </w:p>
    <w:p w14:paraId="4B21A663" w14:textId="5E310513" w:rsidR="00241046" w:rsidRPr="00BF4E78" w:rsidRDefault="00241046" w:rsidP="00E47549">
      <w:pPr>
        <w:pStyle w:val="Prrafodelista"/>
        <w:numPr>
          <w:ilvl w:val="2"/>
          <w:numId w:val="93"/>
        </w:numPr>
        <w:spacing w:after="160" w:line="259" w:lineRule="auto"/>
        <w:ind w:left="284"/>
        <w:jc w:val="both"/>
        <w:rPr>
          <w:rFonts w:ascii="Times New Roman" w:hAnsi="Times New Roman" w:cs="Times New Roman"/>
          <w:i/>
          <w:lang w:val="es-CO"/>
        </w:rPr>
      </w:pPr>
      <w:r w:rsidRPr="00BF4E78">
        <w:rPr>
          <w:rFonts w:ascii="Times New Roman" w:hAnsi="Times New Roman" w:cs="Times New Roman"/>
          <w:i/>
          <w:lang w:val="es-CO"/>
        </w:rPr>
        <w:t xml:space="preserve">Vocación por la docencia evidenciada en el ejercicio permanente de demostración y defensa de la dignidad de su profesión. </w:t>
      </w:r>
    </w:p>
    <w:p w14:paraId="64F90B24" w14:textId="77777777" w:rsidR="00241046" w:rsidRPr="00BF4E78" w:rsidRDefault="00241046" w:rsidP="00241046">
      <w:pPr>
        <w:spacing w:after="160" w:line="259" w:lineRule="auto"/>
        <w:ind w:left="0" w:firstLine="0"/>
        <w:rPr>
          <w:rFonts w:ascii="Times New Roman" w:hAnsi="Times New Roman" w:cs="Times New Roman"/>
          <w:i/>
          <w:lang w:val="es-CO"/>
        </w:rPr>
      </w:pPr>
    </w:p>
    <w:p w14:paraId="005C8A29" w14:textId="1ACF7904"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 ARTÍCULO 23º.- Derechos de los docentes. </w:t>
      </w:r>
    </w:p>
    <w:p w14:paraId="792CE4B6"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4F258F"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docentes y los directivos docentes de la Institución Educativa Sidón gozarán de los derechos contemplados en la Constitución, en la Ley, en el Código Disciplinario Único, en los Estatutos de Profesionalización Docente y en los reglamentos vigentes para todos los servidores públicos, los docentes de la Institución Educativa Sidón tendrán los siguientes derechos: </w:t>
      </w:r>
    </w:p>
    <w:p w14:paraId="5960C886" w14:textId="77777777" w:rsidR="00241046" w:rsidRPr="00BF4E78" w:rsidRDefault="00241046" w:rsidP="00241046">
      <w:pPr>
        <w:spacing w:after="160" w:line="259" w:lineRule="auto"/>
        <w:ind w:left="0" w:firstLine="0"/>
        <w:rPr>
          <w:rFonts w:ascii="Times New Roman" w:hAnsi="Times New Roman" w:cs="Times New Roman"/>
          <w:i/>
          <w:lang w:val="es-CO"/>
        </w:rPr>
      </w:pPr>
    </w:p>
    <w:p w14:paraId="70F993E5" w14:textId="3C4E001A"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Ser estimulados para la superación y la eficiencia mediante un sistema de remuneración acorde con su formación académica y evaluación de su desempeño. </w:t>
      </w:r>
    </w:p>
    <w:p w14:paraId="31ABA284" w14:textId="0C54BE6A"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lastRenderedPageBreak/>
        <w:t xml:space="preserve">Permanecer en los cargos y funciones mientras su trabajo y conducta sean enteramente satisfactorias según los resultados de la evaluación de su desempeño. </w:t>
      </w:r>
    </w:p>
    <w:p w14:paraId="20867234" w14:textId="1C7E15FF"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Recibir buen trato de los estudiantes, padres de familia y del personal que trabaja en la Institución o que acude a ella. </w:t>
      </w:r>
    </w:p>
    <w:p w14:paraId="60D7FCF8" w14:textId="53584537"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Ejercer su derecho a la libertad de opinión, preferencias políticas y de elecciones internas, sin sufrir ningún tipo de represalias personales y/o laborales. </w:t>
      </w:r>
    </w:p>
    <w:p w14:paraId="5910AC41" w14:textId="58D5ABF7"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Ser evaluados con instrumentos pedagógicamente pertinentes, consensuados, y de forma tal, que garantice la confiabilidad de los resultados. </w:t>
      </w:r>
    </w:p>
    <w:p w14:paraId="6FAD249C" w14:textId="3E23DD62" w:rsidR="00241046" w:rsidRPr="00BF4E78" w:rsidRDefault="00241046" w:rsidP="00BD6EE7">
      <w:pPr>
        <w:pStyle w:val="Prrafodelista"/>
        <w:numPr>
          <w:ilvl w:val="0"/>
          <w:numId w:val="72"/>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Tiene derecho a tres días de permiso en el mes siempre y cuando tenga justificación.</w:t>
      </w:r>
    </w:p>
    <w:p w14:paraId="60625D32" w14:textId="77777777" w:rsidR="00241046" w:rsidRPr="00BF4E78" w:rsidRDefault="00241046" w:rsidP="00241046">
      <w:pPr>
        <w:spacing w:after="160" w:line="259" w:lineRule="auto"/>
        <w:ind w:left="0" w:firstLine="0"/>
        <w:rPr>
          <w:rFonts w:ascii="Times New Roman" w:hAnsi="Times New Roman" w:cs="Times New Roman"/>
          <w:i/>
          <w:lang w:val="es-CO"/>
        </w:rPr>
      </w:pPr>
    </w:p>
    <w:p w14:paraId="389E2FF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24º.- Deberes de los docentes. </w:t>
      </w:r>
    </w:p>
    <w:p w14:paraId="27A3DB2C" w14:textId="77777777" w:rsidR="00241046" w:rsidRPr="00BF4E78" w:rsidRDefault="00241046" w:rsidP="00241046">
      <w:pPr>
        <w:spacing w:after="160" w:line="259" w:lineRule="auto"/>
        <w:ind w:left="0" w:firstLine="0"/>
        <w:rPr>
          <w:rFonts w:ascii="Times New Roman" w:hAnsi="Times New Roman" w:cs="Times New Roman"/>
          <w:i/>
          <w:lang w:val="es-CO"/>
        </w:rPr>
      </w:pPr>
    </w:p>
    <w:p w14:paraId="541BEDC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deberes de los docentes y de los directivos docentes de la Institución Educativa Sidón: </w:t>
      </w:r>
    </w:p>
    <w:p w14:paraId="4E7E512C" w14:textId="77777777" w:rsidR="00241046" w:rsidRPr="00BF4E78" w:rsidRDefault="00241046" w:rsidP="00241046">
      <w:pPr>
        <w:spacing w:after="160" w:line="259" w:lineRule="auto"/>
        <w:ind w:left="0" w:firstLine="0"/>
        <w:rPr>
          <w:rFonts w:ascii="Times New Roman" w:hAnsi="Times New Roman" w:cs="Times New Roman"/>
          <w:i/>
          <w:lang w:val="es-CO"/>
        </w:rPr>
      </w:pPr>
    </w:p>
    <w:p w14:paraId="5EFCE950" w14:textId="349E6907"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Cumplir con el horario de trabajo fijado por la dirección. </w:t>
      </w:r>
    </w:p>
    <w:p w14:paraId="278F8438" w14:textId="63FB7E05"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Educar a los estudiantes en los valores y principios propios del Proyecto Educativo Institucional-PEI, para alcanzar la formación pretendida en su misión y visión. </w:t>
      </w:r>
    </w:p>
    <w:p w14:paraId="47D0303C" w14:textId="4DA756A0"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Buscar de manera permanente el incremento de la calidad del proceso enseñanza- aprendizaje mediante la investigación, la actualización pedagógica y el mejoramiento continuo en su desempeño profesional. </w:t>
      </w:r>
    </w:p>
    <w:p w14:paraId="18D74A1C" w14:textId="7B43D6BC"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Evaluar a los estudiantes en las asignaturas y proyectos de acuerdo a las disposiciones legales en todos los aspectos, dando a conocer oportunamente los indicadores de logro parciales, periódicos y finales. </w:t>
      </w:r>
    </w:p>
    <w:p w14:paraId="1642E59F" w14:textId="3A52ACA0"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Dar a conocer a los estudiantes, al inicio de cada período, los estándares, los programas e indicadores de logro de cada asignatura y proyecto. </w:t>
      </w:r>
    </w:p>
    <w:p w14:paraId="1F6FC940" w14:textId="48E466D6"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Dar a conocer las valoraciones a los estudiantes antes de ser oficializadas o publicadas, con el objetivo de corregir a tiempo posibles errores. </w:t>
      </w:r>
    </w:p>
    <w:p w14:paraId="1E88507A" w14:textId="6B721C35"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Devolver oportunamente los trabajos y evaluaciones con el objeto de retroalimentar la acción educativa y atender posibles reclamos.</w:t>
      </w:r>
    </w:p>
    <w:p w14:paraId="6E8422F2" w14:textId="365A466D"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Cumplir con el horario de atención a los padres de familia. </w:t>
      </w:r>
    </w:p>
    <w:p w14:paraId="5E3D9AD1" w14:textId="0CEA3BFA"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Informar oportunamente a Directores de grupo y Comité de Convivencia la inasistencia de los estudiantes. </w:t>
      </w:r>
    </w:p>
    <w:p w14:paraId="7C693C55" w14:textId="4AD9A16C"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Contribuir a la construcción y aplicación del Manual de Convivencia. </w:t>
      </w:r>
    </w:p>
    <w:p w14:paraId="6C3C851C" w14:textId="7AE22B10"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Identificar, reportar y realizar el seguimiento a los casos de acoso escolar, violencia escolar y vulneración de derechos sexuales y reproductivos que afecten a estudiantes del establecimiento educativo, acorde con los artículos 11 y 12 de la Ley 1146 de 2007 y demás normatividad vigente con el Manual de Convivencia y con los protocolos definidos en la Ruta de atención Integral para la convivencia Escolar. Si la situación </w:t>
      </w:r>
      <w:r w:rsidRPr="00BF4E78">
        <w:rPr>
          <w:rFonts w:ascii="Times New Roman" w:hAnsi="Times New Roman" w:cs="Times New Roman"/>
          <w:i/>
          <w:lang w:val="es-CO"/>
        </w:rPr>
        <w:lastRenderedPageBreak/>
        <w:t xml:space="preserve">de intimidación de la que tienen conocimiento se hace mediante medios electrónicos igualmente deberán reportar al Comité de Convivencia para activar el protocolo respectivo. </w:t>
      </w:r>
    </w:p>
    <w:p w14:paraId="68CB634D" w14:textId="0B7541A7"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Observar una conducta pública acorde con la función educativa y formativa de su profesión. </w:t>
      </w:r>
    </w:p>
    <w:p w14:paraId="5DAD82F9" w14:textId="5E7EC319"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No presentarse al colegio en estado de embriaguez o pos embriaguez, ni consumir sustancias psicoactivas o enervantes. Tampoco podrán fumar dentro de la Institución. </w:t>
      </w:r>
    </w:p>
    <w:p w14:paraId="648669EA" w14:textId="5FDB503F"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Llegar a tiempo a clases 5 minutos antes de iniciar en la mañana</w:t>
      </w:r>
      <w:r w:rsidR="00BA7856">
        <w:rPr>
          <w:rFonts w:ascii="Times New Roman" w:hAnsi="Times New Roman" w:cs="Times New Roman"/>
          <w:i/>
          <w:lang w:val="es-CO"/>
        </w:rPr>
        <w:t xml:space="preserve"> y a cada </w:t>
      </w:r>
      <w:proofErr w:type="spellStart"/>
      <w:r w:rsidR="00BA7856">
        <w:rPr>
          <w:rFonts w:ascii="Times New Roman" w:hAnsi="Times New Roman" w:cs="Times New Roman"/>
          <w:i/>
          <w:lang w:val="es-CO"/>
        </w:rPr>
        <w:t>evente</w:t>
      </w:r>
      <w:proofErr w:type="spellEnd"/>
      <w:r w:rsidR="00BA7856">
        <w:rPr>
          <w:rFonts w:ascii="Times New Roman" w:hAnsi="Times New Roman" w:cs="Times New Roman"/>
          <w:i/>
          <w:lang w:val="es-CO"/>
        </w:rPr>
        <w:t xml:space="preserve"> que sea citado</w:t>
      </w:r>
      <w:r w:rsidRPr="00BF4E78">
        <w:rPr>
          <w:rFonts w:ascii="Times New Roman" w:hAnsi="Times New Roman" w:cs="Times New Roman"/>
          <w:i/>
          <w:lang w:val="es-CO"/>
        </w:rPr>
        <w:t>.</w:t>
      </w:r>
    </w:p>
    <w:p w14:paraId="139A1F96" w14:textId="10F26E8D"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Cumplir completamente la jornada laboral.</w:t>
      </w:r>
    </w:p>
    <w:p w14:paraId="1ABA6E59" w14:textId="184BA1C5"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Colaborar con actividades extracurriculares programadas por la institución y si la comunidad lo solicita.</w:t>
      </w:r>
    </w:p>
    <w:p w14:paraId="7D28104A" w14:textId="088E2812" w:rsidR="00241046" w:rsidRPr="00BF4E78" w:rsidRDefault="00241046" w:rsidP="00BD6EE7">
      <w:pPr>
        <w:pStyle w:val="Prrafodelista"/>
        <w:numPr>
          <w:ilvl w:val="0"/>
          <w:numId w:val="73"/>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Los demás deberes establecidos en la Constitución Nacional y la Ley, en el Código Disciplinario Único para los servidores públicos y en los Estatutos de Profesionalización Docente. </w:t>
      </w:r>
    </w:p>
    <w:p w14:paraId="0505DD6C" w14:textId="77777777" w:rsidR="00241046" w:rsidRPr="00BF4E78" w:rsidRDefault="00241046" w:rsidP="00241046">
      <w:pPr>
        <w:spacing w:after="160" w:line="259" w:lineRule="auto"/>
        <w:ind w:left="0" w:firstLine="0"/>
        <w:rPr>
          <w:rFonts w:ascii="Times New Roman" w:hAnsi="Times New Roman" w:cs="Times New Roman"/>
          <w:i/>
          <w:lang w:val="es-CO"/>
        </w:rPr>
      </w:pPr>
    </w:p>
    <w:p w14:paraId="4D0C397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25º.- Del régimen disciplinario. </w:t>
      </w:r>
    </w:p>
    <w:p w14:paraId="69069EFE" w14:textId="77777777" w:rsidR="00241046" w:rsidRPr="00BF4E78" w:rsidRDefault="00241046" w:rsidP="00241046">
      <w:pPr>
        <w:spacing w:after="160" w:line="259" w:lineRule="auto"/>
        <w:ind w:left="0" w:firstLine="0"/>
        <w:rPr>
          <w:rFonts w:ascii="Times New Roman" w:hAnsi="Times New Roman" w:cs="Times New Roman"/>
          <w:i/>
          <w:lang w:val="es-CO"/>
        </w:rPr>
      </w:pPr>
    </w:p>
    <w:p w14:paraId="3E0E58A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El régimen disciplinario de los docentes y de los directivos docentes de la Institución Educativa Sidón se atiene a lo dispuesto en las normas vigentes nacionales. </w:t>
      </w:r>
    </w:p>
    <w:p w14:paraId="476BEB77" w14:textId="77777777" w:rsidR="00241046" w:rsidRPr="00BF4E78" w:rsidRDefault="00241046" w:rsidP="00241046">
      <w:pPr>
        <w:spacing w:after="160" w:line="259" w:lineRule="auto"/>
        <w:ind w:left="0" w:firstLine="0"/>
        <w:rPr>
          <w:rFonts w:ascii="Times New Roman" w:hAnsi="Times New Roman" w:cs="Times New Roman"/>
          <w:i/>
          <w:lang w:val="es-CO"/>
        </w:rPr>
      </w:pPr>
    </w:p>
    <w:p w14:paraId="1235042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26º.- De la evaluación del desempeño docente. </w:t>
      </w:r>
    </w:p>
    <w:p w14:paraId="16EE2B49" w14:textId="77777777" w:rsidR="00241046" w:rsidRPr="00BF4E78" w:rsidRDefault="00241046" w:rsidP="00241046">
      <w:pPr>
        <w:spacing w:after="160" w:line="259" w:lineRule="auto"/>
        <w:ind w:left="0" w:firstLine="0"/>
        <w:rPr>
          <w:rFonts w:ascii="Times New Roman" w:hAnsi="Times New Roman" w:cs="Times New Roman"/>
          <w:i/>
          <w:lang w:val="es-CO"/>
        </w:rPr>
      </w:pPr>
    </w:p>
    <w:p w14:paraId="49FF497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La evaluación del desempeño de docentes y de directivos docentes de la Institución Educativa Sidón se realizará anualmente; tiene por objeto el mejoramiento personal, profesional e institucional y se sujetará a los principios de objetividad, pertinencia, transparencia, participación y equidad. </w:t>
      </w:r>
    </w:p>
    <w:p w14:paraId="61B1372F" w14:textId="77777777" w:rsidR="00241046" w:rsidRPr="00BF4E78" w:rsidRDefault="00241046" w:rsidP="00241046">
      <w:pPr>
        <w:spacing w:after="160" w:line="259" w:lineRule="auto"/>
        <w:ind w:left="0" w:firstLine="0"/>
        <w:rPr>
          <w:rFonts w:ascii="Times New Roman" w:hAnsi="Times New Roman" w:cs="Times New Roman"/>
          <w:i/>
          <w:lang w:val="es-CO"/>
        </w:rPr>
      </w:pPr>
    </w:p>
    <w:p w14:paraId="669EFCA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27º.- Del contenido de la evaluación. </w:t>
      </w:r>
    </w:p>
    <w:p w14:paraId="7C50B404" w14:textId="77777777" w:rsidR="00241046" w:rsidRPr="00BF4E78" w:rsidRDefault="00241046" w:rsidP="00241046">
      <w:pPr>
        <w:spacing w:after="160" w:line="259" w:lineRule="auto"/>
        <w:ind w:left="0" w:firstLine="0"/>
        <w:rPr>
          <w:rFonts w:ascii="Times New Roman" w:hAnsi="Times New Roman" w:cs="Times New Roman"/>
          <w:i/>
          <w:lang w:val="es-CO"/>
        </w:rPr>
      </w:pPr>
    </w:p>
    <w:p w14:paraId="3F16F39E"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evaluación de desempeño se referirá a la valoración del cumplimiento de las competencias funcionales y comportamentales establecidas por el Ministerio de Educación, y las establecidas en su autonomía por la I.E. SIDÓN, que requiere en la prestación del servicio educativo; describirá el grado de cumplimiento de las responsabilidades inherentes al cargo que desempeña el docente o directivo docente. </w:t>
      </w:r>
    </w:p>
    <w:p w14:paraId="6E8CB91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7A6304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28º.- Estímulos para los docentes. </w:t>
      </w:r>
    </w:p>
    <w:p w14:paraId="2D97DE9A" w14:textId="77777777" w:rsidR="00241046" w:rsidRPr="00BF4E78" w:rsidRDefault="00241046" w:rsidP="00241046">
      <w:pPr>
        <w:spacing w:after="160" w:line="259" w:lineRule="auto"/>
        <w:ind w:left="0" w:firstLine="0"/>
        <w:rPr>
          <w:rFonts w:ascii="Times New Roman" w:hAnsi="Times New Roman" w:cs="Times New Roman"/>
          <w:i/>
          <w:lang w:val="es-CO"/>
        </w:rPr>
      </w:pPr>
    </w:p>
    <w:p w14:paraId="3643919D" w14:textId="3409D5A8" w:rsidR="00241046" w:rsidRPr="00BF4E78" w:rsidRDefault="00241046" w:rsidP="00BD6EE7">
      <w:pPr>
        <w:pStyle w:val="Prrafodelista"/>
        <w:numPr>
          <w:ilvl w:val="0"/>
          <w:numId w:val="74"/>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Los docentes que realicen el real acompañamiento a sus estudiantes en concursos académicos, artísticos y deportivos y que obtengan primeros lugares o puestos meritorios, serán exaltados públicamente y recibirán la respectiva resolución en acto público. </w:t>
      </w:r>
    </w:p>
    <w:p w14:paraId="5935FB71" w14:textId="3C1888D5" w:rsidR="00241046" w:rsidRPr="00BF4E78" w:rsidRDefault="00241046" w:rsidP="00BD6EE7">
      <w:pPr>
        <w:pStyle w:val="Prrafodelista"/>
        <w:numPr>
          <w:ilvl w:val="0"/>
          <w:numId w:val="74"/>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Ser enviado como representante de la institución a congresos, seminarios, foros, cursos entre otros encuentros académicos, artísticos o deportivos, por resultados de sus desempeños. </w:t>
      </w:r>
    </w:p>
    <w:p w14:paraId="0BFA10A6" w14:textId="7AC98438" w:rsidR="00241046" w:rsidRPr="00BF4E78" w:rsidRDefault="00241046" w:rsidP="00241046">
      <w:pPr>
        <w:spacing w:after="160" w:line="259" w:lineRule="auto"/>
        <w:ind w:left="0" w:firstLine="0"/>
        <w:rPr>
          <w:rFonts w:ascii="Times New Roman" w:hAnsi="Times New Roman" w:cs="Times New Roman"/>
          <w:i/>
          <w:lang w:val="es-CO"/>
        </w:rPr>
      </w:pPr>
    </w:p>
    <w:p w14:paraId="135D6F19" w14:textId="77777777"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t>CAPITULO VII</w:t>
      </w:r>
    </w:p>
    <w:p w14:paraId="62930265" w14:textId="01611729" w:rsidR="00241046" w:rsidRPr="00CC49EB" w:rsidRDefault="00241046" w:rsidP="00CC49EB">
      <w:pPr>
        <w:spacing w:after="160" w:line="259" w:lineRule="auto"/>
        <w:ind w:left="0" w:firstLine="0"/>
        <w:jc w:val="center"/>
        <w:rPr>
          <w:rFonts w:ascii="Times New Roman" w:hAnsi="Times New Roman" w:cs="Times New Roman"/>
          <w:b/>
          <w:i/>
          <w:lang w:val="es-CO"/>
        </w:rPr>
      </w:pPr>
      <w:r w:rsidRPr="00CC49EB">
        <w:rPr>
          <w:rFonts w:ascii="Times New Roman" w:hAnsi="Times New Roman" w:cs="Times New Roman"/>
          <w:b/>
          <w:i/>
          <w:lang w:val="es-CO"/>
        </w:rPr>
        <w:t>MATRICULAS</w:t>
      </w:r>
    </w:p>
    <w:p w14:paraId="3CCFBD21" w14:textId="77777777" w:rsidR="00241046" w:rsidRPr="00BF4E78" w:rsidRDefault="00241046" w:rsidP="00241046">
      <w:pPr>
        <w:spacing w:after="160" w:line="259" w:lineRule="auto"/>
        <w:ind w:left="0" w:firstLine="0"/>
        <w:rPr>
          <w:rFonts w:ascii="Times New Roman" w:hAnsi="Times New Roman" w:cs="Times New Roman"/>
          <w:i/>
          <w:lang w:val="es-CO"/>
        </w:rPr>
      </w:pPr>
    </w:p>
    <w:p w14:paraId="08975CB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29º.- De las matrículas. </w:t>
      </w:r>
    </w:p>
    <w:p w14:paraId="31CC2455" w14:textId="77777777" w:rsidR="00241046" w:rsidRPr="00BF4E78" w:rsidRDefault="00241046" w:rsidP="00241046">
      <w:pPr>
        <w:spacing w:after="160" w:line="259" w:lineRule="auto"/>
        <w:ind w:left="0" w:firstLine="0"/>
        <w:rPr>
          <w:rFonts w:ascii="Times New Roman" w:hAnsi="Times New Roman" w:cs="Times New Roman"/>
          <w:i/>
          <w:lang w:val="es-CO"/>
        </w:rPr>
      </w:pPr>
    </w:p>
    <w:p w14:paraId="7F9A9A88"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matrícula es el acto voluntario mediante el cual el aspirante acepta la admisión dada por la I.E. SIDON y éste le otorga la calidad de estudiante de la Institución. Al firmarla el estudiante se compromete a tener un buen rendimiento académico, a cumplir el manual de convivencia y demás políticas, normas y criterios formativos de la Institución Educativa Sidón, de conformidad a su Proyecto Educativo Institucional, y las obligaciones derivadas de la Constitución Nacional y las leyes. </w:t>
      </w:r>
    </w:p>
    <w:p w14:paraId="69274273" w14:textId="77777777" w:rsidR="00241046" w:rsidRPr="00BF4E78" w:rsidRDefault="00241046" w:rsidP="00241046">
      <w:pPr>
        <w:spacing w:after="160" w:line="259" w:lineRule="auto"/>
        <w:ind w:left="0" w:firstLine="0"/>
        <w:rPr>
          <w:rFonts w:ascii="Times New Roman" w:hAnsi="Times New Roman" w:cs="Times New Roman"/>
          <w:i/>
          <w:lang w:val="es-CO"/>
        </w:rPr>
      </w:pPr>
    </w:p>
    <w:p w14:paraId="222D171D"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matrícula otorga el derecho a cursar los programas formativos previstos para un grado o año académico y el interesado deberá renovarla para los grados subsiguientes en las fechas señaladas por la Institución. </w:t>
      </w:r>
    </w:p>
    <w:p w14:paraId="4020D2F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30º.- De los requisitos para la matrícula. </w:t>
      </w:r>
    </w:p>
    <w:p w14:paraId="464B4DF6" w14:textId="77777777" w:rsidR="00241046" w:rsidRPr="00BF4E78" w:rsidRDefault="00241046" w:rsidP="00241046">
      <w:pPr>
        <w:spacing w:after="160" w:line="259" w:lineRule="auto"/>
        <w:ind w:left="0" w:firstLine="0"/>
        <w:rPr>
          <w:rFonts w:ascii="Times New Roman" w:hAnsi="Times New Roman" w:cs="Times New Roman"/>
          <w:i/>
          <w:lang w:val="es-CO"/>
        </w:rPr>
      </w:pPr>
    </w:p>
    <w:p w14:paraId="51FAC19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Para realizar el acto de matrícula se requiere: </w:t>
      </w:r>
    </w:p>
    <w:p w14:paraId="1BE194ED" w14:textId="77777777" w:rsidR="00241046" w:rsidRPr="00BF4E78" w:rsidRDefault="00241046" w:rsidP="00241046">
      <w:pPr>
        <w:spacing w:after="160" w:line="259" w:lineRule="auto"/>
        <w:ind w:left="0" w:firstLine="0"/>
        <w:rPr>
          <w:rFonts w:ascii="Times New Roman" w:hAnsi="Times New Roman" w:cs="Times New Roman"/>
          <w:i/>
          <w:lang w:val="es-CO"/>
        </w:rPr>
      </w:pPr>
    </w:p>
    <w:p w14:paraId="381AFE1F" w14:textId="5E8B3FED"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Certificado de buena conducta del colegio de procedencia, con valoración mínima (Básico según escala nacional) en el año inmediatamente anterior. </w:t>
      </w:r>
    </w:p>
    <w:p w14:paraId="7E93C3AC" w14:textId="5AE12BAC"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lastRenderedPageBreak/>
        <w:t xml:space="preserve">Certificados de valoraciones en los que conste que fueron aprobados todos los logros y grados académicos anteriores al que se va a cursar. </w:t>
      </w:r>
    </w:p>
    <w:p w14:paraId="05C6AA94" w14:textId="09FD1442"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Registro civil de nacimiento o fotocopia de la tarjeta de identidad o cédula. </w:t>
      </w:r>
    </w:p>
    <w:p w14:paraId="318AA471" w14:textId="7356A115"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Diligenciar el formato de prestación del servicio educativo. </w:t>
      </w:r>
    </w:p>
    <w:p w14:paraId="2ED35121" w14:textId="7BFFFAD7"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Si procede de otro establecimiento educativo, obligatoriamente debe estar liberado de este.</w:t>
      </w:r>
    </w:p>
    <w:p w14:paraId="7BDC1CCD" w14:textId="51F724FC" w:rsidR="00241046" w:rsidRPr="00BF4E78" w:rsidRDefault="00241046" w:rsidP="00BD6EE7">
      <w:pPr>
        <w:pStyle w:val="Prrafodelista"/>
        <w:numPr>
          <w:ilvl w:val="0"/>
          <w:numId w:val="7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Los demás establecidos por la Ley o por la Institución. </w:t>
      </w:r>
    </w:p>
    <w:p w14:paraId="4649DF0E" w14:textId="77777777" w:rsidR="00241046" w:rsidRPr="00BF4E78" w:rsidRDefault="00241046" w:rsidP="00241046">
      <w:pPr>
        <w:spacing w:after="160" w:line="259" w:lineRule="auto"/>
        <w:ind w:left="0" w:firstLine="0"/>
        <w:rPr>
          <w:rFonts w:ascii="Times New Roman" w:hAnsi="Times New Roman" w:cs="Times New Roman"/>
          <w:i/>
          <w:lang w:val="es-CO"/>
        </w:rPr>
      </w:pPr>
    </w:p>
    <w:p w14:paraId="1AFEFC3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Parágrafo: La renovación de matrícula para los estudiantes antiguos se hará de acuerdo a lo determinado por la Institución.</w:t>
      </w:r>
    </w:p>
    <w:p w14:paraId="431ECBE8" w14:textId="77777777" w:rsidR="00241046" w:rsidRPr="00BF4E78" w:rsidRDefault="00241046" w:rsidP="00241046">
      <w:pPr>
        <w:spacing w:after="160" w:line="259" w:lineRule="auto"/>
        <w:ind w:left="0" w:firstLine="0"/>
        <w:rPr>
          <w:rFonts w:ascii="Times New Roman" w:hAnsi="Times New Roman" w:cs="Times New Roman"/>
          <w:i/>
          <w:lang w:val="es-CO"/>
        </w:rPr>
      </w:pPr>
    </w:p>
    <w:p w14:paraId="0F815BC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31º.- De la pérdida de la calidad de estudiante  de la Institución Educativa Sidón. </w:t>
      </w:r>
    </w:p>
    <w:p w14:paraId="70AA8242" w14:textId="77777777" w:rsidR="00241046" w:rsidRPr="00BF4E78" w:rsidRDefault="00241046" w:rsidP="00241046">
      <w:pPr>
        <w:spacing w:after="160" w:line="259" w:lineRule="auto"/>
        <w:ind w:left="0" w:firstLine="0"/>
        <w:rPr>
          <w:rFonts w:ascii="Times New Roman" w:hAnsi="Times New Roman" w:cs="Times New Roman"/>
          <w:i/>
          <w:lang w:val="es-CO"/>
        </w:rPr>
      </w:pPr>
    </w:p>
    <w:p w14:paraId="58541B2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La calidad de estudiante  de la Institución Educativa Sidón se pierde: </w:t>
      </w:r>
    </w:p>
    <w:p w14:paraId="2DA3A1A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97C893B" w14:textId="7D1C25C1"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Cuando se compruebe fraude en los documentos presentados para la inscripción o matrícula. </w:t>
      </w:r>
    </w:p>
    <w:p w14:paraId="39A9A448" w14:textId="0C95D55E"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Cuando se compruebe falta de cumplimiento de cualquiera de los requisitos de matrícula. </w:t>
      </w:r>
    </w:p>
    <w:p w14:paraId="3C101DC5" w14:textId="75701F67"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Cuando se haya terminado el ciclo de estudios y obtenido el título de bachiller. </w:t>
      </w:r>
    </w:p>
    <w:p w14:paraId="5152F092" w14:textId="4DA4AE2C"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Por faltas contra la convivencia, de conformidad a los procedimientos establecidos en el manual de convivencia. </w:t>
      </w:r>
    </w:p>
    <w:p w14:paraId="75E4015B" w14:textId="1873A4A9"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Cuando por certificación médica, el estudiante padezca una enfermedad que le impida vivir en comunidad. </w:t>
      </w:r>
    </w:p>
    <w:p w14:paraId="4714E49D" w14:textId="1CBF843D" w:rsidR="00241046" w:rsidRPr="00BF4E78" w:rsidRDefault="00241046" w:rsidP="00BD6EE7">
      <w:pPr>
        <w:pStyle w:val="Prrafodelista"/>
        <w:numPr>
          <w:ilvl w:val="0"/>
          <w:numId w:val="76"/>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Por retiro voluntario. </w:t>
      </w:r>
    </w:p>
    <w:p w14:paraId="07932BE3" w14:textId="77777777" w:rsidR="00241046" w:rsidRPr="00BF4E78" w:rsidRDefault="00241046" w:rsidP="00241046">
      <w:pPr>
        <w:spacing w:after="160" w:line="259" w:lineRule="auto"/>
        <w:ind w:left="0" w:firstLine="0"/>
        <w:rPr>
          <w:rFonts w:ascii="Times New Roman" w:hAnsi="Times New Roman" w:cs="Times New Roman"/>
          <w:i/>
          <w:lang w:val="es-CO"/>
        </w:rPr>
      </w:pPr>
    </w:p>
    <w:p w14:paraId="34075691" w14:textId="77777777" w:rsidR="00241046" w:rsidRPr="00CC49EB" w:rsidRDefault="00241046" w:rsidP="00CC49EB">
      <w:pPr>
        <w:spacing w:after="160" w:line="259" w:lineRule="auto"/>
        <w:ind w:left="0" w:firstLine="0"/>
        <w:jc w:val="center"/>
        <w:rPr>
          <w:rFonts w:ascii="Times New Roman" w:hAnsi="Times New Roman" w:cs="Times New Roman"/>
          <w:b/>
          <w:i/>
          <w:lang w:val="es-CO"/>
        </w:rPr>
      </w:pPr>
      <w:r w:rsidRPr="00CC49EB">
        <w:rPr>
          <w:rFonts w:ascii="Times New Roman" w:hAnsi="Times New Roman" w:cs="Times New Roman"/>
          <w:b/>
          <w:i/>
          <w:lang w:val="es-CO"/>
        </w:rPr>
        <w:t>CAPITULO VIII</w:t>
      </w:r>
    </w:p>
    <w:p w14:paraId="0636ABA6" w14:textId="77777777" w:rsidR="00241046" w:rsidRPr="00CC49EB" w:rsidRDefault="00241046" w:rsidP="00CC49EB">
      <w:pPr>
        <w:spacing w:after="160" w:line="259" w:lineRule="auto"/>
        <w:ind w:left="0" w:firstLine="0"/>
        <w:jc w:val="center"/>
        <w:rPr>
          <w:rFonts w:ascii="Times New Roman" w:hAnsi="Times New Roman" w:cs="Times New Roman"/>
          <w:b/>
          <w:i/>
          <w:lang w:val="es-CO"/>
        </w:rPr>
      </w:pPr>
      <w:r w:rsidRPr="00CC49EB">
        <w:rPr>
          <w:rFonts w:ascii="Times New Roman" w:hAnsi="Times New Roman" w:cs="Times New Roman"/>
          <w:b/>
          <w:i/>
          <w:lang w:val="es-CO"/>
        </w:rPr>
        <w:t>DE LOS ESTUDIANTES</w:t>
      </w:r>
    </w:p>
    <w:p w14:paraId="7A63A54A" w14:textId="77777777" w:rsidR="00241046" w:rsidRPr="00BF4E78" w:rsidRDefault="00241046" w:rsidP="00241046">
      <w:pPr>
        <w:spacing w:after="160" w:line="259" w:lineRule="auto"/>
        <w:ind w:left="0" w:firstLine="0"/>
        <w:rPr>
          <w:rFonts w:ascii="Times New Roman" w:hAnsi="Times New Roman" w:cs="Times New Roman"/>
          <w:i/>
          <w:lang w:val="es-CO"/>
        </w:rPr>
      </w:pPr>
    </w:p>
    <w:p w14:paraId="5BC90B9B" w14:textId="525ECDB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w:t>
      </w:r>
      <w:r w:rsidR="000A2283">
        <w:rPr>
          <w:rFonts w:ascii="Times New Roman" w:hAnsi="Times New Roman" w:cs="Times New Roman"/>
          <w:i/>
          <w:lang w:val="es-CO"/>
        </w:rPr>
        <w:t>L</w:t>
      </w:r>
      <w:r w:rsidRPr="00BF4E78">
        <w:rPr>
          <w:rFonts w:ascii="Times New Roman" w:hAnsi="Times New Roman" w:cs="Times New Roman"/>
          <w:i/>
          <w:lang w:val="es-CO"/>
        </w:rPr>
        <w:t xml:space="preserve">O 32°.- Se considera oficialmente estudiante de la  I. E. SIDON, quien ha cumplido con todos los requisitos, firmas y trámites legales establecidos en el proceso de matrícula. </w:t>
      </w:r>
    </w:p>
    <w:p w14:paraId="4ACF1FBC" w14:textId="77777777" w:rsidR="00241046" w:rsidRPr="00BF4E78" w:rsidRDefault="00241046" w:rsidP="00241046">
      <w:pPr>
        <w:spacing w:after="160" w:line="259" w:lineRule="auto"/>
        <w:ind w:left="0" w:firstLine="0"/>
        <w:rPr>
          <w:rFonts w:ascii="Times New Roman" w:hAnsi="Times New Roman" w:cs="Times New Roman"/>
          <w:i/>
          <w:lang w:val="es-CO"/>
        </w:rPr>
      </w:pPr>
    </w:p>
    <w:p w14:paraId="070154C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 xml:space="preserve">ARTICULO 33º.- Derechos de los estudiantes. </w:t>
      </w:r>
    </w:p>
    <w:p w14:paraId="591D2157" w14:textId="77777777" w:rsidR="00241046" w:rsidRPr="00BF4E78" w:rsidRDefault="00241046" w:rsidP="00241046">
      <w:pPr>
        <w:spacing w:after="160" w:line="259" w:lineRule="auto"/>
        <w:ind w:left="0" w:firstLine="0"/>
        <w:rPr>
          <w:rFonts w:ascii="Times New Roman" w:hAnsi="Times New Roman" w:cs="Times New Roman"/>
          <w:i/>
          <w:lang w:val="es-CO"/>
        </w:rPr>
      </w:pPr>
    </w:p>
    <w:p w14:paraId="4D94ED68" w14:textId="77777777" w:rsidR="00241046" w:rsidRPr="00BF4E78" w:rsidRDefault="00241046" w:rsidP="00154004">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Todos los estudiantes tienen los mismos derechos básicos, sin más distinciones que las derivadas de su edad y de los niveles de enseñanza que se encuentren cursando, bajo la premisa de que un derecho bien ejercido es un deber que genera responsabilidad. </w:t>
      </w:r>
    </w:p>
    <w:p w14:paraId="656490B6" w14:textId="77777777" w:rsidR="00241046" w:rsidRPr="00BF4E78" w:rsidRDefault="00241046" w:rsidP="00241046">
      <w:pPr>
        <w:spacing w:after="160" w:line="259" w:lineRule="auto"/>
        <w:ind w:left="0" w:firstLine="0"/>
        <w:rPr>
          <w:rFonts w:ascii="Times New Roman" w:hAnsi="Times New Roman" w:cs="Times New Roman"/>
          <w:i/>
          <w:lang w:val="es-CO"/>
        </w:rPr>
      </w:pPr>
    </w:p>
    <w:p w14:paraId="5E107F7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derechos de los estudiantes: </w:t>
      </w:r>
    </w:p>
    <w:p w14:paraId="39F6E0E8" w14:textId="77777777" w:rsidR="00241046" w:rsidRPr="00BF4E78" w:rsidRDefault="00241046" w:rsidP="00241046">
      <w:pPr>
        <w:spacing w:after="160" w:line="259" w:lineRule="auto"/>
        <w:ind w:left="0" w:firstLine="0"/>
        <w:rPr>
          <w:rFonts w:ascii="Times New Roman" w:hAnsi="Times New Roman" w:cs="Times New Roman"/>
          <w:i/>
          <w:lang w:val="es-CO"/>
        </w:rPr>
      </w:pPr>
    </w:p>
    <w:p w14:paraId="4F1EF49B" w14:textId="459368A1"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Gozar de los derechos consignados en la Constitución Política, leyes, estatutos, reglamentos y decisiones de las autoridades legales e institucionales. </w:t>
      </w:r>
    </w:p>
    <w:p w14:paraId="719AAD5B"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5F96E19" w14:textId="4C5BF735"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Conocer y poner en práctica el Manual de Convivencia. </w:t>
      </w:r>
    </w:p>
    <w:p w14:paraId="5D01A09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27B26E3" w14:textId="0B129F27"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El ejercicio responsable de la libertad para estudiar y aprender, acceder a las fuentes de información científica e investigar los fenómenos de la naturaleza y de la sociedad. </w:t>
      </w:r>
    </w:p>
    <w:p w14:paraId="698F9E5D"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5BB5610" w14:textId="0C1AA94F"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Expresar y debatir las ideas propias de su cosmovisión política, filosófica e ideológica, disentir de opiniones contrarias y participar en la solución concertada de conflictos y a actuar en defensa de sus derechos. </w:t>
      </w:r>
    </w:p>
    <w:p w14:paraId="3EE17C7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B704368" w14:textId="51145C58"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Elegir y ser elegido para las representaciones que correspondan a los estudiantes en los organismos del gobierno escolar y en el Consejo de Estudiantes, de conformidad con lo establecido en los reglamentos de este manual. </w:t>
      </w:r>
    </w:p>
    <w:p w14:paraId="4CD6E1BE"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A9F24B1" w14:textId="3A5F89FE"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En caso de acciones disciplinarias el estudiante tiene derecho a un proceso justo, apegado a las normas constitucionales, a ser oído en descargos, a conocer las pruebas en su contra y a que se practiquen las que él solicite, siempre que sean pertinentes y conducentes al esclarecimiento de los hechos. </w:t>
      </w:r>
    </w:p>
    <w:p w14:paraId="764F7F00"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2C827FF" w14:textId="06451936"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Ser asistido por quienes tienen la responsabilidad directiva y docente. </w:t>
      </w:r>
    </w:p>
    <w:p w14:paraId="33B34B5D"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05EED94" w14:textId="3CD68308"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No ser discriminado ni objeto de represalias por las acciones emprendidas en defensa o ejercicio de los derechos estudiantiles. </w:t>
      </w:r>
    </w:p>
    <w:p w14:paraId="54CD027C"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7E51FF8" w14:textId="54E8660C"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Presentar solicitudes y ejercer el derecho de petición ante directivos y profesores de la I. E. SIDON, y obtener respuestas oportunas. </w:t>
      </w:r>
    </w:p>
    <w:p w14:paraId="0C085BEB"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7BAEC49" w14:textId="4F111B92"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Podrán adelantar huelga, una vez agotado el conducto regular y el diálogo, cuando las dos terceras partes de los afectados estén de acuerdo. </w:t>
      </w:r>
    </w:p>
    <w:p w14:paraId="190782E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0360F0B" w14:textId="53FCCFCF"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Disfrutar de los servicios públicos y de bienestar que ofrezca la I. E. SIDON. </w:t>
      </w:r>
    </w:p>
    <w:p w14:paraId="44EBF023"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A685212" w14:textId="1BFD9178"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En los casos de fuerza mayor que impidan su asistencia a clases, solicitar de manera inmediata los permisos correspondientes. </w:t>
      </w:r>
    </w:p>
    <w:p w14:paraId="7F2150D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C26E27B" w14:textId="2653E89F"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Recibir de las autoridades directivas, docentes y funcionarios como también de sus compañeros, buen trato de palabra y hecho que se merece como persona y como miembro de la Institución. </w:t>
      </w:r>
    </w:p>
    <w:p w14:paraId="3ACB6020"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733847E" w14:textId="66E72197"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Participar en los grupos culturales, deportivos, artísticos y de investigación que funcionen en el plantel y representar la I. E. SIDON en eventos similares. </w:t>
      </w:r>
    </w:p>
    <w:p w14:paraId="7E6E999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7406D1BA" w14:textId="01D47C91"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Ser evaluados en las asignaturas y proyectos conforme a disposiciones legales, en todos los aspectos, conociendo oportunamente sus valoraciones parciales, periódicos y finales; a que se le reintegren sus trabajos y evaluaciones, y a que se le practiquen las correcciones pertinentes. </w:t>
      </w:r>
    </w:p>
    <w:p w14:paraId="44A8BC4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84C3622" w14:textId="03655840"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Conocer oportunamente los programas de las asignaturas, áreas y proyectos: indicadores de logro, contenidos y estrategias de evaluación. </w:t>
      </w:r>
    </w:p>
    <w:p w14:paraId="3EC56243"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55768C0" w14:textId="544EB4E7"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Conocer sus valoraciones antes de ser entregadas, con el objetivo de corregir posibles errores antes de ser publicadas y oficializadas. </w:t>
      </w:r>
    </w:p>
    <w:p w14:paraId="755A615E"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7564843" w14:textId="14B244B1"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Solicitar oportunamente si hubiera lugar, reconsideración de la calificación de una evaluación; si la reconsideración del profesor no satisface la aspiración del estudiante, éste puede solicitar al director de la I. E. SIDON, la designación de un segundo calificador. En todo caso la nota del segundo calificador será refrendada. </w:t>
      </w:r>
    </w:p>
    <w:p w14:paraId="341F0895"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5991898" w14:textId="75061945"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Ser reconocido en su singularidad y diferencia con el otro, en especial, en lo referido al respeto a las diferencias individuales en la comprensión de conceptos, desarrollo de competencias y ritmos de aprendizaje. </w:t>
      </w:r>
    </w:p>
    <w:p w14:paraId="7D51383C"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FE75EC4" w14:textId="5CA36810"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Participar en actividades que desarrolle la institución que eviten la discriminación de los estudiantes y promueva la integración con los demás de los derechos humanos, sexuales y reproductivos. </w:t>
      </w:r>
    </w:p>
    <w:p w14:paraId="5A2B608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D237815" w14:textId="55696602"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Los estudiantes de transición y primaria gozarán de espacios y ambientes lúdicos y afectivos que les facilite su adaptación escolar. </w:t>
      </w:r>
    </w:p>
    <w:p w14:paraId="64C29152"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74DF2E0" w14:textId="71D21572"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Conocer los fundamentos del Proyecto Educativo Institucional de la I.E. SIDON, presentar iniciativas y críticas que tiendan a mejorar el funcionamiento del mismo. </w:t>
      </w:r>
    </w:p>
    <w:p w14:paraId="246B270F"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DC64051" w14:textId="3D1448AA"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Conocer y exigir que se cumplan las funciones propias de directivas, directores de grupo, jefes de departamento, profesores, orientadores, personal administrativo, de servicios generales y demás personal que labora en la Institución. </w:t>
      </w:r>
    </w:p>
    <w:p w14:paraId="799E4368"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78CE0C5" w14:textId="06036EA8"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A ser escuchado en diálogo con directivas y profesores, orientado a satisfacer sus necesidades, inquietudes o problemas de cualquier orden. </w:t>
      </w:r>
    </w:p>
    <w:p w14:paraId="0297C64E"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39F3E8F" w14:textId="58E58CB7"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A recibir todas las clases, orientación escolar, profesional y acciones formativas a la hora indicada y en todo caso, a que se respete el horario y la jornada escolar establecida por la Institución. </w:t>
      </w:r>
    </w:p>
    <w:p w14:paraId="5F2FAB79"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2D2224A" w14:textId="038AFF98"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Presentar las evaluaciones efectuadas en ausencia obligada, con la debida justificación, dentro de los términos establecidos y hechas a sus compañeros durante su ausencia. </w:t>
      </w:r>
    </w:p>
    <w:p w14:paraId="127A48D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7849901C" w14:textId="149F9647"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Hacer uso del instrumental de laboratorio, material de aprendizaje, biblioteca, implementos deportivos, internet, aulas de informática y demás materiales que posea el plantel, cumpliendo las normas que establezca cada dependencia. </w:t>
      </w:r>
    </w:p>
    <w:p w14:paraId="392A75DD"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CF86425" w14:textId="2F3AEE26"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Solicitar y obtener las explicaciones del profesor cuando éstas no se ajusten al buen entendimiento del tema tratado en la respectiva clase. </w:t>
      </w:r>
    </w:p>
    <w:p w14:paraId="5026B682"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3FF8281" w14:textId="624BB57A"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Participar en la planeación, ejecución y evaluación del P.E.I de acuerdo con los mecanismos que para ello se estipulen. </w:t>
      </w:r>
    </w:p>
    <w:p w14:paraId="3C3E69D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16EB11F" w14:textId="029283B1" w:rsidR="00241046" w:rsidRPr="00BF4E78"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A la admisión y matrícula siempre y cuando haya cupo y se cumpla con los requisitos establecidos por la institución. </w:t>
      </w:r>
    </w:p>
    <w:p w14:paraId="4E8DDA90"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3069A29" w14:textId="5BA72FA1" w:rsidR="00241046" w:rsidRDefault="00241046" w:rsidP="00BD6EE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Recibir el carné estudiantil debidamente diligenciado, que le permita identificarse como estudiante de la I. E. SIDON. </w:t>
      </w:r>
    </w:p>
    <w:p w14:paraId="6EDB3473" w14:textId="77777777" w:rsidR="00A72BC9" w:rsidRDefault="00A72BC9" w:rsidP="00A72BC9">
      <w:pPr>
        <w:pStyle w:val="Prrafodelista"/>
        <w:spacing w:after="160" w:line="259" w:lineRule="auto"/>
        <w:ind w:left="360" w:firstLine="0"/>
        <w:jc w:val="both"/>
        <w:rPr>
          <w:rFonts w:ascii="Times New Roman" w:hAnsi="Times New Roman" w:cs="Times New Roman"/>
          <w:i/>
          <w:lang w:val="es-CO"/>
        </w:rPr>
      </w:pPr>
    </w:p>
    <w:p w14:paraId="29EFC812" w14:textId="5FD25B55" w:rsidR="00A72BC9" w:rsidRDefault="00A72BC9" w:rsidP="00BD6EE7">
      <w:pPr>
        <w:pStyle w:val="Prrafodelista"/>
        <w:numPr>
          <w:ilvl w:val="0"/>
          <w:numId w:val="77"/>
        </w:numPr>
        <w:spacing w:after="160" w:line="259" w:lineRule="auto"/>
        <w:ind w:left="360"/>
        <w:jc w:val="both"/>
        <w:rPr>
          <w:rFonts w:ascii="Times New Roman" w:hAnsi="Times New Roman" w:cs="Times New Roman"/>
          <w:i/>
          <w:lang w:val="es-CO"/>
        </w:rPr>
      </w:pPr>
      <w:r>
        <w:rPr>
          <w:rFonts w:ascii="Times New Roman" w:hAnsi="Times New Roman" w:cs="Times New Roman"/>
          <w:i/>
          <w:lang w:val="es-CO"/>
        </w:rPr>
        <w:t xml:space="preserve">Todos los estudiantes tienen derecho a estar libres de discriminación, acoso, e intimidación, e incluso de </w:t>
      </w:r>
      <w:proofErr w:type="spellStart"/>
      <w:r>
        <w:rPr>
          <w:rFonts w:ascii="Times New Roman" w:hAnsi="Times New Roman" w:cs="Times New Roman"/>
          <w:i/>
          <w:lang w:val="es-CO"/>
        </w:rPr>
        <w:t>ciberacoso</w:t>
      </w:r>
      <w:proofErr w:type="spellEnd"/>
      <w:r>
        <w:rPr>
          <w:rFonts w:ascii="Times New Roman" w:hAnsi="Times New Roman" w:cs="Times New Roman"/>
          <w:i/>
          <w:lang w:val="es-CO"/>
        </w:rPr>
        <w:t xml:space="preserve"> durante el trabajo a distancia.</w:t>
      </w:r>
    </w:p>
    <w:p w14:paraId="1C2F37CD" w14:textId="77777777" w:rsidR="001A25D7" w:rsidRDefault="001A25D7" w:rsidP="001A25D7">
      <w:pPr>
        <w:pStyle w:val="Prrafodelista"/>
        <w:spacing w:after="160" w:line="259" w:lineRule="auto"/>
        <w:ind w:left="360" w:firstLine="0"/>
        <w:jc w:val="both"/>
        <w:rPr>
          <w:rFonts w:ascii="Times New Roman" w:hAnsi="Times New Roman" w:cs="Times New Roman"/>
          <w:i/>
          <w:lang w:val="es-CO"/>
        </w:rPr>
      </w:pPr>
    </w:p>
    <w:p w14:paraId="1F730FBB" w14:textId="6A455609" w:rsidR="001A25D7" w:rsidRPr="00BF4E78" w:rsidRDefault="001A25D7" w:rsidP="001A25D7">
      <w:pPr>
        <w:pStyle w:val="Prrafodelista"/>
        <w:numPr>
          <w:ilvl w:val="0"/>
          <w:numId w:val="77"/>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A gozar de un ambiente sano</w:t>
      </w:r>
      <w:r>
        <w:rPr>
          <w:rFonts w:ascii="Times New Roman" w:hAnsi="Times New Roman" w:cs="Times New Roman"/>
          <w:i/>
          <w:lang w:val="es-CO"/>
        </w:rPr>
        <w:t xml:space="preserve"> al interior de la Institución, donde prevalezcan las medidas de bioseguridad, favoreciendo su integridad personal. </w:t>
      </w:r>
    </w:p>
    <w:p w14:paraId="256DBA0A" w14:textId="77777777" w:rsidR="001A25D7" w:rsidRPr="00BF4E78" w:rsidRDefault="001A25D7" w:rsidP="001A25D7">
      <w:pPr>
        <w:pStyle w:val="Prrafodelista"/>
        <w:spacing w:after="160" w:line="259" w:lineRule="auto"/>
        <w:ind w:left="360" w:firstLine="0"/>
        <w:jc w:val="both"/>
        <w:rPr>
          <w:rFonts w:ascii="Times New Roman" w:hAnsi="Times New Roman" w:cs="Times New Roman"/>
          <w:i/>
          <w:lang w:val="es-CO"/>
        </w:rPr>
      </w:pPr>
    </w:p>
    <w:p w14:paraId="36EEF1EF" w14:textId="77777777" w:rsidR="00CC49EB" w:rsidRDefault="00CC49EB" w:rsidP="00241046">
      <w:pPr>
        <w:spacing w:after="160" w:line="259" w:lineRule="auto"/>
        <w:ind w:left="0" w:firstLine="0"/>
        <w:rPr>
          <w:rFonts w:ascii="Times New Roman" w:hAnsi="Times New Roman" w:cs="Times New Roman"/>
          <w:i/>
          <w:lang w:val="es-CO"/>
        </w:rPr>
      </w:pPr>
    </w:p>
    <w:p w14:paraId="4EB8C424" w14:textId="2C7245DD"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34º.- Deberes de los estudiantes. </w:t>
      </w:r>
    </w:p>
    <w:p w14:paraId="21497205" w14:textId="77777777" w:rsidR="00241046" w:rsidRPr="00BF4E78" w:rsidRDefault="00241046" w:rsidP="00241046">
      <w:pPr>
        <w:spacing w:after="160" w:line="259" w:lineRule="auto"/>
        <w:ind w:left="0" w:firstLine="0"/>
        <w:rPr>
          <w:rFonts w:ascii="Times New Roman" w:hAnsi="Times New Roman" w:cs="Times New Roman"/>
          <w:i/>
          <w:lang w:val="es-CO"/>
        </w:rPr>
      </w:pPr>
    </w:p>
    <w:p w14:paraId="19A7F499"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“Se ha advertido por parte de la Corte que la educación evidentemente goza de una doble naturaleza jurídica, ya que se trata de un derecho y de un deber... Es decir, no sólo es un derecho en relación con otras personas, sino también expresa algunos de los deberes de la persona para consigo mismo, para con la sociedad y para con el estado; de este modo el derecho a la educación no solamente otorga prerrogativas a favor del individuo, sino que </w:t>
      </w:r>
      <w:r w:rsidRPr="00BF4E78">
        <w:rPr>
          <w:rFonts w:ascii="Times New Roman" w:hAnsi="Times New Roman" w:cs="Times New Roman"/>
          <w:i/>
          <w:lang w:val="es-CO"/>
        </w:rPr>
        <w:lastRenderedPageBreak/>
        <w:t xml:space="preserve">comparte exigencias de cuyo cumplimiento depende en buena parte su propio disfrute y ejercicio” (Corte Constitucional, sentencia T-024 de 1996). </w:t>
      </w:r>
    </w:p>
    <w:p w14:paraId="5B5F4FB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2814FC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deberes de los estudiantes de la I. E. SIDON: </w:t>
      </w:r>
    </w:p>
    <w:p w14:paraId="65DD952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0AEC9C4" w14:textId="7E7D7E9F"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Cumplir las obligaciones derivadas de la Constitución Política, leyes, estatutos, reglamentos y decisiones de las autoridades legales e institucionales competentes. </w:t>
      </w:r>
    </w:p>
    <w:p w14:paraId="4C7F0F36"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1776E7F" w14:textId="68BB18DD"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Interiorizar, apropiarse y poner en práctica el Manual de Convivencia y asumir la identidad de la institución. </w:t>
      </w:r>
    </w:p>
    <w:p w14:paraId="1DD6E850"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89B074C" w14:textId="04E2DFC9"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Respetar y cumplir el Proyecto Educativo Institucional o el carácter propio de la institución, de acuerdo con la legislación vigente. </w:t>
      </w:r>
    </w:p>
    <w:p w14:paraId="4E73DE5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E250FAF" w14:textId="1B6FFC81"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Practicar los valores propios de la convivencia con sus compañeros, docentes y personal que labora en la Institución y externos, respetándose a sí mismo y la dignidad de los demás, evitando la comisión de actos ofensivos, teniendo como presupuestos básicos la tolerancia, el respeto y el reconocimiento del otro como sujeto que detenta los mismos derechos. </w:t>
      </w:r>
    </w:p>
    <w:p w14:paraId="7ED79E3D"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0DE790E" w14:textId="1A0F016E"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Mostrar en todo momento respeto por la institución y por todos los símbolos que la representen. </w:t>
      </w:r>
    </w:p>
    <w:p w14:paraId="61D6E15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B8F4C27" w14:textId="15FC29FD"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Ser veraz y honesto en todos sus actos, tanto dentro como fuera de la institución, actuando con decoro con sus palabras y acciones evidenciando la práctica de los valores de la institución. </w:t>
      </w:r>
    </w:p>
    <w:p w14:paraId="13693895"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46AC5963" w14:textId="202E0FE5"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discriminar a otros miembros de la comunidad educativa por razón de nacimiento, raza, sexo o por cualquier otra circunstancia personal o social. </w:t>
      </w:r>
    </w:p>
    <w:p w14:paraId="5CEDF9B7"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091B7A6" w14:textId="171CC5C7"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Cumplir con las exigencias razonables de calidad y excelencia académica adoptadas por la I. E. SIDON, demostrando disposición al aprovechamiento académico, a la </w:t>
      </w:r>
      <w:r w:rsidRPr="00BF4E78">
        <w:rPr>
          <w:rFonts w:ascii="Times New Roman" w:hAnsi="Times New Roman" w:cs="Times New Roman"/>
          <w:i/>
          <w:lang w:val="es-CO"/>
        </w:rPr>
        <w:lastRenderedPageBreak/>
        <w:t xml:space="preserve">formación integral de su personalidad y a la práctica de los valores del proyecto educativo de la Institución. </w:t>
      </w:r>
    </w:p>
    <w:p w14:paraId="613F30CC"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03FE59D" w14:textId="48809B0D"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Entregar los trabajos y/o actividades que fije el docente dentro del tiempo establecido, respondiendo a las exigencias del área o asignatura. </w:t>
      </w:r>
    </w:p>
    <w:p w14:paraId="3E589A4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823018F" w14:textId="2CDDC7E9"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Comunicar verbalmente o por escrito según sea el caso y a la mayor brevedad a sus padres o acudientes de los requerimientos por parte de directivos, docentes y demás personal. </w:t>
      </w:r>
    </w:p>
    <w:p w14:paraId="21FFC981"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CE22BAF" w14:textId="35F76583"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Emplear el conducto regular para solicitar aclaraciones, rectificación de valoraciones, plantear inquietudes o cualquier otra situación que lo exija. </w:t>
      </w:r>
    </w:p>
    <w:p w14:paraId="3BB2BFE7"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378C6FA" w14:textId="42EAD4A7"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Seguir las orientaciones de los docentes para su proceso de aprendizaje, así como las acciones que contribuyen para su formación integral. </w:t>
      </w:r>
    </w:p>
    <w:p w14:paraId="5B76384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615A560F" w14:textId="0979ED89"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Respetar el ejercicio del derecho al estudio, aprendizaje y un ambiente armónico de sus compañeros. </w:t>
      </w:r>
    </w:p>
    <w:p w14:paraId="61A45BDB"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7964DBAA" w14:textId="3767F7BD"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Proveerse oportunamente de los elementos y vestuario indispensables para el desarrollo de las clases y proyectos diarios. </w:t>
      </w:r>
    </w:p>
    <w:p w14:paraId="2D4BF34F"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5C1DC90" w14:textId="0E4A52AD"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Velar por el bienestar, armonía y sana convivencia de todos sus compañeros. </w:t>
      </w:r>
    </w:p>
    <w:p w14:paraId="0937695E"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DD1E197" w14:textId="7C5CFD6F"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Contribuir al aseo y mantenimiento de la planta física, mobiliario, equipos, materiales, jardines y demás elementos del ambiente de la I. E. SIDON; no ensuciar, rayar, manchar o dañar las sillas, pisos, paredes, etc. y depositar la basura en los recipientes adecuados. Cualquier daño causado, deberá ser reparado por el directo responsable. </w:t>
      </w:r>
    </w:p>
    <w:p w14:paraId="67C8184C"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2590F87" w14:textId="1C25CABE"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Asistir puntualmente a todas las actividades curriculares con el uniforme correspondiente y portar el carnet estudiantil. </w:t>
      </w:r>
    </w:p>
    <w:p w14:paraId="2DB56172"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2681D1F" w14:textId="551C4B2E"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Presentarse oportunamente a las actividades de evaluación y recuperación. </w:t>
      </w:r>
    </w:p>
    <w:p w14:paraId="0F31FC6A"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BAD334C" w14:textId="25B8ED14"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Entregar  al director de grupo, de manera inmediata, los permisos por inasistencia, presentando la debida justificación médica o por escrito de sus padres. </w:t>
      </w:r>
    </w:p>
    <w:p w14:paraId="0E959459"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B68D47B" w14:textId="1FE218D3"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Solicitar al director de grupo, los permisos y para salir de la I. E. SIDON en horas de clase, previa autorización de padres o docentes. </w:t>
      </w:r>
    </w:p>
    <w:p w14:paraId="1FAC245D"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9FBC7AC" w14:textId="4ED0656F"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presentarse al colegio o a los lugares donde se desarrollen actividades institucionales en estado de embriaguez o post-embriaguez, o bajo el efecto de narcóticos o sustancias enervantes, tampoco consumir licores, drogas, cigarrillos o cualquier otra sustancia perjudicial para la salud, o portar armas, pólvora o elementos perjudiciales para la sana convivencia de la comunidad escolar. </w:t>
      </w:r>
    </w:p>
    <w:p w14:paraId="3B27DAB1"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2FD7D8A" w14:textId="47B761F6"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portar dentro de la institución joyas, sumas elevadas de dinero, cigarrillos, bebidas alcohólicas, sustancias sicotrópicas, sustancias inflamables y químicas, armas blancas y de fuego, video juegos, juegos de azar, revistas y videos pornográficos, radios y demás elementos que produzcan riesgo a la integridad física y moral de los integrantes de la comunidad educativa. </w:t>
      </w:r>
    </w:p>
    <w:p w14:paraId="51C5C450"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B091F36" w14:textId="165F1827"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se permite el uso de celulares, </w:t>
      </w:r>
      <w:proofErr w:type="spellStart"/>
      <w:r w:rsidRPr="00BF4E78">
        <w:rPr>
          <w:rFonts w:ascii="Times New Roman" w:hAnsi="Times New Roman" w:cs="Times New Roman"/>
          <w:i/>
          <w:lang w:val="es-CO"/>
        </w:rPr>
        <w:t>ipods</w:t>
      </w:r>
      <w:proofErr w:type="spellEnd"/>
      <w:r w:rsidRPr="00BF4E78">
        <w:rPr>
          <w:rFonts w:ascii="Times New Roman" w:hAnsi="Times New Roman" w:cs="Times New Roman"/>
          <w:i/>
          <w:lang w:val="es-CO"/>
        </w:rPr>
        <w:t xml:space="preserve">, </w:t>
      </w:r>
      <w:proofErr w:type="spellStart"/>
      <w:r w:rsidRPr="00BF4E78">
        <w:rPr>
          <w:rFonts w:ascii="Times New Roman" w:hAnsi="Times New Roman" w:cs="Times New Roman"/>
          <w:i/>
          <w:lang w:val="es-CO"/>
        </w:rPr>
        <w:t>tablets</w:t>
      </w:r>
      <w:proofErr w:type="spellEnd"/>
      <w:r w:rsidRPr="00BF4E78">
        <w:rPr>
          <w:rFonts w:ascii="Times New Roman" w:hAnsi="Times New Roman" w:cs="Times New Roman"/>
          <w:i/>
          <w:lang w:val="es-CO"/>
        </w:rPr>
        <w:t xml:space="preserve">, audífonos, ni ningún otro aparato electrónico, en el horario de clases y proyectos, especialmente en el desarrollo de evaluaciones. </w:t>
      </w:r>
    </w:p>
    <w:p w14:paraId="17FF258C"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325037EA" w14:textId="0635541E"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participar o promocionar desórdenes y escándalos dentro y fuera de la institución, que mancillen el buen nombre de ella. </w:t>
      </w:r>
    </w:p>
    <w:p w14:paraId="4A7DCD7F"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7415189" w14:textId="6A70CF3A"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No influenciar negativamente a sus compañeros, induciéndolos al ocio, al vicio, a la pereza, a la deserción, al incumplimiento de sus obligaciones académicas, al vandalismo, a la agresión verbal o física, a la evasión de clases, al fraude, al hurto, al chantaje, al soborno o a cualquier acto que riña con los principios y valores institucionales. </w:t>
      </w:r>
    </w:p>
    <w:p w14:paraId="7FE1CAC9"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42D6EF1" w14:textId="73D2EFF3" w:rsidR="00241046" w:rsidRPr="00BF4E78" w:rsidRDefault="00241046" w:rsidP="00BD6EE7">
      <w:pPr>
        <w:pStyle w:val="Prrafodelista"/>
        <w:numPr>
          <w:ilvl w:val="0"/>
          <w:numId w:val="78"/>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Responsabilizarse por el cuidado de sus pertenencias y de los elementos que hayan sido depositados bajo su confianza, por la Institución o por sus compañeros, o los de que pertenezcan a los miembros de la comunidad educativa, dentro o fuera del plantel, asumiendo la reposición total o parcial por daño ocasionado o en caso de pérdida. </w:t>
      </w:r>
    </w:p>
    <w:p w14:paraId="2E05D903"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630A2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Parágrafo: En caso del ingreso a la institución artículos de valor o dinero, que no correspondan a lo requerido por la institución, el cuidado de estos corre por cuenta del estudiante, liberando a la institución de toda responsabilidad. </w:t>
      </w:r>
    </w:p>
    <w:p w14:paraId="3F8A4221" w14:textId="77777777" w:rsidR="00241046" w:rsidRPr="00BF4E78" w:rsidRDefault="00241046" w:rsidP="00241046">
      <w:pPr>
        <w:spacing w:after="160" w:line="259" w:lineRule="auto"/>
        <w:ind w:left="0" w:firstLine="0"/>
        <w:rPr>
          <w:rFonts w:ascii="Times New Roman" w:hAnsi="Times New Roman" w:cs="Times New Roman"/>
          <w:i/>
          <w:lang w:val="es-CO"/>
        </w:rPr>
      </w:pPr>
    </w:p>
    <w:p w14:paraId="3617C767" w14:textId="69715467" w:rsidR="00241046" w:rsidRDefault="00241046" w:rsidP="00BD6EE7">
      <w:pPr>
        <w:pStyle w:val="Prrafodelista"/>
        <w:numPr>
          <w:ilvl w:val="0"/>
          <w:numId w:val="78"/>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Portar los uniformes según los modelos establecidos, llevando siempre el escudo de la I. E. SIDON para toda actividad que se lo requiera. Llevándolos completos, pulcros, con respeto, orgullo y dignidad. </w:t>
      </w:r>
    </w:p>
    <w:p w14:paraId="2F12DC45" w14:textId="77777777" w:rsidR="000A4388" w:rsidRDefault="000A4388" w:rsidP="000A4388">
      <w:pPr>
        <w:pStyle w:val="Prrafodelista"/>
        <w:spacing w:after="160" w:line="259" w:lineRule="auto"/>
        <w:ind w:firstLine="0"/>
        <w:jc w:val="both"/>
        <w:rPr>
          <w:rFonts w:ascii="Times New Roman" w:hAnsi="Times New Roman" w:cs="Times New Roman"/>
          <w:i/>
          <w:lang w:val="es-CO"/>
        </w:rPr>
      </w:pPr>
    </w:p>
    <w:p w14:paraId="77BC8398" w14:textId="4ABE8168" w:rsidR="000A4388" w:rsidRDefault="000A4388" w:rsidP="00BD6EE7">
      <w:pPr>
        <w:pStyle w:val="Prrafodelista"/>
        <w:numPr>
          <w:ilvl w:val="0"/>
          <w:numId w:val="78"/>
        </w:numPr>
        <w:spacing w:after="160" w:line="259" w:lineRule="auto"/>
        <w:jc w:val="both"/>
        <w:rPr>
          <w:rFonts w:ascii="Times New Roman" w:hAnsi="Times New Roman" w:cs="Times New Roman"/>
          <w:i/>
          <w:lang w:val="es-CO"/>
        </w:rPr>
      </w:pPr>
      <w:r>
        <w:rPr>
          <w:rFonts w:ascii="Times New Roman" w:hAnsi="Times New Roman" w:cs="Times New Roman"/>
          <w:i/>
          <w:lang w:val="es-CO"/>
        </w:rPr>
        <w:t>Conocer y cumplir a cabalidad con los protocolos de bioseguridad establecidos por la institución educativa. Como el lavado de manos, el distanciamiento social, el uso de tapabocas, uso de gel antibacterial, etc. Con el fin de garantizar la salubridad de todos los integrantes de la comunidad educativa.</w:t>
      </w:r>
    </w:p>
    <w:p w14:paraId="55F92530" w14:textId="77777777" w:rsidR="00981646" w:rsidRDefault="00981646" w:rsidP="00981646">
      <w:pPr>
        <w:pStyle w:val="Prrafodelista"/>
        <w:spacing w:after="160" w:line="259" w:lineRule="auto"/>
        <w:ind w:firstLine="0"/>
        <w:jc w:val="both"/>
        <w:rPr>
          <w:rFonts w:ascii="Times New Roman" w:hAnsi="Times New Roman" w:cs="Times New Roman"/>
          <w:i/>
          <w:lang w:val="es-CO"/>
        </w:rPr>
      </w:pPr>
    </w:p>
    <w:p w14:paraId="7B70959E" w14:textId="70CE1E33" w:rsidR="00A72BC9" w:rsidRPr="002B1477" w:rsidRDefault="002B1477" w:rsidP="00A72BC9">
      <w:pPr>
        <w:pStyle w:val="Prrafodelista"/>
        <w:numPr>
          <w:ilvl w:val="0"/>
          <w:numId w:val="78"/>
        </w:numPr>
        <w:spacing w:after="160" w:line="259" w:lineRule="auto"/>
        <w:jc w:val="both"/>
        <w:rPr>
          <w:rFonts w:ascii="Times New Roman" w:hAnsi="Times New Roman" w:cs="Times New Roman"/>
          <w:i/>
          <w:lang w:val="es-CO"/>
        </w:rPr>
      </w:pPr>
      <w:r w:rsidRPr="002B1477">
        <w:rPr>
          <w:rFonts w:ascii="Times New Roman" w:hAnsi="Times New Roman" w:cs="Times New Roman"/>
          <w:i/>
          <w:lang w:val="es-CO"/>
        </w:rPr>
        <w:t xml:space="preserve">Emplear adecuadamente </w:t>
      </w:r>
      <w:r w:rsidR="00981646" w:rsidRPr="002B1477">
        <w:rPr>
          <w:rFonts w:ascii="Times New Roman" w:hAnsi="Times New Roman" w:cs="Times New Roman"/>
          <w:i/>
          <w:lang w:val="es-CO"/>
        </w:rPr>
        <w:t xml:space="preserve">los </w:t>
      </w:r>
      <w:r w:rsidRPr="002B1477">
        <w:rPr>
          <w:rFonts w:ascii="Times New Roman" w:hAnsi="Times New Roman" w:cs="Times New Roman"/>
          <w:i/>
          <w:lang w:val="es-CO"/>
        </w:rPr>
        <w:t xml:space="preserve">elementos e </w:t>
      </w:r>
      <w:r w:rsidR="00132325" w:rsidRPr="002B1477">
        <w:rPr>
          <w:rFonts w:ascii="Times New Roman" w:hAnsi="Times New Roman" w:cs="Times New Roman"/>
          <w:i/>
          <w:lang w:val="es-CO"/>
        </w:rPr>
        <w:t>insumos</w:t>
      </w:r>
      <w:r w:rsidRPr="002B1477">
        <w:rPr>
          <w:rFonts w:ascii="Times New Roman" w:hAnsi="Times New Roman" w:cs="Times New Roman"/>
          <w:i/>
          <w:lang w:val="es-CO"/>
        </w:rPr>
        <w:t xml:space="preserve"> de bioseguridad para beneficio de la comunidad educativa</w:t>
      </w:r>
      <w:r w:rsidR="00132325" w:rsidRPr="002B1477">
        <w:rPr>
          <w:rFonts w:ascii="Times New Roman" w:hAnsi="Times New Roman" w:cs="Times New Roman"/>
          <w:i/>
          <w:lang w:val="es-CO"/>
        </w:rPr>
        <w:t>.</w:t>
      </w:r>
    </w:p>
    <w:p w14:paraId="494984F9" w14:textId="77777777" w:rsidR="00241046" w:rsidRPr="00BF4E78" w:rsidRDefault="00241046" w:rsidP="00241046">
      <w:pPr>
        <w:spacing w:after="160" w:line="259" w:lineRule="auto"/>
        <w:ind w:left="0" w:firstLine="0"/>
        <w:rPr>
          <w:rFonts w:ascii="Times New Roman" w:hAnsi="Times New Roman" w:cs="Times New Roman"/>
          <w:i/>
          <w:lang w:val="es-CO"/>
        </w:rPr>
      </w:pPr>
    </w:p>
    <w:p w14:paraId="247F1408"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Parágrafo: se reglamenta las siguientes directrices para el uso correcto de los UNIFORMES, en el diseño original y sin distorsiones acomodadas a las tendencias de la moda, de la siguiente manera:  </w:t>
      </w:r>
    </w:p>
    <w:p w14:paraId="3A304D00"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6A06C786"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 UNIFORME DE GALA: Es el uniforme de diario que deben utilizar los (as) estudiantes. </w:t>
      </w:r>
    </w:p>
    <w:p w14:paraId="2121474F"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14B95D32"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DAMAS: falda de pliegue central ancho y a sus extremos pliegues angostos, de color verde a cuadros con gris y blanco.</w:t>
      </w:r>
    </w:p>
    <w:p w14:paraId="2639032F"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743BE881"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Camiseta en algodón de color blanco tipo polo con el escudo del colegio y franjas verdes en las mangas y cuello.</w:t>
      </w:r>
    </w:p>
    <w:p w14:paraId="3953932D"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Media colegial blanca.</w:t>
      </w:r>
    </w:p>
    <w:p w14:paraId="5641F7FE"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3BD3B286"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Zapatos colegiales en color negro. </w:t>
      </w:r>
    </w:p>
    <w:p w14:paraId="4374A40F"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6CC6A412"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Si hay adornos en el cabello que sean blancas o verdes que convine con el uniforme.</w:t>
      </w:r>
    </w:p>
    <w:p w14:paraId="1B913177"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33F4C7FE" w14:textId="77777777" w:rsidR="00CC49EB"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CABALLEROS: </w:t>
      </w:r>
    </w:p>
    <w:p w14:paraId="2C235D80" w14:textId="26248A09" w:rsidR="00241046" w:rsidRPr="00BF4E78" w:rsidRDefault="00CC49EB"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w:t>
      </w:r>
      <w:r w:rsidR="00241046" w:rsidRPr="00BF4E78">
        <w:rPr>
          <w:rFonts w:ascii="Times New Roman" w:hAnsi="Times New Roman" w:cs="Times New Roman"/>
          <w:i/>
          <w:lang w:val="es-CO"/>
        </w:rPr>
        <w:t>antalón</w:t>
      </w:r>
      <w:r>
        <w:rPr>
          <w:rFonts w:ascii="Times New Roman" w:hAnsi="Times New Roman" w:cs="Times New Roman"/>
          <w:i/>
          <w:lang w:val="es-CO"/>
        </w:rPr>
        <w:t xml:space="preserve"> </w:t>
      </w:r>
      <w:r w:rsidR="00241046" w:rsidRPr="00BF4E78">
        <w:rPr>
          <w:rFonts w:ascii="Times New Roman" w:hAnsi="Times New Roman" w:cs="Times New Roman"/>
          <w:i/>
          <w:lang w:val="es-CO"/>
        </w:rPr>
        <w:t>en lino gris claro.</w:t>
      </w:r>
    </w:p>
    <w:p w14:paraId="5B7F7D9D"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Camiseta en algodón de color blanco tipo polo con el escudo del colegio y franjas verdes en las mangas y cuello.</w:t>
      </w:r>
    </w:p>
    <w:p w14:paraId="1B2098D8"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Media colegial blanca.</w:t>
      </w:r>
    </w:p>
    <w:p w14:paraId="746086FB"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Zapatos colegiales en color negro. </w:t>
      </w:r>
    </w:p>
    <w:p w14:paraId="36275042"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1D3EBE3C"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UNIFORME DE EDUCACIÓN FÍSICA: Es el uniforme que deben utilizar para las clases de educación física, recreación, deportes y actividades relacionadas es: </w:t>
      </w:r>
    </w:p>
    <w:p w14:paraId="0B14B780"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DAMAS Y CABALLEROS: </w:t>
      </w:r>
    </w:p>
    <w:p w14:paraId="3A745E82"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Camiseta blanca, manga corta, cuello V de color verde y con franjas verdes en las mangas con el escudo del colegio.</w:t>
      </w:r>
    </w:p>
    <w:p w14:paraId="319D9EF4"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Pantalón. Sudadera de color verde, con letras blancas de la I. E. SIDON.</w:t>
      </w:r>
    </w:p>
    <w:p w14:paraId="065E0E8C"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Pantaloneta. Color verde con franja blanca</w:t>
      </w:r>
    </w:p>
    <w:p w14:paraId="5B21C8D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Medias blancas.</w:t>
      </w:r>
    </w:p>
    <w:p w14:paraId="6343F39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Zapatos deportivos de color blanco.</w:t>
      </w:r>
    </w:p>
    <w:p w14:paraId="6AA08466" w14:textId="77777777" w:rsidR="00CC49EB" w:rsidRDefault="00CC49EB" w:rsidP="00241046">
      <w:pPr>
        <w:spacing w:after="160" w:line="259" w:lineRule="auto"/>
        <w:ind w:left="0" w:firstLine="0"/>
        <w:rPr>
          <w:rFonts w:ascii="Times New Roman" w:hAnsi="Times New Roman" w:cs="Times New Roman"/>
          <w:i/>
          <w:lang w:val="es-CO"/>
        </w:rPr>
      </w:pPr>
    </w:p>
    <w:p w14:paraId="12943AF4" w14:textId="62D042D3" w:rsidR="00241046" w:rsidRPr="00BF4E78" w:rsidRDefault="00241046" w:rsidP="00CC49EB">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chaqueta de invierno para todos los estudiantes es: de color blanco el principal y  franjas de color verde en las mangas y puño. Lleva el escudo del logo oficial del I. E. SIDÓN bordado al lado izquierdo a la altura del pecho. </w:t>
      </w:r>
    </w:p>
    <w:p w14:paraId="5BA65777" w14:textId="77777777" w:rsidR="00241046" w:rsidRPr="00BF4E78" w:rsidRDefault="00241046" w:rsidP="00241046">
      <w:pPr>
        <w:spacing w:after="160" w:line="259" w:lineRule="auto"/>
        <w:ind w:left="0" w:firstLine="0"/>
        <w:rPr>
          <w:rFonts w:ascii="Times New Roman" w:hAnsi="Times New Roman" w:cs="Times New Roman"/>
          <w:i/>
          <w:lang w:val="es-CO"/>
        </w:rPr>
      </w:pPr>
    </w:p>
    <w:p w14:paraId="17764C3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35º.- Estímulos para los estudiantes. </w:t>
      </w:r>
    </w:p>
    <w:p w14:paraId="3057C276"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CBFDD6" w14:textId="00C4EC45"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La matrícula de honor se concede al estudiante que obtenga el mejor promedio en los resultados tanto académico como de convivencia al cierre de cada año escolar; ésta será acreditada mediante Medalla. </w:t>
      </w:r>
    </w:p>
    <w:p w14:paraId="79D5D3D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1B2C6B19" w14:textId="50706C61"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Mención de honor, en cada período, recibirán esta distinción los estudiantes que demuestran un excelente aprovechamiento escolar, comportamiento, práctica de los valores institucionales y/o por haber participado en actividades culturales y deportivas representando a la I. E. SIDÓN de manera digna y decorosa. </w:t>
      </w:r>
    </w:p>
    <w:p w14:paraId="121553F5"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5742A87B" w14:textId="77777777"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La izada del pabellón nacional, será realizada por los estudiantes de cada curso que ocupen los primeros puestos en rendimiento académico y comportamiento en cada período y por aquellos que a juicio de la comisión de evaluación, hayan realizado un acto de esfuerzo académico, personal, de valor, o de nobleza, representativos de los ideales de la I. E. SIDÓN. </w:t>
      </w:r>
    </w:p>
    <w:p w14:paraId="334665A7"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EB691E2" w14:textId="667B39EB"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La medalla al mérito será concedida a los estudiantes de cada grado  que se hayan distinguido por su desempeño académico y la práctica de los valores de la I. E. SIDÓN. </w:t>
      </w:r>
    </w:p>
    <w:p w14:paraId="2D075941"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0DF7D767" w14:textId="5474F1D1"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Los estudiantes distinguidos en rendimiento académico, o en la práctica sobresaliente de los valores de la I. E. SIDÓN, de un deporte o de una manifestación artística o cultural, r</w:t>
      </w:r>
      <w:r w:rsidR="001A25D7">
        <w:rPr>
          <w:rFonts w:ascii="Times New Roman" w:hAnsi="Times New Roman" w:cs="Times New Roman"/>
          <w:i/>
          <w:lang w:val="es-CO"/>
        </w:rPr>
        <w:t xml:space="preserve">epresentarán a la </w:t>
      </w:r>
      <w:proofErr w:type="spellStart"/>
      <w:r w:rsidR="001A25D7">
        <w:rPr>
          <w:rFonts w:ascii="Times New Roman" w:hAnsi="Times New Roman" w:cs="Times New Roman"/>
          <w:i/>
          <w:lang w:val="es-CO"/>
        </w:rPr>
        <w:t>Instituciòn</w:t>
      </w:r>
      <w:proofErr w:type="spellEnd"/>
      <w:r w:rsidRPr="00BF4E78">
        <w:rPr>
          <w:rFonts w:ascii="Times New Roman" w:hAnsi="Times New Roman" w:cs="Times New Roman"/>
          <w:i/>
          <w:lang w:val="es-CO"/>
        </w:rPr>
        <w:t xml:space="preserve"> en eventos locales, departamentales, nacionales o internacionales. </w:t>
      </w:r>
    </w:p>
    <w:p w14:paraId="780F3426"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7A509CAC" w14:textId="14B2D956"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 xml:space="preserve">Los estudiantes que se distingan por los resultados en los exámenes de estado, en investigación, en presentación de actos culturales o en otros eventos o sucesos que lleven a resaltar al colegio, recibirán en acto público la correspondiente acreditación y felicitación, y el registro en su hoja de vida con resolución oficial. </w:t>
      </w:r>
    </w:p>
    <w:p w14:paraId="019770E4" w14:textId="77777777" w:rsidR="00241046" w:rsidRPr="00BF4E78" w:rsidRDefault="00241046" w:rsidP="00033D2F">
      <w:pPr>
        <w:spacing w:after="160" w:line="259" w:lineRule="auto"/>
        <w:ind w:left="-360" w:firstLine="0"/>
        <w:jc w:val="both"/>
        <w:rPr>
          <w:rFonts w:ascii="Times New Roman" w:hAnsi="Times New Roman" w:cs="Times New Roman"/>
          <w:i/>
          <w:lang w:val="es-CO"/>
        </w:rPr>
      </w:pPr>
    </w:p>
    <w:p w14:paraId="29D29ECA" w14:textId="05B2387A" w:rsidR="00241046" w:rsidRPr="00BF4E78" w:rsidRDefault="00241046" w:rsidP="00BD6EE7">
      <w:pPr>
        <w:pStyle w:val="Prrafodelista"/>
        <w:numPr>
          <w:ilvl w:val="0"/>
          <w:numId w:val="79"/>
        </w:numPr>
        <w:spacing w:after="160" w:line="259" w:lineRule="auto"/>
        <w:ind w:left="360"/>
        <w:jc w:val="both"/>
        <w:rPr>
          <w:rFonts w:ascii="Times New Roman" w:hAnsi="Times New Roman" w:cs="Times New Roman"/>
          <w:i/>
          <w:lang w:val="es-CO"/>
        </w:rPr>
      </w:pPr>
      <w:r w:rsidRPr="00BF4E78">
        <w:rPr>
          <w:rFonts w:ascii="Times New Roman" w:hAnsi="Times New Roman" w:cs="Times New Roman"/>
          <w:i/>
          <w:lang w:val="es-CO"/>
        </w:rPr>
        <w:t>Los estudiantes que se distingan por los resultados en los exámenes de estado, en investigación, en presentación de actos culturales o en otros eventos o sucesos que lleven a resaltar al colegio, recibirán en acto público la correspondiente acreditación y felicitación.</w:t>
      </w:r>
    </w:p>
    <w:p w14:paraId="10227B8F" w14:textId="77777777" w:rsidR="00241046" w:rsidRPr="00BF4E78" w:rsidRDefault="00241046" w:rsidP="00241046">
      <w:pPr>
        <w:spacing w:after="160" w:line="259" w:lineRule="auto"/>
        <w:ind w:left="0" w:firstLine="0"/>
        <w:rPr>
          <w:rFonts w:ascii="Times New Roman" w:hAnsi="Times New Roman" w:cs="Times New Roman"/>
          <w:i/>
          <w:lang w:val="es-CO"/>
        </w:rPr>
      </w:pPr>
    </w:p>
    <w:p w14:paraId="15EAE991" w14:textId="77777777"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t>CAPÍTULO IX</w:t>
      </w:r>
    </w:p>
    <w:p w14:paraId="0EAD71C7" w14:textId="77777777"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lastRenderedPageBreak/>
        <w:t>COMITÉ DE CONVIVENCIA</w:t>
      </w:r>
    </w:p>
    <w:p w14:paraId="2EF291DF" w14:textId="77777777" w:rsidR="00241046" w:rsidRPr="00BF4E78" w:rsidRDefault="00241046" w:rsidP="00241046">
      <w:pPr>
        <w:spacing w:after="160" w:line="259" w:lineRule="auto"/>
        <w:ind w:left="0" w:firstLine="0"/>
        <w:rPr>
          <w:rFonts w:ascii="Times New Roman" w:hAnsi="Times New Roman" w:cs="Times New Roman"/>
          <w:i/>
          <w:lang w:val="es-CO"/>
        </w:rPr>
      </w:pPr>
    </w:p>
    <w:p w14:paraId="2AD2E2C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36º.- CREACIÓN. </w:t>
      </w:r>
    </w:p>
    <w:p w14:paraId="775343DC" w14:textId="77777777" w:rsidR="00241046" w:rsidRPr="00BF4E78" w:rsidRDefault="00241046" w:rsidP="00241046">
      <w:pPr>
        <w:spacing w:after="160" w:line="259" w:lineRule="auto"/>
        <w:ind w:left="0" w:firstLine="0"/>
        <w:rPr>
          <w:rFonts w:ascii="Times New Roman" w:hAnsi="Times New Roman" w:cs="Times New Roman"/>
          <w:i/>
          <w:lang w:val="es-CO"/>
        </w:rPr>
      </w:pPr>
    </w:p>
    <w:p w14:paraId="505F3F0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Mediante acta 01 de marzo 13 de 2015 en reunión general de la comunidad educativa  de la Institución Educativa Sidón, se conforma el comité de convivencia escolar.</w:t>
      </w:r>
    </w:p>
    <w:p w14:paraId="71014C19" w14:textId="77777777" w:rsidR="00241046" w:rsidRPr="00BF4E78" w:rsidRDefault="00241046" w:rsidP="00241046">
      <w:pPr>
        <w:spacing w:after="160" w:line="259" w:lineRule="auto"/>
        <w:ind w:left="0" w:firstLine="0"/>
        <w:rPr>
          <w:rFonts w:ascii="Times New Roman" w:hAnsi="Times New Roman" w:cs="Times New Roman"/>
          <w:i/>
          <w:lang w:val="es-CO"/>
        </w:rPr>
      </w:pPr>
    </w:p>
    <w:p w14:paraId="59D15E8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ARTICULO 37°: CONFORMACIÓN </w:t>
      </w:r>
    </w:p>
    <w:p w14:paraId="50236BC8" w14:textId="1D4F573C"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Comité Escolar de Convivencia estará integrado a nivel Institucional por: El Director de la Institución Educativa Sidón quien ejercerá como Presidente del Comité</w:t>
      </w:r>
      <w:r w:rsidR="00495B6D">
        <w:rPr>
          <w:rFonts w:ascii="Times New Roman" w:hAnsi="Times New Roman" w:cs="Times New Roman"/>
          <w:i/>
          <w:lang w:val="es-CO"/>
        </w:rPr>
        <w:t xml:space="preserve"> o un docente delegado por el mismo</w:t>
      </w:r>
      <w:r w:rsidRPr="00BF4E78">
        <w:rPr>
          <w:rFonts w:ascii="Times New Roman" w:hAnsi="Times New Roman" w:cs="Times New Roman"/>
          <w:i/>
          <w:lang w:val="es-CO"/>
        </w:rPr>
        <w:t>; el Personero Estudiantil; el Presidente del Consejo de Padres de Familia; el Presidente del Consejo Estudiantil</w:t>
      </w:r>
      <w:r w:rsidR="00495B6D">
        <w:rPr>
          <w:rFonts w:ascii="Times New Roman" w:hAnsi="Times New Roman" w:cs="Times New Roman"/>
          <w:i/>
          <w:lang w:val="es-CO"/>
        </w:rPr>
        <w:t xml:space="preserve">, un miembro del concejo menor de </w:t>
      </w:r>
      <w:proofErr w:type="spellStart"/>
      <w:r w:rsidR="00495B6D">
        <w:rPr>
          <w:rFonts w:ascii="Times New Roman" w:hAnsi="Times New Roman" w:cs="Times New Roman"/>
          <w:i/>
          <w:lang w:val="es-CO"/>
        </w:rPr>
        <w:t>Sidon</w:t>
      </w:r>
      <w:proofErr w:type="spellEnd"/>
      <w:r w:rsidRPr="00BF4E78">
        <w:rPr>
          <w:rFonts w:ascii="Times New Roman" w:hAnsi="Times New Roman" w:cs="Times New Roman"/>
          <w:i/>
          <w:lang w:val="es-CO"/>
        </w:rPr>
        <w:t xml:space="preserve"> y los docentes de la I .E. SIDÓN.</w:t>
      </w:r>
    </w:p>
    <w:p w14:paraId="79EAA73A" w14:textId="77777777" w:rsidR="00241046" w:rsidRPr="00BF4E78" w:rsidRDefault="00241046" w:rsidP="00241046">
      <w:pPr>
        <w:spacing w:after="160" w:line="259" w:lineRule="auto"/>
        <w:ind w:left="0" w:firstLine="0"/>
        <w:rPr>
          <w:rFonts w:ascii="Times New Roman" w:hAnsi="Times New Roman" w:cs="Times New Roman"/>
          <w:i/>
          <w:lang w:val="es-CO"/>
        </w:rPr>
      </w:pPr>
    </w:p>
    <w:p w14:paraId="3E59FB77" w14:textId="77777777" w:rsidR="00CC49EB" w:rsidRDefault="00241046" w:rsidP="00CC49EB">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PARÁGRAFO: Cuando la circunstancia lo amerite, el Comité podrá invitar con voz pero sin voto a un miembro de la comunidad educativa conocedor de los hechos que se traten, con el propósito de ampliar información. Según el origen del caso tratado, es decir Básica primaria o Bachillerato. El docente que lidere procesos o estrategias de convivencia escolar, será el director de grupo al cual pertenezca el estudiante cuyas acciones son motivo de análisis.”</w:t>
      </w:r>
      <w:r w:rsidR="00CC49EB">
        <w:rPr>
          <w:rFonts w:ascii="Times New Roman" w:hAnsi="Times New Roman" w:cs="Times New Roman"/>
          <w:i/>
          <w:lang w:val="es-CO"/>
        </w:rPr>
        <w:t xml:space="preserve"> </w:t>
      </w:r>
    </w:p>
    <w:p w14:paraId="2C159F59" w14:textId="77777777" w:rsidR="00CC49EB" w:rsidRDefault="00CC49EB" w:rsidP="00CC49EB">
      <w:pPr>
        <w:spacing w:after="160" w:line="259" w:lineRule="auto"/>
        <w:ind w:left="0" w:firstLine="0"/>
        <w:jc w:val="both"/>
        <w:rPr>
          <w:rFonts w:ascii="Times New Roman" w:hAnsi="Times New Roman" w:cs="Times New Roman"/>
          <w:i/>
          <w:lang w:val="es-CO"/>
        </w:rPr>
      </w:pPr>
    </w:p>
    <w:p w14:paraId="4FEC78B8" w14:textId="1D10E45E" w:rsidR="00241046" w:rsidRPr="00BF4E78" w:rsidRDefault="00241046" w:rsidP="00CC49EB">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38: FUNCIONES</w:t>
      </w:r>
    </w:p>
    <w:p w14:paraId="3DE00D9A"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768FDB" w14:textId="6B4BD306"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Evaluar y mediar conflictos que se presenten al interior de los estamentos de la comunidad Educativa.</w:t>
      </w:r>
    </w:p>
    <w:p w14:paraId="7A79A643" w14:textId="466C3A38"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Llevar a cabo el seguimiento de las disposiciones establecidas en el Manual de Convivencia.</w:t>
      </w:r>
    </w:p>
    <w:p w14:paraId="27EC5326" w14:textId="2E0CF232"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Promover actividades que fomenten la convivencia entre la comunidad Educativa, tales como: construcción de ciudadanía, el ejercicio de los derechos humanos, sexuales y reproductivos y la prevención y mitigación de la violencia escolar entre los miembros de la comunidad educativa.</w:t>
      </w:r>
    </w:p>
    <w:p w14:paraId="303EA78E" w14:textId="038EC6F0"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lastRenderedPageBreak/>
        <w:t>Establecer el Cronograma de reuniones al inicio del año en forma mensual y dar publicidad al Comité especialmente, respecto de los integrantes, funciones y calendario de reuniones.</w:t>
      </w:r>
    </w:p>
    <w:p w14:paraId="6EAEC8C0" w14:textId="71B26837"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Promover y atender la vinculación de la Institución Educativa Sidón a estrategias, programas y actividades de convivencia y construcción de ciudadanía que se adelanten a nivel municipal o a nivel del Ministerio de Educación Nacional.</w:t>
      </w:r>
    </w:p>
    <w:p w14:paraId="4258699B" w14:textId="5A24F06D"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Convocar a un espacio de conciliación para la resolución de situaciones conflictivas que afecten la convivencia escolar, por solicitud de cualquiera de los miembros de la comunidad educativa o de oficio cuando se estime conveniente en procura de evitar perjuicios irremediables a los miembros de la comunidad educativa. El estudiante estará acompañado por sus padres y/o Acudiente previa certificación o comprobación de la existencia de los mismos.</w:t>
      </w:r>
    </w:p>
    <w:p w14:paraId="54D842E3" w14:textId="5ACC6EF6"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Estudiar los casos de estudiantes que presentan dificultades comportamentales. Activar la Ruta de Atención Integral para la Convivencia Escolar definida en el artículo 38 de esta Ley, frente a situaciones específicas de conflicto, de acoso escolar, frente a las conductas de alto riesgo de violencia escolar o de vulneración de derechos sexuales y reproductivos que no puedan ser resueltos por este comité de acuerdo con lo establecido en el Manual de Convivencia, porque trascienden del ámbito escolar o porque revisten las características de la comisión de una conducta punible, razón por la cual deben ser atendidos por otras instancias o autoridades que hacen parte de la estructura del Sistema y de la Ruta.</w:t>
      </w:r>
    </w:p>
    <w:p w14:paraId="078AE7AB" w14:textId="72B84BB1"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Establecer correctivos a los estudiantes que incumplan el Manual de Convivencia, hacer seguimiento al cumplimiento de las disposiciones establecidas en el Manual de Convivencia, y presentar informes a la respectiva instancia, que deberá ser la Dirección, en el caso de los problemas tratados y que reinciden en faltas gravísimas para tomar las decisiones de suspensión, retiro o cancelación de matrícula y ante las instancias estatales según la estructura del Sistema Nacional de Convivencia Escolar y Formación para los Derechos Humanos, la Educación para la Sexualidad y la Prevención y Mitigación de la Violencia Escolar, de los casos o situaciones que haya conocido el Comité.</w:t>
      </w:r>
    </w:p>
    <w:p w14:paraId="76E63F7E" w14:textId="7FE79000"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lastRenderedPageBreak/>
        <w:t>Llevar registros de todas las sesiones de trabajo y procesos realizados.</w:t>
      </w:r>
    </w:p>
    <w:p w14:paraId="7A1EC3B3" w14:textId="0A27DECD"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Proponer, analizar y viabilizar estrategias pedagógicas que permitan la flexibilización del modelo pedagógico y la articulación de diferentes áreas de estudio que lean el contexto educativo y su pertinencia en la comunidad para determinar más y mejores maneras de relacionarse en la construcción de la ciudadanía.</w:t>
      </w:r>
    </w:p>
    <w:p w14:paraId="09469ED8" w14:textId="26EE9F5D" w:rsidR="00241046" w:rsidRPr="00BF4E78" w:rsidRDefault="00241046" w:rsidP="00CC49EB">
      <w:pPr>
        <w:pStyle w:val="Prrafodelista"/>
        <w:numPr>
          <w:ilvl w:val="0"/>
          <w:numId w:val="80"/>
        </w:numPr>
        <w:spacing w:after="160" w:line="360" w:lineRule="auto"/>
        <w:ind w:left="357" w:hanging="357"/>
        <w:jc w:val="both"/>
        <w:rPr>
          <w:rFonts w:ascii="Times New Roman" w:hAnsi="Times New Roman" w:cs="Times New Roman"/>
          <w:i/>
          <w:lang w:val="es-CO"/>
        </w:rPr>
      </w:pPr>
      <w:r w:rsidRPr="00BF4E78">
        <w:rPr>
          <w:rFonts w:ascii="Times New Roman" w:hAnsi="Times New Roman" w:cs="Times New Roman"/>
          <w:i/>
          <w:lang w:val="es-CO"/>
        </w:rPr>
        <w:t>Identificar, documentar, analizar y resolver los conflictos que se presenten entre docentes y estudiantes, directivos y estudiantes, entre estudiantes y entre docentes.</w:t>
      </w:r>
    </w:p>
    <w:p w14:paraId="452471F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39º.- RUTA DE ATENCIÓN INTEGRAL PARA LA CONVIVENCIA ESCOLAR</w:t>
      </w:r>
    </w:p>
    <w:p w14:paraId="223535CD" w14:textId="77777777" w:rsidR="00241046" w:rsidRPr="00BF4E78" w:rsidRDefault="00241046" w:rsidP="00241046">
      <w:pPr>
        <w:spacing w:after="160" w:line="259" w:lineRule="auto"/>
        <w:ind w:left="0" w:firstLine="0"/>
        <w:rPr>
          <w:rFonts w:ascii="Times New Roman" w:hAnsi="Times New Roman" w:cs="Times New Roman"/>
          <w:i/>
          <w:lang w:val="es-CO"/>
        </w:rPr>
      </w:pPr>
    </w:p>
    <w:p w14:paraId="6E5DB2D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Tendrá los siguientes componentes:</w:t>
      </w:r>
    </w:p>
    <w:p w14:paraId="1BA3CDBC" w14:textId="77777777" w:rsidR="00241046" w:rsidRPr="00BF4E78" w:rsidRDefault="00241046" w:rsidP="00241046">
      <w:pPr>
        <w:spacing w:after="160" w:line="259" w:lineRule="auto"/>
        <w:ind w:left="0" w:firstLine="0"/>
        <w:rPr>
          <w:rFonts w:ascii="Times New Roman" w:hAnsi="Times New Roman" w:cs="Times New Roman"/>
          <w:i/>
          <w:lang w:val="es-CO"/>
        </w:rPr>
      </w:pPr>
    </w:p>
    <w:p w14:paraId="76186C1A" w14:textId="033EB985" w:rsidR="00241046" w:rsidRPr="00CC49EB" w:rsidRDefault="00CC49EB" w:rsidP="00241046">
      <w:pPr>
        <w:spacing w:after="160" w:line="259" w:lineRule="auto"/>
        <w:ind w:left="0" w:firstLine="0"/>
        <w:rPr>
          <w:rFonts w:ascii="Times New Roman" w:hAnsi="Times New Roman" w:cs="Times New Roman"/>
          <w:b/>
          <w:i/>
          <w:lang w:val="es-CO"/>
        </w:rPr>
      </w:pPr>
      <w:r w:rsidRPr="00CC49EB">
        <w:rPr>
          <w:rFonts w:ascii="Times New Roman" w:hAnsi="Times New Roman" w:cs="Times New Roman"/>
          <w:b/>
          <w:i/>
          <w:lang w:val="es-CO"/>
        </w:rPr>
        <w:t>A.</w:t>
      </w:r>
      <w:r w:rsidRPr="00CC49EB">
        <w:rPr>
          <w:rFonts w:ascii="Times New Roman" w:hAnsi="Times New Roman" w:cs="Times New Roman"/>
          <w:b/>
          <w:i/>
          <w:lang w:val="es-CO"/>
        </w:rPr>
        <w:tab/>
        <w:t>COMPONENTE DE PROMOCIÓN:</w:t>
      </w:r>
    </w:p>
    <w:p w14:paraId="21F8143D" w14:textId="77777777" w:rsidR="00241046" w:rsidRPr="00BF4E78" w:rsidRDefault="00241046" w:rsidP="00241046">
      <w:pPr>
        <w:spacing w:after="160" w:line="259" w:lineRule="auto"/>
        <w:ind w:left="0" w:firstLine="0"/>
        <w:rPr>
          <w:rFonts w:ascii="Times New Roman" w:hAnsi="Times New Roman" w:cs="Times New Roman"/>
          <w:i/>
          <w:lang w:val="es-CO"/>
        </w:rPr>
      </w:pPr>
    </w:p>
    <w:p w14:paraId="452D2620"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I. E. SIDON, fomentará el desarrollo de competencias y el ejercicio de los derechos humanos y reproductivos a través de los procesos pedagógicos en forma integral dentro del currículo y el plan de estudios. En tal sentido, se propenderá porque al interior del establecimiento y de cada grupo escolar reine un ambiente escolar que favorezca la formación y el crecimiento personal de quienes lo integran.</w:t>
      </w:r>
    </w:p>
    <w:p w14:paraId="701C7BC7" w14:textId="77777777" w:rsidR="00241046" w:rsidRPr="00BF4E78" w:rsidRDefault="00241046" w:rsidP="00241046">
      <w:pPr>
        <w:spacing w:after="160" w:line="259" w:lineRule="auto"/>
        <w:ind w:left="0" w:firstLine="0"/>
        <w:rPr>
          <w:rFonts w:ascii="Times New Roman" w:hAnsi="Times New Roman" w:cs="Times New Roman"/>
          <w:i/>
          <w:lang w:val="es-CO"/>
        </w:rPr>
      </w:pPr>
    </w:p>
    <w:p w14:paraId="0FC57F8D" w14:textId="2F80BE44" w:rsidR="00241046" w:rsidRPr="00CC49EB" w:rsidRDefault="00CC49EB" w:rsidP="00241046">
      <w:pPr>
        <w:spacing w:after="160" w:line="259" w:lineRule="auto"/>
        <w:ind w:left="0" w:firstLine="0"/>
        <w:rPr>
          <w:rFonts w:ascii="Times New Roman" w:hAnsi="Times New Roman" w:cs="Times New Roman"/>
          <w:b/>
          <w:i/>
          <w:lang w:val="es-CO"/>
        </w:rPr>
      </w:pPr>
      <w:r w:rsidRPr="00CC49EB">
        <w:rPr>
          <w:rFonts w:ascii="Times New Roman" w:hAnsi="Times New Roman" w:cs="Times New Roman"/>
          <w:b/>
          <w:i/>
          <w:lang w:val="es-CO"/>
        </w:rPr>
        <w:t>B.</w:t>
      </w:r>
      <w:r w:rsidRPr="00CC49EB">
        <w:rPr>
          <w:rFonts w:ascii="Times New Roman" w:hAnsi="Times New Roman" w:cs="Times New Roman"/>
          <w:b/>
          <w:i/>
          <w:lang w:val="es-CO"/>
        </w:rPr>
        <w:tab/>
        <w:t>COMPONENTE DE PREVENCIÓN:</w:t>
      </w:r>
    </w:p>
    <w:p w14:paraId="26BAFA3F" w14:textId="77777777" w:rsidR="00241046" w:rsidRPr="00BF4E78" w:rsidRDefault="00241046" w:rsidP="00241046">
      <w:pPr>
        <w:spacing w:after="160" w:line="259" w:lineRule="auto"/>
        <w:ind w:left="0" w:firstLine="0"/>
        <w:rPr>
          <w:rFonts w:ascii="Times New Roman" w:hAnsi="Times New Roman" w:cs="Times New Roman"/>
          <w:i/>
          <w:lang w:val="es-CO"/>
        </w:rPr>
      </w:pPr>
    </w:p>
    <w:p w14:paraId="6E1F1B4D"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eje fundamental de este componente gira en torno a la correcta aplicación del principio de igualdad definido en el artículo 13 de la Constitución Política y así contribuir a la disminución de las brechas sociales, culturales y contextuales brindando un trato justo, equitativo y humano a todos los estudiantes y demás miembros de la comunidad educativa y de esta manera tratar de minimizar los factores que puedan generar actos de violencia al interior del establecimiento.</w:t>
      </w:r>
    </w:p>
    <w:p w14:paraId="3A673FB3" w14:textId="77777777" w:rsidR="00241046" w:rsidRPr="00BF4E78" w:rsidRDefault="00241046" w:rsidP="00241046">
      <w:pPr>
        <w:spacing w:after="160" w:line="259" w:lineRule="auto"/>
        <w:ind w:left="0" w:firstLine="0"/>
        <w:rPr>
          <w:rFonts w:ascii="Times New Roman" w:hAnsi="Times New Roman" w:cs="Times New Roman"/>
          <w:i/>
          <w:lang w:val="es-CO"/>
        </w:rPr>
      </w:pPr>
    </w:p>
    <w:p w14:paraId="26039111" w14:textId="780F9966" w:rsidR="00241046" w:rsidRPr="00CC49EB" w:rsidRDefault="00CC49EB" w:rsidP="00241046">
      <w:pPr>
        <w:spacing w:after="160" w:line="259" w:lineRule="auto"/>
        <w:ind w:left="0" w:firstLine="0"/>
        <w:rPr>
          <w:rFonts w:ascii="Times New Roman" w:hAnsi="Times New Roman" w:cs="Times New Roman"/>
          <w:b/>
          <w:i/>
          <w:lang w:val="es-CO"/>
        </w:rPr>
      </w:pPr>
      <w:r w:rsidRPr="00CC49EB">
        <w:rPr>
          <w:rFonts w:ascii="Times New Roman" w:hAnsi="Times New Roman" w:cs="Times New Roman"/>
          <w:b/>
          <w:i/>
          <w:lang w:val="es-CO"/>
        </w:rPr>
        <w:t>C.</w:t>
      </w:r>
      <w:r w:rsidRPr="00CC49EB">
        <w:rPr>
          <w:rFonts w:ascii="Times New Roman" w:hAnsi="Times New Roman" w:cs="Times New Roman"/>
          <w:b/>
          <w:i/>
          <w:lang w:val="es-CO"/>
        </w:rPr>
        <w:tab/>
        <w:t>COMPONENTE DE ATENCIÓN:</w:t>
      </w:r>
    </w:p>
    <w:p w14:paraId="71E10740" w14:textId="77777777" w:rsidR="00241046" w:rsidRPr="00BF4E78" w:rsidRDefault="00241046" w:rsidP="00241046">
      <w:pPr>
        <w:spacing w:after="160" w:line="259" w:lineRule="auto"/>
        <w:ind w:left="0" w:firstLine="0"/>
        <w:rPr>
          <w:rFonts w:ascii="Times New Roman" w:hAnsi="Times New Roman" w:cs="Times New Roman"/>
          <w:i/>
          <w:lang w:val="es-CO"/>
        </w:rPr>
      </w:pPr>
    </w:p>
    <w:p w14:paraId="60E0066D"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Se basa en el acompañamiento permanente que se debe brindar a los estudiantes en primera instancia por parte del Director o la directora de grupo y el docente encargado del proceso pedagógico en cada instante de la vida escolar. Cuando se presente un hecho de violencia, acoso escolar o comportamiento agresivo que vulnere los derechos humanos y reproductivos, el docente que conozca del caso en primera instancia utilizará métodos disuasivos para evitar que este prospere y dará aviso inmediato al comité de Convivencia y/o Director para su evaluación, y de considerarlo conveniente citar al Comité de Convivencia Escolar para los fines pertinentes.</w:t>
      </w:r>
    </w:p>
    <w:p w14:paraId="0D637E42" w14:textId="77777777" w:rsidR="00241046" w:rsidRPr="00BF4E78" w:rsidRDefault="00241046" w:rsidP="00241046">
      <w:pPr>
        <w:spacing w:after="160" w:line="259" w:lineRule="auto"/>
        <w:ind w:left="0" w:firstLine="0"/>
        <w:rPr>
          <w:rFonts w:ascii="Times New Roman" w:hAnsi="Times New Roman" w:cs="Times New Roman"/>
          <w:i/>
          <w:lang w:val="es-CO"/>
        </w:rPr>
      </w:pPr>
    </w:p>
    <w:p w14:paraId="3CEF6AB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La Ruta de atención Integral para la Convivencia Escolar que se implementa la I. E. SIDON atenderá los siguientes pasos:</w:t>
      </w:r>
    </w:p>
    <w:p w14:paraId="47DDC5EC" w14:textId="77777777" w:rsidR="00241046" w:rsidRPr="00BF4E78" w:rsidRDefault="00241046" w:rsidP="00241046">
      <w:pPr>
        <w:spacing w:after="160" w:line="259" w:lineRule="auto"/>
        <w:ind w:left="0" w:firstLine="0"/>
        <w:rPr>
          <w:rFonts w:ascii="Times New Roman" w:hAnsi="Times New Roman" w:cs="Times New Roman"/>
          <w:i/>
          <w:lang w:val="es-CO"/>
        </w:rPr>
      </w:pPr>
    </w:p>
    <w:p w14:paraId="21FEC79A" w14:textId="70E096EE"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Recepción de sospecha de acoso escolar y remisión inmediata a comité de Convivencia</w:t>
      </w:r>
    </w:p>
    <w:p w14:paraId="463C22C1" w14:textId="57B86975"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Detención de la agresión.</w:t>
      </w:r>
    </w:p>
    <w:p w14:paraId="0C0E2EB7" w14:textId="45526C84"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Valoración inicial de la situación: en caso de ser acoso escolar:</w:t>
      </w:r>
    </w:p>
    <w:p w14:paraId="1722EBD7" w14:textId="48CFD86B"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Se comunica inmediatamente al Comité de Convivencia en cabeza del docente encargado de Convivencia y a la junta de padres para definición del plan de trabajo a seguir.</w:t>
      </w:r>
    </w:p>
    <w:p w14:paraId="31BE43EA" w14:textId="48343165"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Valoración si se necesita atención de urgencia extrema o especializada; si se necesita la atención de urgencia extrema y especializada, se remite a la entidad prestadora de salud correspondiente de acuerdo a la afiliación de las familias.</w:t>
      </w:r>
    </w:p>
    <w:p w14:paraId="6B40334F" w14:textId="5989F88C"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Si la situación NO es un delito y tanto los niños y jóvenes involucrados (victimas, agresor y observadores) como sus familias pueden y se comprometen a trabajar para superar la situación; el caso es manejado por la Institución Educativa con el apoyo del Comité de Convivencia en cabeza del docente encargado de la Convivencia.</w:t>
      </w:r>
    </w:p>
    <w:p w14:paraId="18FD4C99" w14:textId="2C513E1B"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 xml:space="preserve">Si hay indicio de que la conducta ES un delito, el Director brinda acompañamiento a la familia para instaurar la denuncia correspondiente en la Fiscalía. </w:t>
      </w:r>
    </w:p>
    <w:p w14:paraId="48703677" w14:textId="72AB9380"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Si No es delito, pero necesita acompañamiento familiar, se remite al ICBF o a la Comisaría de familia.</w:t>
      </w:r>
    </w:p>
    <w:p w14:paraId="13E64581" w14:textId="6AE8AF01"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t>Del mismo modo se realizará el Plan del seguimiento por parte del Comité de Convivencia de la Institución, articulado con los proyectos pedagógicos existentes, en especial con el grupo y los docentes relacionados con el caso.</w:t>
      </w:r>
    </w:p>
    <w:p w14:paraId="04052A47" w14:textId="3ACD2A63" w:rsidR="00241046" w:rsidRPr="00BF4E78" w:rsidRDefault="00241046" w:rsidP="00CC49EB">
      <w:pPr>
        <w:pStyle w:val="Prrafodelista"/>
        <w:numPr>
          <w:ilvl w:val="0"/>
          <w:numId w:val="81"/>
        </w:numPr>
        <w:spacing w:after="160" w:line="360" w:lineRule="auto"/>
        <w:ind w:left="357" w:hanging="357"/>
        <w:rPr>
          <w:rFonts w:ascii="Times New Roman" w:hAnsi="Times New Roman" w:cs="Times New Roman"/>
          <w:i/>
          <w:lang w:val="es-CO"/>
        </w:rPr>
      </w:pPr>
      <w:r w:rsidRPr="00BF4E78">
        <w:rPr>
          <w:rFonts w:ascii="Times New Roman" w:hAnsi="Times New Roman" w:cs="Times New Roman"/>
          <w:i/>
          <w:lang w:val="es-CO"/>
        </w:rPr>
        <w:lastRenderedPageBreak/>
        <w:t>En caso de No ser acoso escolar, se continuará el manejo de acuerdo a lo establecido en el proceso disciplinario escolar de este manual según el caso: conflicto, juego brusco, etc.</w:t>
      </w:r>
    </w:p>
    <w:p w14:paraId="369D287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Para aplicación de los procedimientos correspondientes, se tomarán para el análisis de los casos, los conceptos definidos por la Ley 1620 de 2013, en el artículo 2° así:</w:t>
      </w:r>
    </w:p>
    <w:p w14:paraId="4E0E211E"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Acoso escolar o </w:t>
      </w:r>
      <w:proofErr w:type="spellStart"/>
      <w:r w:rsidRPr="00BF4E78">
        <w:rPr>
          <w:rFonts w:ascii="Times New Roman" w:hAnsi="Times New Roman" w:cs="Times New Roman"/>
          <w:i/>
          <w:lang w:val="es-CO"/>
        </w:rPr>
        <w:t>bullying</w:t>
      </w:r>
      <w:proofErr w:type="spellEnd"/>
      <w:r w:rsidRPr="00BF4E78">
        <w:rPr>
          <w:rFonts w:ascii="Times New Roman" w:hAnsi="Times New Roman" w:cs="Times New Roman"/>
          <w:i/>
          <w:lang w:val="es-CO"/>
        </w:rPr>
        <w:t>: Conducta negativa, intencional metódica y sistemática de agresión, intimidación, humillación, ridiculización, difamación, coacción, aislamiento deliberado, amenaza o incitación a la violencia o cualquier forma de maltrato psicológico, verbal, físico o por medios electrónicos contra un niño, niña o adolescente, por parte de un estudiante o varios de sus pares con quienes mantiene una relación de poder asimétrica, que se presenta de forma reiterada o a lo largo de un tiempo determinado.</w:t>
      </w:r>
    </w:p>
    <w:p w14:paraId="0F195F68"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También puede ocurrir por parte de docentes contra estudiantes, o por parte de estudiantes contra docentes, ante la indiferencia o complicidad de su entorno.</w:t>
      </w:r>
    </w:p>
    <w:p w14:paraId="1F83C32B"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acoso escolar tiene consecuencias sobre la salud, el bienestar emocional y el rendimiento escolar de los estudiantes y sobre el ambiente de aprendizaje y el clima escolar del establecimiento educativo.</w:t>
      </w:r>
    </w:p>
    <w:p w14:paraId="1CE2FA73"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AEDF99" w14:textId="77777777" w:rsidR="00241046" w:rsidRPr="00BF4E78" w:rsidRDefault="00241046" w:rsidP="00033D2F">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Ciberbullying</w:t>
      </w:r>
      <w:proofErr w:type="spellEnd"/>
      <w:r w:rsidRPr="00BF4E78">
        <w:rPr>
          <w:rFonts w:ascii="Times New Roman" w:hAnsi="Times New Roman" w:cs="Times New Roman"/>
          <w:i/>
          <w:lang w:val="es-CO"/>
        </w:rPr>
        <w:t xml:space="preserve"> o </w:t>
      </w:r>
      <w:proofErr w:type="spellStart"/>
      <w:r w:rsidRPr="00BF4E78">
        <w:rPr>
          <w:rFonts w:ascii="Times New Roman" w:hAnsi="Times New Roman" w:cs="Times New Roman"/>
          <w:i/>
          <w:lang w:val="es-CO"/>
        </w:rPr>
        <w:t>ciberacoso</w:t>
      </w:r>
      <w:proofErr w:type="spellEnd"/>
      <w:r w:rsidRPr="00BF4E78">
        <w:rPr>
          <w:rFonts w:ascii="Times New Roman" w:hAnsi="Times New Roman" w:cs="Times New Roman"/>
          <w:i/>
          <w:lang w:val="es-CO"/>
        </w:rPr>
        <w:t xml:space="preserve"> escolar: forma de intimidación con uso deliberado de tecnologías de información (Internet, redes sociales virtuales, telefonía móvil y video juegos online) para ejercer maltrato psicológico y continuado.</w:t>
      </w:r>
    </w:p>
    <w:p w14:paraId="31C4D7E9" w14:textId="77777777" w:rsidR="00241046" w:rsidRPr="00BF4E78" w:rsidRDefault="00241046" w:rsidP="00241046">
      <w:pPr>
        <w:spacing w:after="160" w:line="259" w:lineRule="auto"/>
        <w:ind w:left="0" w:firstLine="0"/>
        <w:rPr>
          <w:rFonts w:ascii="Times New Roman" w:hAnsi="Times New Roman" w:cs="Times New Roman"/>
          <w:i/>
          <w:lang w:val="es-CO"/>
        </w:rPr>
      </w:pPr>
    </w:p>
    <w:p w14:paraId="2EAEC546" w14:textId="77777777" w:rsidR="005F76BF" w:rsidRDefault="005F76BF">
      <w:pPr>
        <w:spacing w:after="160" w:line="259" w:lineRule="auto"/>
        <w:ind w:left="0" w:firstLine="0"/>
        <w:rPr>
          <w:rFonts w:ascii="Times New Roman" w:hAnsi="Times New Roman" w:cs="Times New Roman"/>
          <w:b/>
          <w:i/>
          <w:sz w:val="26"/>
          <w:szCs w:val="26"/>
          <w:lang w:val="es-CO"/>
        </w:rPr>
      </w:pPr>
      <w:r>
        <w:rPr>
          <w:rFonts w:ascii="Times New Roman" w:hAnsi="Times New Roman" w:cs="Times New Roman"/>
          <w:b/>
          <w:i/>
          <w:sz w:val="26"/>
          <w:szCs w:val="26"/>
          <w:lang w:val="es-CO"/>
        </w:rPr>
        <w:br w:type="page"/>
      </w:r>
    </w:p>
    <w:p w14:paraId="45D5F435" w14:textId="06F98D4F"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lastRenderedPageBreak/>
        <w:t>CAPITULO X</w:t>
      </w:r>
    </w:p>
    <w:p w14:paraId="5E81B626" w14:textId="77777777" w:rsidR="00241046" w:rsidRPr="00CC49EB" w:rsidRDefault="00241046" w:rsidP="00CC49EB">
      <w:pPr>
        <w:spacing w:after="160" w:line="259" w:lineRule="auto"/>
        <w:ind w:left="0" w:firstLine="0"/>
        <w:jc w:val="center"/>
        <w:rPr>
          <w:rFonts w:ascii="Times New Roman" w:hAnsi="Times New Roman" w:cs="Times New Roman"/>
          <w:b/>
          <w:i/>
          <w:sz w:val="26"/>
          <w:szCs w:val="26"/>
          <w:lang w:val="es-CO"/>
        </w:rPr>
      </w:pPr>
      <w:r w:rsidRPr="00CC49EB">
        <w:rPr>
          <w:rFonts w:ascii="Times New Roman" w:hAnsi="Times New Roman" w:cs="Times New Roman"/>
          <w:b/>
          <w:i/>
          <w:sz w:val="26"/>
          <w:szCs w:val="26"/>
          <w:lang w:val="es-CO"/>
        </w:rPr>
        <w:t>PROCEDIMIENTO DISCIPLINARIO.</w:t>
      </w:r>
    </w:p>
    <w:p w14:paraId="3135A899" w14:textId="77777777" w:rsidR="00241046" w:rsidRPr="00BF4E78" w:rsidRDefault="00241046" w:rsidP="00241046">
      <w:pPr>
        <w:spacing w:after="160" w:line="259" w:lineRule="auto"/>
        <w:ind w:left="0" w:firstLine="0"/>
        <w:rPr>
          <w:rFonts w:ascii="Times New Roman" w:hAnsi="Times New Roman" w:cs="Times New Roman"/>
          <w:i/>
          <w:lang w:val="es-CO"/>
        </w:rPr>
      </w:pPr>
    </w:p>
    <w:p w14:paraId="7291B26C"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Los estudiantes de la Institución Educativa Sidón, por el compromiso adquirido con la firma de sus padres o acudientes del contrato de prestación de servicio educativo y como ejercicio de su formación, cuando cometan una falta contra la convivencia se someterán al procedimiento de resolución de conflictos escolares, llamado también procedimiento disciplinario, contemplado en los artículos subsiguientes a este capítulo.</w:t>
      </w:r>
    </w:p>
    <w:p w14:paraId="5A76C5F4" w14:textId="77777777" w:rsidR="00241046" w:rsidRPr="00BF4E78" w:rsidRDefault="00241046" w:rsidP="00241046">
      <w:pPr>
        <w:spacing w:after="160" w:line="259" w:lineRule="auto"/>
        <w:ind w:left="0" w:firstLine="0"/>
        <w:rPr>
          <w:rFonts w:ascii="Times New Roman" w:hAnsi="Times New Roman" w:cs="Times New Roman"/>
          <w:i/>
          <w:lang w:val="es-CO"/>
        </w:rPr>
      </w:pPr>
    </w:p>
    <w:p w14:paraId="1995111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40º.- Sujetos a quienes se aplica.</w:t>
      </w:r>
    </w:p>
    <w:p w14:paraId="06BC4A1D" w14:textId="77777777" w:rsidR="00241046" w:rsidRPr="00BF4E78" w:rsidRDefault="00241046" w:rsidP="00241046">
      <w:pPr>
        <w:spacing w:after="160" w:line="259" w:lineRule="auto"/>
        <w:ind w:left="0" w:firstLine="0"/>
        <w:rPr>
          <w:rFonts w:ascii="Times New Roman" w:hAnsi="Times New Roman" w:cs="Times New Roman"/>
          <w:i/>
          <w:lang w:val="es-CO"/>
        </w:rPr>
      </w:pPr>
    </w:p>
    <w:p w14:paraId="0073EFF7"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Las normas de resolución de conflictos escolares constituyen un procedimiento que se aplicará a los estudiantes matriculados en la I.E. SIDON en los niveles de transición, básica primaria, básica secundaria y media vocacional, del respectivo año escolar, cuando participen en problemas de convivencia.</w:t>
      </w:r>
    </w:p>
    <w:p w14:paraId="7AC97765" w14:textId="77777777" w:rsidR="00241046" w:rsidRPr="00BF4E78" w:rsidRDefault="00241046" w:rsidP="00241046">
      <w:pPr>
        <w:spacing w:after="160" w:line="259" w:lineRule="auto"/>
        <w:ind w:left="0" w:firstLine="0"/>
        <w:rPr>
          <w:rFonts w:ascii="Times New Roman" w:hAnsi="Times New Roman" w:cs="Times New Roman"/>
          <w:i/>
          <w:lang w:val="es-CO"/>
        </w:rPr>
      </w:pPr>
    </w:p>
    <w:p w14:paraId="1DF6656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41º.- Objeto del proceso disciplinario.</w:t>
      </w:r>
    </w:p>
    <w:p w14:paraId="109C6A8C" w14:textId="77777777" w:rsidR="00241046" w:rsidRPr="00BF4E78" w:rsidRDefault="00241046" w:rsidP="00241046">
      <w:pPr>
        <w:spacing w:after="160" w:line="259" w:lineRule="auto"/>
        <w:ind w:left="0" w:firstLine="0"/>
        <w:rPr>
          <w:rFonts w:ascii="Times New Roman" w:hAnsi="Times New Roman" w:cs="Times New Roman"/>
          <w:i/>
          <w:lang w:val="es-CO"/>
        </w:rPr>
      </w:pPr>
    </w:p>
    <w:p w14:paraId="5BB03FB2"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procedimiento de resolución de conflictos escolares tiene por objeto asegurar a la comunidad educativa y a la sociedad, la eficiencia de la prestación del servicio educativo, lo mismo que la </w:t>
      </w:r>
      <w:proofErr w:type="spellStart"/>
      <w:r w:rsidRPr="00BF4E78">
        <w:rPr>
          <w:rFonts w:ascii="Times New Roman" w:hAnsi="Times New Roman" w:cs="Times New Roman"/>
          <w:i/>
          <w:lang w:val="es-CO"/>
        </w:rPr>
        <w:t>eticidad</w:t>
      </w:r>
      <w:proofErr w:type="spellEnd"/>
      <w:r w:rsidRPr="00BF4E78">
        <w:rPr>
          <w:rFonts w:ascii="Times New Roman" w:hAnsi="Times New Roman" w:cs="Times New Roman"/>
          <w:i/>
          <w:lang w:val="es-CO"/>
        </w:rPr>
        <w:t>, la responsabilidad y el buen comportamiento de los estudiantes, así como la defensa de los derechos y garantías de todos.</w:t>
      </w:r>
    </w:p>
    <w:p w14:paraId="23F6FB55" w14:textId="77777777" w:rsidR="005F76BF" w:rsidRDefault="005F76BF" w:rsidP="00241046">
      <w:pPr>
        <w:spacing w:after="160" w:line="259" w:lineRule="auto"/>
        <w:ind w:left="0" w:firstLine="0"/>
        <w:rPr>
          <w:rFonts w:ascii="Times New Roman" w:hAnsi="Times New Roman" w:cs="Times New Roman"/>
          <w:i/>
          <w:lang w:val="es-CO"/>
        </w:rPr>
      </w:pPr>
    </w:p>
    <w:p w14:paraId="7366C9FB" w14:textId="65E1D6B6"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41º.- Naturaleza del procedimiento.</w:t>
      </w:r>
    </w:p>
    <w:p w14:paraId="495F96D9" w14:textId="77777777" w:rsidR="00241046" w:rsidRPr="00BF4E78" w:rsidRDefault="00241046" w:rsidP="00241046">
      <w:pPr>
        <w:spacing w:after="160" w:line="259" w:lineRule="auto"/>
        <w:ind w:left="0" w:firstLine="0"/>
        <w:rPr>
          <w:rFonts w:ascii="Times New Roman" w:hAnsi="Times New Roman" w:cs="Times New Roman"/>
          <w:i/>
          <w:lang w:val="es-CO"/>
        </w:rPr>
      </w:pPr>
    </w:p>
    <w:p w14:paraId="732AD5A0"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Su aplicación deberá ceñirse a los principios de economía, celeridad, eficacia, imparcialidad, publicidad y descargos, que orientan toda actuación administrativa de acuerdo con el Artículo 209 de la constitución nacional.</w:t>
      </w:r>
    </w:p>
    <w:p w14:paraId="4D525050" w14:textId="77777777" w:rsidR="00241046" w:rsidRPr="00BF4E78" w:rsidRDefault="00241046" w:rsidP="00241046">
      <w:pPr>
        <w:spacing w:after="160" w:line="259" w:lineRule="auto"/>
        <w:ind w:left="0" w:firstLine="0"/>
        <w:rPr>
          <w:rFonts w:ascii="Times New Roman" w:hAnsi="Times New Roman" w:cs="Times New Roman"/>
          <w:i/>
          <w:lang w:val="es-CO"/>
        </w:rPr>
      </w:pPr>
    </w:p>
    <w:p w14:paraId="69DFEA32" w14:textId="55D73BFC"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 xml:space="preserve">Principio de economía: Todo procedimiento de resolución de conflictos escolares debe estar regido por las normas de este manual, caracterizado por su agilidad sin </w:t>
      </w:r>
      <w:r w:rsidRPr="00BF4E78">
        <w:rPr>
          <w:rFonts w:ascii="Times New Roman" w:hAnsi="Times New Roman" w:cs="Times New Roman"/>
          <w:i/>
          <w:lang w:val="es-CO"/>
        </w:rPr>
        <w:lastRenderedPageBreak/>
        <w:t>exigencia de documentos y procedimientos innecesarios, pudiéndose sanear toda irregularidad que se presente en cualquier momento del trámite procesal.</w:t>
      </w:r>
    </w:p>
    <w:p w14:paraId="4E2877E6" w14:textId="12ADA654"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Principio de imparcialidad: Por tratarse de un ejercicio de la justicia y demás valores correlacionados, es necesario tener en cuenta que la actuación procesal debe regirse por principios pedagógicos formativos, propendiendo por averiguar la verdad de los hechos y tomar los correctivos con los responsables, garantizando los derechos de las partes, sin discriminación alguna observando tanto lo desfavorable como lo favorable, pudiendo ser escuchado en descargos desde el momento en que se inicia la averiguación.</w:t>
      </w:r>
    </w:p>
    <w:p w14:paraId="0973FF0A" w14:textId="72DBAC8A"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Principio de publicidad: Las decisiones en un procedimiento de resolución de conflictos se harán conocer de manera oportuna al inculpado, mediante comunicaciones, notificaciones o publicaciones, al igual que a los padres o acudientes. Deberá anotarse las constancias pertinentes en el libro de registro de comportamiento y actitudes u observador del estudiante.</w:t>
      </w:r>
    </w:p>
    <w:p w14:paraId="58CBE83E" w14:textId="6C891430"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Principio de respeto a la autoridad legítima y a la ley: También se tendrá en cuenta como principio orientador en la interpretación y aplicación del procedimiento de resolución de conflictos escolares, el principio de formación en el respeto a la autoridad legítima y a la ley, que ayudará a fomentar la convivencia pacífica, la democracia y la solución de conflictos dentro de instancias de conciliación.</w:t>
      </w:r>
    </w:p>
    <w:p w14:paraId="19F82E41" w14:textId="5207EB48"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Principio de favorabilidad: Se aplicará este principio si las circunstancias así lo requieren. Durante la actuación, toda duda razonable se resolverá a favor del investigado cuando no haya modo de eliminarla.</w:t>
      </w:r>
    </w:p>
    <w:p w14:paraId="3B4A5B6D" w14:textId="473BA19B"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Principio de proporcionalidad: La sanción disciplinaria debe corresponder a la gravedad de la falta cometida. En la calificación de la sanción deben aplicarse los criterios que fija el manual de convivencia.</w:t>
      </w:r>
    </w:p>
    <w:p w14:paraId="21FCF7F5" w14:textId="7CF5FCE4" w:rsidR="00241046" w:rsidRPr="00BF4E78" w:rsidRDefault="00241046" w:rsidP="00BD6EE7">
      <w:pPr>
        <w:pStyle w:val="Prrafodelista"/>
        <w:numPr>
          <w:ilvl w:val="1"/>
          <w:numId w:val="82"/>
        </w:numPr>
        <w:spacing w:after="160" w:line="259" w:lineRule="auto"/>
        <w:ind w:left="360"/>
        <w:rPr>
          <w:rFonts w:ascii="Times New Roman" w:hAnsi="Times New Roman" w:cs="Times New Roman"/>
          <w:i/>
          <w:lang w:val="es-CO"/>
        </w:rPr>
      </w:pPr>
      <w:r w:rsidRPr="00BF4E78">
        <w:rPr>
          <w:rFonts w:ascii="Times New Roman" w:hAnsi="Times New Roman" w:cs="Times New Roman"/>
          <w:i/>
          <w:lang w:val="es-CO"/>
        </w:rPr>
        <w:t>Publicidad: Todas las normas del manual de convivencia y en especial las del procedimiento de resolución de conflictos escolares, se pondrán a disposición de los estudiantes nuevos al iniciar el año.</w:t>
      </w:r>
    </w:p>
    <w:p w14:paraId="0D050CDF" w14:textId="77777777" w:rsidR="005F76BF" w:rsidRDefault="005F76BF" w:rsidP="00241046">
      <w:pPr>
        <w:spacing w:after="160" w:line="259" w:lineRule="auto"/>
        <w:ind w:left="0" w:firstLine="0"/>
        <w:rPr>
          <w:rFonts w:ascii="Times New Roman" w:hAnsi="Times New Roman" w:cs="Times New Roman"/>
          <w:i/>
          <w:lang w:val="es-CO"/>
        </w:rPr>
      </w:pPr>
    </w:p>
    <w:p w14:paraId="0CD050F9" w14:textId="5E235873"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42º.- Del debido proceso.</w:t>
      </w:r>
    </w:p>
    <w:p w14:paraId="2EBF071F" w14:textId="77777777" w:rsidR="00241046" w:rsidRPr="00BF4E78" w:rsidRDefault="00241046" w:rsidP="00241046">
      <w:pPr>
        <w:spacing w:after="160" w:line="259" w:lineRule="auto"/>
        <w:ind w:left="0" w:firstLine="0"/>
        <w:rPr>
          <w:rFonts w:ascii="Times New Roman" w:hAnsi="Times New Roman" w:cs="Times New Roman"/>
          <w:i/>
          <w:lang w:val="es-CO"/>
        </w:rPr>
      </w:pPr>
    </w:p>
    <w:p w14:paraId="71810B1C"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debido proceso se aplicará en todos los casos que ameriten la solución de un conflicto, teniendo como fundamento las normas preexistentes al acto censurado y a las oportunidades para rendir descargos y ejercer el derecho de defensa, tal como se establece en este manual. Deberá observarse el principio de presunción de inocencia del inculpado hasta tanto se defina su caso de manera formal definitiva.</w:t>
      </w:r>
    </w:p>
    <w:p w14:paraId="7E94275E" w14:textId="77777777" w:rsidR="00241046" w:rsidRPr="00BF4E78" w:rsidRDefault="00241046" w:rsidP="00241046">
      <w:pPr>
        <w:spacing w:after="160" w:line="259" w:lineRule="auto"/>
        <w:ind w:left="0" w:firstLine="0"/>
        <w:rPr>
          <w:rFonts w:ascii="Times New Roman" w:hAnsi="Times New Roman" w:cs="Times New Roman"/>
          <w:i/>
          <w:lang w:val="es-CO"/>
        </w:rPr>
      </w:pPr>
    </w:p>
    <w:p w14:paraId="14B742D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Inicio del procedimiento.</w:t>
      </w:r>
    </w:p>
    <w:p w14:paraId="558C68DB" w14:textId="77777777" w:rsidR="00241046" w:rsidRPr="00BF4E78" w:rsidRDefault="00241046" w:rsidP="00241046">
      <w:pPr>
        <w:spacing w:after="160" w:line="259" w:lineRule="auto"/>
        <w:ind w:left="0" w:firstLine="0"/>
        <w:rPr>
          <w:rFonts w:ascii="Times New Roman" w:hAnsi="Times New Roman" w:cs="Times New Roman"/>
          <w:i/>
          <w:lang w:val="es-CO"/>
        </w:rPr>
      </w:pPr>
    </w:p>
    <w:p w14:paraId="069F743A"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Un procedimiento de resolución de conflictos de convivencia se inicia de oficio, por información de cualquier persona, o miembro de la comunidad educativa, o por cualquier otro medio, que amerite credibilidad. El proceso disciplinario consta de los siguientes pasos:</w:t>
      </w:r>
    </w:p>
    <w:p w14:paraId="2E3A804E" w14:textId="77777777" w:rsidR="00241046" w:rsidRPr="00BF4E78" w:rsidRDefault="00241046" w:rsidP="00241046">
      <w:pPr>
        <w:spacing w:after="160" w:line="259" w:lineRule="auto"/>
        <w:ind w:left="0" w:firstLine="0"/>
        <w:rPr>
          <w:rFonts w:ascii="Times New Roman" w:hAnsi="Times New Roman" w:cs="Times New Roman"/>
          <w:i/>
          <w:lang w:val="es-CO"/>
        </w:rPr>
      </w:pPr>
    </w:p>
    <w:p w14:paraId="155902C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Comunicación Formal de la apertura del proceso disciplinario</w:t>
      </w:r>
    </w:p>
    <w:p w14:paraId="12CB9ED3" w14:textId="77777777" w:rsidR="00241046" w:rsidRPr="00BF4E78" w:rsidRDefault="00241046" w:rsidP="00241046">
      <w:pPr>
        <w:spacing w:after="160" w:line="259" w:lineRule="auto"/>
        <w:ind w:left="0" w:firstLine="0"/>
        <w:rPr>
          <w:rFonts w:ascii="Times New Roman" w:hAnsi="Times New Roman" w:cs="Times New Roman"/>
          <w:i/>
          <w:lang w:val="es-CO"/>
        </w:rPr>
      </w:pPr>
    </w:p>
    <w:p w14:paraId="2898D00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Notificaciones.</w:t>
      </w:r>
    </w:p>
    <w:p w14:paraId="09719269"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650A6EE7"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Las notificaciones pueden hacerse en forma verbal o escrita.</w:t>
      </w:r>
    </w:p>
    <w:p w14:paraId="5C4D8CED"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2624475A" w14:textId="458C719F"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inculpado y el padre de familia o acudiente quedan formalmente notificados de forma verbal cuando han sido enterados de manera personal, verbal, telefónica o por correo de la citación para conocer el acto emitido en el proceso. El notificador dejará la respectiva constancia en el </w:t>
      </w:r>
      <w:r w:rsidR="00720F69">
        <w:rPr>
          <w:rFonts w:ascii="Times New Roman" w:hAnsi="Times New Roman" w:cs="Times New Roman"/>
          <w:i/>
          <w:lang w:val="es-CO"/>
        </w:rPr>
        <w:t>observador del estudiante</w:t>
      </w:r>
      <w:r w:rsidRPr="00BF4E78">
        <w:rPr>
          <w:rFonts w:ascii="Times New Roman" w:hAnsi="Times New Roman" w:cs="Times New Roman"/>
          <w:i/>
          <w:lang w:val="es-CO"/>
        </w:rPr>
        <w:t>.</w:t>
      </w:r>
    </w:p>
    <w:p w14:paraId="58D206B5"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inculpado y el padre de familia o acudiente quedan formalmente notificados de forma escrita cuando han sido enterados del contenido del acto emitido en el proceso, firman la constancia y reciben una copia del mismo. Se exceptúa el caso de la amonestación escrita cuando no se haga mediante resolución pues no requiere de copia.</w:t>
      </w:r>
    </w:p>
    <w:p w14:paraId="0C5844BE"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3151F196"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En todas las notificaciones deberán expresarse los recursos que proceden contra dichos actos y el término para la interposición de los mismos. Se exceptúa el caso de la amonestación escrita cuando no se haga mediante resolución pues no origina recurso.</w:t>
      </w:r>
    </w:p>
    <w:p w14:paraId="3F86A9FC" w14:textId="77777777" w:rsidR="00CC49EB" w:rsidRDefault="00CC49EB" w:rsidP="00033D2F">
      <w:pPr>
        <w:spacing w:after="160" w:line="259" w:lineRule="auto"/>
        <w:ind w:left="0" w:firstLine="0"/>
        <w:jc w:val="both"/>
        <w:rPr>
          <w:rFonts w:ascii="Times New Roman" w:hAnsi="Times New Roman" w:cs="Times New Roman"/>
          <w:i/>
          <w:lang w:val="es-CO"/>
        </w:rPr>
      </w:pPr>
    </w:p>
    <w:p w14:paraId="2FADC2B0" w14:textId="7125504E"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Cuando el inculpado, o su padre o acudiente no sea notificado formalmente o se niega a firmar la constancia de notificación, pero actúa en su defensa, se presumirá que conoce la providencia por conducta concluyente.</w:t>
      </w:r>
    </w:p>
    <w:p w14:paraId="3812A072" w14:textId="77777777" w:rsidR="00241046" w:rsidRPr="00BF4E78" w:rsidRDefault="00241046" w:rsidP="00033D2F">
      <w:pPr>
        <w:spacing w:after="160" w:line="259" w:lineRule="auto"/>
        <w:ind w:left="0" w:firstLine="0"/>
        <w:jc w:val="both"/>
        <w:rPr>
          <w:rFonts w:ascii="Times New Roman" w:hAnsi="Times New Roman" w:cs="Times New Roman"/>
          <w:i/>
          <w:lang w:val="es-CO"/>
        </w:rPr>
      </w:pPr>
    </w:p>
    <w:p w14:paraId="3DA20C55" w14:textId="58DD1370" w:rsidR="00241046" w:rsidRPr="00CC49EB" w:rsidRDefault="00241046" w:rsidP="00CC49EB">
      <w:pPr>
        <w:pStyle w:val="Prrafodelista"/>
        <w:numPr>
          <w:ilvl w:val="0"/>
          <w:numId w:val="67"/>
        </w:numPr>
        <w:spacing w:after="160" w:line="259" w:lineRule="auto"/>
        <w:jc w:val="both"/>
        <w:rPr>
          <w:rFonts w:ascii="Times New Roman" w:hAnsi="Times New Roman" w:cs="Times New Roman"/>
          <w:i/>
          <w:lang w:val="es-CO"/>
        </w:rPr>
      </w:pPr>
      <w:r w:rsidRPr="00CC49EB">
        <w:rPr>
          <w:rFonts w:ascii="Times New Roman" w:hAnsi="Times New Roman" w:cs="Times New Roman"/>
          <w:i/>
          <w:lang w:val="es-CO"/>
        </w:rPr>
        <w:t>Formulación de los cargos inculpados, de forma verbal o escrita (especificando conductas, faltas disciplinarias a que dan lugar las conductas y la calificación provisional de las conductas como faltas disciplinarias)</w:t>
      </w:r>
    </w:p>
    <w:p w14:paraId="0CBFE755"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Calidad de inculpado.</w:t>
      </w:r>
    </w:p>
    <w:p w14:paraId="391A622D"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estudiante adquirirá la calidad de inculpado cuando se le hagan conocer los cargos formalmente, en forma verbal o escrita.</w:t>
      </w:r>
    </w:p>
    <w:p w14:paraId="43E51A60" w14:textId="42DDF3E4" w:rsidR="00241046" w:rsidRPr="00CC49EB" w:rsidRDefault="00241046" w:rsidP="00CC49EB">
      <w:pPr>
        <w:pStyle w:val="Prrafodelista"/>
        <w:numPr>
          <w:ilvl w:val="0"/>
          <w:numId w:val="67"/>
        </w:numPr>
        <w:spacing w:after="160" w:line="259" w:lineRule="auto"/>
        <w:jc w:val="both"/>
        <w:rPr>
          <w:rFonts w:ascii="Times New Roman" w:hAnsi="Times New Roman" w:cs="Times New Roman"/>
          <w:i/>
          <w:lang w:val="es-CO"/>
        </w:rPr>
      </w:pPr>
      <w:r w:rsidRPr="00CC49EB">
        <w:rPr>
          <w:rFonts w:ascii="Times New Roman" w:hAnsi="Times New Roman" w:cs="Times New Roman"/>
          <w:i/>
          <w:lang w:val="es-CO"/>
        </w:rPr>
        <w:t>Traslado al inculpado de todas y cada una de las pruebas que fundamentan los cargos formulados</w:t>
      </w:r>
    </w:p>
    <w:p w14:paraId="55A70F92"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4.  Pruebas.</w:t>
      </w:r>
    </w:p>
    <w:p w14:paraId="64473230" w14:textId="77777777" w:rsidR="00241046" w:rsidRPr="00BF4E78" w:rsidRDefault="00241046" w:rsidP="00033D2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Entiéndase por prueba todo medio que conduzca a la verificación de un hecho que conlleve una responsabilidad. En este procedimiento de resolución de conflictos se tendrá como prueba:</w:t>
      </w:r>
    </w:p>
    <w:p w14:paraId="1A5D38E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55BB043" w14:textId="34E58404"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El testimonio oral o escrito.</w:t>
      </w:r>
    </w:p>
    <w:p w14:paraId="2985A760" w14:textId="0A0FED0C"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La inspección.</w:t>
      </w:r>
    </w:p>
    <w:p w14:paraId="0772C7B9" w14:textId="542357BF"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Los documentos.</w:t>
      </w:r>
    </w:p>
    <w:p w14:paraId="5964C060" w14:textId="38A8D2D2"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La confesión.</w:t>
      </w:r>
    </w:p>
    <w:p w14:paraId="0934F73F" w14:textId="61C50FB3"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La aceptación de la falta.</w:t>
      </w:r>
    </w:p>
    <w:p w14:paraId="4FFDF398" w14:textId="50AB2EAE"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Los indicios.</w:t>
      </w:r>
    </w:p>
    <w:p w14:paraId="5C76E18A" w14:textId="29A2DCE8"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Y otras que conduzcan a esclarecer los hechos.</w:t>
      </w:r>
    </w:p>
    <w:p w14:paraId="57B7445F" w14:textId="0F9606BC" w:rsidR="00241046" w:rsidRPr="00BF4E78" w:rsidRDefault="00241046" w:rsidP="00BD6EE7">
      <w:pPr>
        <w:pStyle w:val="Prrafodelista"/>
        <w:numPr>
          <w:ilvl w:val="0"/>
          <w:numId w:val="83"/>
        </w:numPr>
        <w:spacing w:after="160" w:line="259" w:lineRule="auto"/>
        <w:rPr>
          <w:rFonts w:ascii="Times New Roman" w:hAnsi="Times New Roman" w:cs="Times New Roman"/>
          <w:i/>
          <w:lang w:val="es-CO"/>
        </w:rPr>
      </w:pPr>
      <w:r w:rsidRPr="00BF4E78">
        <w:rPr>
          <w:rFonts w:ascii="Times New Roman" w:hAnsi="Times New Roman" w:cs="Times New Roman"/>
          <w:i/>
          <w:lang w:val="es-CO"/>
        </w:rPr>
        <w:t>En el proceso disciplinario todo testimonio será recibido con la advertencia por parte de la autoridad de que se debe decir la verdad como ejercicio práctico de la formación de valores. El estudiante que rinde testimonio deberá estar acompañado por su padre o acudiente o por el personero estudiantil.</w:t>
      </w:r>
    </w:p>
    <w:p w14:paraId="2CC6D72A" w14:textId="77777777" w:rsidR="00241046" w:rsidRPr="00BF4E78" w:rsidRDefault="00241046" w:rsidP="00241046">
      <w:pPr>
        <w:spacing w:after="160" w:line="259" w:lineRule="auto"/>
        <w:ind w:left="0" w:firstLine="0"/>
        <w:rPr>
          <w:rFonts w:ascii="Times New Roman" w:hAnsi="Times New Roman" w:cs="Times New Roman"/>
          <w:i/>
          <w:lang w:val="es-CO"/>
        </w:rPr>
      </w:pPr>
    </w:p>
    <w:p w14:paraId="63393A40" w14:textId="2AC2C871" w:rsidR="00241046" w:rsidRPr="00BF4E78" w:rsidRDefault="00241046" w:rsidP="00BD6EE7">
      <w:pPr>
        <w:pStyle w:val="Prrafodelista"/>
        <w:numPr>
          <w:ilvl w:val="0"/>
          <w:numId w:val="70"/>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Indicación de un término durante el cual el inculpado puede formular sus cargos, controvertir las pruebas en su contra y allegar las que considere necesarias para sustentar sus descargos.</w:t>
      </w:r>
    </w:p>
    <w:p w14:paraId="384D120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Descargos.</w:t>
      </w:r>
    </w:p>
    <w:p w14:paraId="0D7A135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El estudiante inculpado tendrá derecho a presentar pruebas en su favor y a controvertir las aportadas al expediente.</w:t>
      </w:r>
    </w:p>
    <w:p w14:paraId="192BEE83" w14:textId="0F3086E4" w:rsidR="00241046" w:rsidRPr="00BF4E78" w:rsidRDefault="00241046" w:rsidP="00BD6EE7">
      <w:pPr>
        <w:pStyle w:val="Prrafodelista"/>
        <w:numPr>
          <w:ilvl w:val="0"/>
          <w:numId w:val="70"/>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Pronunciamiento definitivo de las autoridades competentes mediante un acto motivado y congruente e imposición de una sanción proporcional a los hechos que la motivaron.</w:t>
      </w:r>
    </w:p>
    <w:p w14:paraId="09D0781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Decisiones.</w:t>
      </w:r>
    </w:p>
    <w:p w14:paraId="2B8F7485" w14:textId="77777777" w:rsidR="00241046" w:rsidRPr="00BF4E78" w:rsidRDefault="00241046" w:rsidP="00CC49EB">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Para tomar decisiones de fondo en un procedimiento disciplinario o de resolución de conflictos escolares, las sanciones serán motivadas y deberán contener los siguientes elementos:</w:t>
      </w:r>
    </w:p>
    <w:p w14:paraId="796DA92B" w14:textId="35408EC5"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Descripción sintética de los hechos.</w:t>
      </w:r>
    </w:p>
    <w:p w14:paraId="7EFFD8C5" w14:textId="18E5ED88"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Síntesis de las pruebas aportadas.</w:t>
      </w:r>
    </w:p>
    <w:p w14:paraId="382BEB0A" w14:textId="341EF0C1"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Identificación de las partes del Manual de Convivencia relacionadas con la comisión de la falta.</w:t>
      </w:r>
    </w:p>
    <w:p w14:paraId="07E4A0A6" w14:textId="0B909575"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Circunstancias atenuantes y agravantes.</w:t>
      </w:r>
    </w:p>
    <w:p w14:paraId="68F3B4C1" w14:textId="62619664"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Calificación de la falta.</w:t>
      </w:r>
    </w:p>
    <w:p w14:paraId="686A2FA5" w14:textId="01D0BD6C"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Tipo de sanción que se impone.</w:t>
      </w:r>
    </w:p>
    <w:p w14:paraId="4CB2BD7C" w14:textId="651A5ACD" w:rsidR="00241046" w:rsidRPr="00BF4E78" w:rsidRDefault="00241046" w:rsidP="00BD6EE7">
      <w:pPr>
        <w:pStyle w:val="Prrafodelista"/>
        <w:numPr>
          <w:ilvl w:val="0"/>
          <w:numId w:val="84"/>
        </w:numPr>
        <w:spacing w:after="160" w:line="259" w:lineRule="auto"/>
        <w:rPr>
          <w:rFonts w:ascii="Times New Roman" w:hAnsi="Times New Roman" w:cs="Times New Roman"/>
          <w:i/>
          <w:lang w:val="es-CO"/>
        </w:rPr>
      </w:pPr>
      <w:r w:rsidRPr="00BF4E78">
        <w:rPr>
          <w:rFonts w:ascii="Times New Roman" w:hAnsi="Times New Roman" w:cs="Times New Roman"/>
          <w:i/>
          <w:lang w:val="es-CO"/>
        </w:rPr>
        <w:t>Recurso y términos que proceden contra la sanción.</w:t>
      </w:r>
    </w:p>
    <w:p w14:paraId="001C1126" w14:textId="77777777" w:rsidR="00241046" w:rsidRPr="00BF4E78" w:rsidRDefault="00241046" w:rsidP="00241046">
      <w:pPr>
        <w:spacing w:after="160" w:line="259" w:lineRule="auto"/>
        <w:ind w:left="0" w:firstLine="0"/>
        <w:rPr>
          <w:rFonts w:ascii="Times New Roman" w:hAnsi="Times New Roman" w:cs="Times New Roman"/>
          <w:i/>
          <w:lang w:val="es-CO"/>
        </w:rPr>
      </w:pPr>
    </w:p>
    <w:p w14:paraId="4FCA7CC6" w14:textId="1BC6A860" w:rsidR="00241046" w:rsidRPr="00BF4E78" w:rsidRDefault="00241046" w:rsidP="00BD6EE7">
      <w:pPr>
        <w:pStyle w:val="Prrafodelista"/>
        <w:numPr>
          <w:ilvl w:val="0"/>
          <w:numId w:val="70"/>
        </w:numPr>
        <w:spacing w:after="160" w:line="259" w:lineRule="auto"/>
        <w:rPr>
          <w:rFonts w:ascii="Times New Roman" w:hAnsi="Times New Roman" w:cs="Times New Roman"/>
          <w:i/>
          <w:lang w:val="es-CO"/>
        </w:rPr>
      </w:pPr>
      <w:r w:rsidRPr="00BF4E78">
        <w:rPr>
          <w:rFonts w:ascii="Times New Roman" w:hAnsi="Times New Roman" w:cs="Times New Roman"/>
          <w:i/>
          <w:lang w:val="es-CO"/>
        </w:rPr>
        <w:t>Posibilidad de que el inculpado pueda controvertir, mediante los recursos pertinentes las decisiones de las autoridades competentes.</w:t>
      </w:r>
    </w:p>
    <w:p w14:paraId="2621AAF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Recursos.</w:t>
      </w:r>
    </w:p>
    <w:p w14:paraId="685C53F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Como parte del proceso disciplinario el estudiante sancionado o su representante podrán interponer el recurso de reposición y subsidiariamente el de apelación, en los tiempos establecidos para tal fin.</w:t>
      </w:r>
    </w:p>
    <w:p w14:paraId="390EABA9" w14:textId="77777777" w:rsidR="00241046" w:rsidRPr="00BF4E78" w:rsidRDefault="00241046" w:rsidP="00241046">
      <w:pPr>
        <w:spacing w:after="160" w:line="259" w:lineRule="auto"/>
        <w:ind w:left="0" w:firstLine="0"/>
        <w:rPr>
          <w:rFonts w:ascii="Times New Roman" w:hAnsi="Times New Roman" w:cs="Times New Roman"/>
          <w:i/>
          <w:lang w:val="es-CO"/>
        </w:rPr>
      </w:pPr>
    </w:p>
    <w:p w14:paraId="02DC465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recurso de reposición procede contra los actos proferidos por la respectiva autoridad institucional y será interpuesto ante la misma autoridad que lo profirió, de manera escrita, dentro de los cuatro (4) días hábiles siguientes a la notificación. La autoridad que deba resolver este recurso, lo hará dentro de los ocho (8) días hábiles siguientes a la interposición.</w:t>
      </w:r>
    </w:p>
    <w:p w14:paraId="578255AF" w14:textId="77777777" w:rsidR="00241046" w:rsidRPr="00BF4E78" w:rsidRDefault="00241046" w:rsidP="00241046">
      <w:pPr>
        <w:spacing w:after="160" w:line="259" w:lineRule="auto"/>
        <w:ind w:left="0" w:firstLine="0"/>
        <w:rPr>
          <w:rFonts w:ascii="Times New Roman" w:hAnsi="Times New Roman" w:cs="Times New Roman"/>
          <w:i/>
          <w:lang w:val="es-CO"/>
        </w:rPr>
      </w:pPr>
    </w:p>
    <w:p w14:paraId="3E1E06A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recurso de apelación será interpuesto ante la instancia jerárquica superior a la autoridad que profirió el acto sancionatorio, de manera directa o subsidiaria, así:</w:t>
      </w:r>
    </w:p>
    <w:p w14:paraId="20F0EFC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acto proferido por el docente,  o por el director de grupo será apelado ante el comité de convivencia.</w:t>
      </w:r>
    </w:p>
    <w:p w14:paraId="562AB1D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EF4EF6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acto proferido por el comité de convivencia será apelado ante el director de la Institución Educativa Sidón.</w:t>
      </w:r>
    </w:p>
    <w:p w14:paraId="55901C27"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1494DBB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acto proferido por el director será apelado ante el Consejo Directivo.</w:t>
      </w:r>
    </w:p>
    <w:p w14:paraId="2DBCA869"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99583D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recurso de apelación será interpuesto dentro de los cuatro (4) días hábiles siguientes a la notificación de no haber sido aceptado el recurso de reposición.</w:t>
      </w:r>
    </w:p>
    <w:p w14:paraId="37EF6B5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La autoridad que deba resolver el recurso de apelación lo hará dentro de los ocho (8) días hábiles siguientes a la interposición.</w:t>
      </w:r>
    </w:p>
    <w:p w14:paraId="76F647E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130DAC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43º.- Autoridades competentes.</w:t>
      </w:r>
    </w:p>
    <w:p w14:paraId="2A4511BB"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6C5F0D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Serán competentes para iniciar, tramitar y decidir en un proceso de resolución de conflictos, según el caso y la instancia, los docentes en su área, los directores de grupo, el director y los Consejos Directivo y Académico.</w:t>
      </w:r>
    </w:p>
    <w:p w14:paraId="62B4A9D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Parágrafo 1: Cuando la autoridad que inicia o tramita el proceso no sea competente para aplicar la sanción, remitirá el expediente con la calificación de la falta a la respectiva autoridad, según el caso y la ruta de atención pertinente.</w:t>
      </w:r>
    </w:p>
    <w:p w14:paraId="47E4791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Parágrafo 2: Cuando la autoridad que inicia o tramita el proceso o quien aplica la sanción, lo considere necesario, puede citar el concurso de otras personas como docentes, directivos o estudiantes, para analizar los hechos y calificar conjuntamente la falta, comprometiéndolos a respetar la reserva del sumario.</w:t>
      </w:r>
    </w:p>
    <w:p w14:paraId="23074FD6"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A8E99B5" w14:textId="7AFD35FD"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ARTÍCULO 44º.- Autores.</w:t>
      </w:r>
    </w:p>
    <w:p w14:paraId="7BABB434" w14:textId="77777777" w:rsidR="00241046" w:rsidRPr="00BF4E78" w:rsidRDefault="00241046" w:rsidP="00241046">
      <w:pPr>
        <w:spacing w:after="160" w:line="259" w:lineRule="auto"/>
        <w:ind w:left="0" w:firstLine="0"/>
        <w:rPr>
          <w:rFonts w:ascii="Times New Roman" w:hAnsi="Times New Roman" w:cs="Times New Roman"/>
          <w:i/>
          <w:lang w:val="es-CO"/>
        </w:rPr>
      </w:pPr>
    </w:p>
    <w:p w14:paraId="052D2DF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Se denomina autor al estudiante de la Institución Educativa Sidón a quien se le compruebe la comisión de una falta o induzca a otro a cometerla.</w:t>
      </w:r>
    </w:p>
    <w:p w14:paraId="31495F55"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6DB0A5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45º.- Derecho a ser asistido.</w:t>
      </w:r>
    </w:p>
    <w:p w14:paraId="7C293406"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3BDCAC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El estudiante inculpado tiene derecho a tener un vocero, que puede ser: sus padres, acudientes, personero estudiantil, un docente o una persona responsable en la formación integral del menor. En caso de los estudiantes de preescolar y básica primaria, la representación sólo será ejercida por sus padres en acompañamiento del docente responsable del estudiante, cuando la falta sea leve; pero cuando la falta sea grave, la representación será ejercida solamente por los padres del estudiante.</w:t>
      </w:r>
    </w:p>
    <w:p w14:paraId="331842A1"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4C0DF4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46 º.- Concepto de falta disciplinaria.</w:t>
      </w:r>
    </w:p>
    <w:p w14:paraId="36425087"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29182B8D"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Un estudiante incurre en una falta disciplinaria cuando realiza un acto que perturbe o quebrante la convivencia escolar, o uno extraescolar relacionado con la violación de los principios y valores educativos de la Institución Educativa Sidón, o incumpla con uno o más deberes consagrados en este reglamento o cuando quebrante, perturbe o impida el cumplimiento de una norma constitucional, legal o institucional.</w:t>
      </w:r>
    </w:p>
    <w:p w14:paraId="1F4B984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21D2C9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47º.- Faltas contra la convivencia. </w:t>
      </w:r>
    </w:p>
    <w:p w14:paraId="24446610"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F0C390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 conformidad a lo establecido en el presente artículo, las faltas contra la convivencia se clasificarán en tres grupos: Leves (tipo I), Graves (tipo II) y Gravísimas (tipo III).</w:t>
      </w:r>
    </w:p>
    <w:p w14:paraId="42F554E8"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8C71023" w14:textId="5E035968"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w:t>
      </w:r>
      <w:r w:rsidRPr="00BF4E78">
        <w:rPr>
          <w:rFonts w:ascii="Times New Roman" w:hAnsi="Times New Roman" w:cs="Times New Roman"/>
          <w:i/>
          <w:lang w:val="es-CO"/>
        </w:rPr>
        <w:tab/>
        <w:t xml:space="preserve">Situaciones Tipo I: </w:t>
      </w:r>
    </w:p>
    <w:p w14:paraId="67C2EFF8"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C7CF47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Corresponden a este tipo los conflictos manejados inadecuadamente y aquellas situaciones esporádicas que inciden negativamente en el clima escolar, y que en ningún caso generan daños al cuerpo o a la salud.</w:t>
      </w:r>
    </w:p>
    <w:p w14:paraId="20BAED8B"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E37BA73" w14:textId="60C3F15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siguientes son hechos constitutivos de SITUACIONES Tipo I que dan origen a sanciones como amonestación verbal o escrita y actas de compromiso, se consideran las siguientes: </w:t>
      </w:r>
    </w:p>
    <w:p w14:paraId="7AF89628"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2DA5683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Arrojar basuras, objetos u otros elementos que desmerezcan la presentación de la planta física y la conservación del medio ambiente </w:t>
      </w:r>
    </w:p>
    <w:p w14:paraId="3D9B6D7B"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EC3D25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Observar descuido y desinterés por el aprovechamiento académico y formativo que promueve la I.E.SIDON. </w:t>
      </w:r>
    </w:p>
    <w:p w14:paraId="09681D9C"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A44954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3.</w:t>
      </w:r>
      <w:r w:rsidRPr="00BF4E78">
        <w:rPr>
          <w:rFonts w:ascii="Times New Roman" w:hAnsi="Times New Roman" w:cs="Times New Roman"/>
          <w:i/>
          <w:lang w:val="es-CO"/>
        </w:rPr>
        <w:tab/>
        <w:t xml:space="preserve">Utilizar celular o cualquier otro aparato tecnológico distractor, durante las labores académicas o en los actos institucionales dentro y fuera del plantel. </w:t>
      </w:r>
    </w:p>
    <w:p w14:paraId="341FBA0F"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0318F4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Escribir y hacer circular en el salón de clase o donde se desarrollen actos institucionales cartas, mensajes u objetos que sirvan de distracción. </w:t>
      </w:r>
    </w:p>
    <w:p w14:paraId="4851F7EC"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BA0F8DF"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Realizar excesivas demostraciones de afecto. </w:t>
      </w:r>
    </w:p>
    <w:p w14:paraId="39783836"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411481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Promover el desorden en corredores o aulas de clase durante los cambios de clase. </w:t>
      </w:r>
    </w:p>
    <w:p w14:paraId="36082181"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0FA28B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Negarse a realizar las actividades programadas en clase por parte del docente o de quien haga sus veces durante la ausencia de este. </w:t>
      </w:r>
    </w:p>
    <w:p w14:paraId="47F86F3C"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20D035B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8.</w:t>
      </w:r>
      <w:r w:rsidRPr="00BF4E78">
        <w:rPr>
          <w:rFonts w:ascii="Times New Roman" w:hAnsi="Times New Roman" w:cs="Times New Roman"/>
          <w:i/>
          <w:lang w:val="es-CO"/>
        </w:rPr>
        <w:tab/>
        <w:t xml:space="preserve">Maltratar, humillar, ridiculizar, menospreciar o poner apodos a sus compañeros o a cualquier miembro de la comunidad I.E.SIDON. </w:t>
      </w:r>
    </w:p>
    <w:p w14:paraId="6EA9EDB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81295AD"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9.</w:t>
      </w:r>
      <w:r w:rsidRPr="00BF4E78">
        <w:rPr>
          <w:rFonts w:ascii="Times New Roman" w:hAnsi="Times New Roman" w:cs="Times New Roman"/>
          <w:i/>
          <w:lang w:val="es-CO"/>
        </w:rPr>
        <w:tab/>
        <w:t xml:space="preserve">Promover, alentar, protagonizar, participar, o no intentar impedir en la medida de lo posible, desórdenes que atenten contra el normal desarrollo de las actividades de la Institución. </w:t>
      </w:r>
    </w:p>
    <w:p w14:paraId="4C04C6D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E4E154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10.</w:t>
      </w:r>
      <w:r w:rsidRPr="00BF4E78">
        <w:rPr>
          <w:rFonts w:ascii="Times New Roman" w:hAnsi="Times New Roman" w:cs="Times New Roman"/>
          <w:i/>
          <w:lang w:val="es-CO"/>
        </w:rPr>
        <w:tab/>
        <w:t xml:space="preserve">Presentarse a la I.E.SIDON o a los lugares donde se desarrollen actividades institucionales, sin los uniformes exigidos. </w:t>
      </w:r>
    </w:p>
    <w:p w14:paraId="449239F3" w14:textId="77777777" w:rsidR="00241046" w:rsidRPr="00BF4E78" w:rsidRDefault="00241046" w:rsidP="00241046">
      <w:pPr>
        <w:spacing w:after="160" w:line="259" w:lineRule="auto"/>
        <w:ind w:left="0" w:firstLine="0"/>
        <w:rPr>
          <w:rFonts w:ascii="Times New Roman" w:hAnsi="Times New Roman" w:cs="Times New Roman"/>
          <w:i/>
          <w:lang w:val="es-CO"/>
        </w:rPr>
      </w:pPr>
    </w:p>
    <w:p w14:paraId="38C6094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11.</w:t>
      </w:r>
      <w:r w:rsidRPr="00BF4E78">
        <w:rPr>
          <w:rFonts w:ascii="Times New Roman" w:hAnsi="Times New Roman" w:cs="Times New Roman"/>
          <w:i/>
          <w:lang w:val="es-CO"/>
        </w:rPr>
        <w:tab/>
        <w:t xml:space="preserve">Traer al colegio o usar, objetos o elementos que entorpezcan el normal desarrollo de las labores académicas. </w:t>
      </w:r>
    </w:p>
    <w:p w14:paraId="205FA9A3" w14:textId="77777777" w:rsidR="00241046" w:rsidRPr="00BF4E78" w:rsidRDefault="00241046" w:rsidP="00241046">
      <w:pPr>
        <w:spacing w:after="160" w:line="259" w:lineRule="auto"/>
        <w:ind w:left="0" w:firstLine="0"/>
        <w:rPr>
          <w:rFonts w:ascii="Times New Roman" w:hAnsi="Times New Roman" w:cs="Times New Roman"/>
          <w:i/>
          <w:lang w:val="es-CO"/>
        </w:rPr>
      </w:pPr>
    </w:p>
    <w:p w14:paraId="10FBA3D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12.</w:t>
      </w:r>
      <w:r w:rsidRPr="00BF4E78">
        <w:rPr>
          <w:rFonts w:ascii="Times New Roman" w:hAnsi="Times New Roman" w:cs="Times New Roman"/>
          <w:i/>
          <w:lang w:val="es-CO"/>
        </w:rPr>
        <w:tab/>
        <w:t xml:space="preserve">Incumplir los compromisos académicos o de comportamiento establecidos con antelación por las autoridades Institucionales, ya sean verbales o escritos. </w:t>
      </w:r>
    </w:p>
    <w:p w14:paraId="20C834FC" w14:textId="77777777" w:rsidR="00241046" w:rsidRPr="00BF4E78" w:rsidRDefault="00241046" w:rsidP="00241046">
      <w:pPr>
        <w:spacing w:after="160" w:line="259" w:lineRule="auto"/>
        <w:ind w:left="0" w:firstLine="0"/>
        <w:rPr>
          <w:rFonts w:ascii="Times New Roman" w:hAnsi="Times New Roman" w:cs="Times New Roman"/>
          <w:i/>
          <w:lang w:val="es-CO"/>
        </w:rPr>
      </w:pPr>
    </w:p>
    <w:p w14:paraId="3BA579E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13.</w:t>
      </w:r>
      <w:r w:rsidRPr="00BF4E78">
        <w:rPr>
          <w:rFonts w:ascii="Times New Roman" w:hAnsi="Times New Roman" w:cs="Times New Roman"/>
          <w:i/>
          <w:lang w:val="es-CO"/>
        </w:rPr>
        <w:tab/>
        <w:t xml:space="preserve">Faltar al C.E.SIDON sin la debida autorización de los padres o acudientes. </w:t>
      </w:r>
    </w:p>
    <w:p w14:paraId="56421191" w14:textId="77777777" w:rsidR="00241046" w:rsidRPr="00BF4E78" w:rsidRDefault="00241046" w:rsidP="00241046">
      <w:pPr>
        <w:spacing w:after="160" w:line="259" w:lineRule="auto"/>
        <w:ind w:left="0" w:firstLine="0"/>
        <w:rPr>
          <w:rFonts w:ascii="Times New Roman" w:hAnsi="Times New Roman" w:cs="Times New Roman"/>
          <w:i/>
          <w:lang w:val="es-CO"/>
        </w:rPr>
      </w:pPr>
    </w:p>
    <w:p w14:paraId="3FA8DD8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14.</w:t>
      </w:r>
      <w:r w:rsidRPr="00BF4E78">
        <w:rPr>
          <w:rFonts w:ascii="Times New Roman" w:hAnsi="Times New Roman" w:cs="Times New Roman"/>
          <w:i/>
          <w:lang w:val="es-CO"/>
        </w:rPr>
        <w:tab/>
        <w:t xml:space="preserve">Llegar tarde sin la debida justificación al aula de clase o sitio determinado para la actividad educativa. </w:t>
      </w:r>
    </w:p>
    <w:p w14:paraId="4C47C64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88DA49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15.</w:t>
      </w:r>
      <w:r w:rsidRPr="00BF4E78">
        <w:rPr>
          <w:rFonts w:ascii="Times New Roman" w:hAnsi="Times New Roman" w:cs="Times New Roman"/>
          <w:i/>
          <w:lang w:val="es-CO"/>
        </w:rPr>
        <w:tab/>
        <w:t xml:space="preserve">Desacato a las disposiciones de los profesores, directivos. </w:t>
      </w:r>
    </w:p>
    <w:p w14:paraId="6CF14F03" w14:textId="77777777" w:rsidR="00241046" w:rsidRPr="00BF4E78" w:rsidRDefault="00241046" w:rsidP="00241046">
      <w:pPr>
        <w:spacing w:after="160" w:line="259" w:lineRule="auto"/>
        <w:ind w:left="0" w:firstLine="0"/>
        <w:rPr>
          <w:rFonts w:ascii="Times New Roman" w:hAnsi="Times New Roman" w:cs="Times New Roman"/>
          <w:i/>
          <w:lang w:val="es-CO"/>
        </w:rPr>
      </w:pPr>
    </w:p>
    <w:p w14:paraId="00710B9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16.</w:t>
      </w:r>
      <w:r w:rsidRPr="00BF4E78">
        <w:rPr>
          <w:rFonts w:ascii="Times New Roman" w:hAnsi="Times New Roman" w:cs="Times New Roman"/>
          <w:i/>
          <w:lang w:val="es-CO"/>
        </w:rPr>
        <w:tab/>
        <w:t xml:space="preserve">No atender las sugerencias y observaciones que se le hagan con respecto a su presentación personal. </w:t>
      </w:r>
    </w:p>
    <w:p w14:paraId="0BD78B09" w14:textId="77777777" w:rsidR="00241046" w:rsidRPr="00BF4E78" w:rsidRDefault="00241046" w:rsidP="00241046">
      <w:pPr>
        <w:spacing w:after="160" w:line="259" w:lineRule="auto"/>
        <w:ind w:left="0" w:firstLine="0"/>
        <w:rPr>
          <w:rFonts w:ascii="Times New Roman" w:hAnsi="Times New Roman" w:cs="Times New Roman"/>
          <w:i/>
          <w:lang w:val="es-CO"/>
        </w:rPr>
      </w:pPr>
    </w:p>
    <w:p w14:paraId="18E3472D" w14:textId="622E4E5B" w:rsidR="003B68AF"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17.</w:t>
      </w:r>
      <w:r w:rsidRPr="00BF4E78">
        <w:rPr>
          <w:rFonts w:ascii="Times New Roman" w:hAnsi="Times New Roman" w:cs="Times New Roman"/>
          <w:i/>
          <w:lang w:val="es-CO"/>
        </w:rPr>
        <w:tab/>
        <w:t xml:space="preserve">Hacer mal uso del internet o de cualquier otro servicio prestado por la Institución, como biblioteca, aula de informática, laboratorios, restaurante escolar, etc. </w:t>
      </w:r>
    </w:p>
    <w:p w14:paraId="4756CBF4" w14:textId="77777777" w:rsidR="00241046"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18.</w:t>
      </w:r>
      <w:r w:rsidRPr="00BF4E78">
        <w:rPr>
          <w:rFonts w:ascii="Times New Roman" w:hAnsi="Times New Roman" w:cs="Times New Roman"/>
          <w:i/>
          <w:lang w:val="es-CO"/>
        </w:rPr>
        <w:tab/>
        <w:t>No acatar las normas de la residencia estudiantil.</w:t>
      </w:r>
    </w:p>
    <w:p w14:paraId="2580DE10" w14:textId="523C5564" w:rsidR="003B68AF" w:rsidRPr="003B68AF" w:rsidRDefault="003B68AF" w:rsidP="003B68AF">
      <w:pPr>
        <w:spacing w:after="160" w:line="259" w:lineRule="auto"/>
        <w:ind w:left="0" w:firstLine="0"/>
        <w:rPr>
          <w:rFonts w:ascii="Times New Roman" w:hAnsi="Times New Roman" w:cs="Times New Roman"/>
          <w:i/>
          <w:lang w:val="es-CO"/>
        </w:rPr>
      </w:pPr>
      <w:r>
        <w:rPr>
          <w:rFonts w:ascii="Times New Roman" w:hAnsi="Times New Roman" w:cs="Times New Roman"/>
          <w:i/>
          <w:lang w:val="es-CO"/>
        </w:rPr>
        <w:t>19.</w:t>
      </w:r>
      <w:r>
        <w:rPr>
          <w:rFonts w:ascii="Times New Roman" w:hAnsi="Times New Roman" w:cs="Times New Roman"/>
          <w:i/>
          <w:lang w:val="es-CO"/>
        </w:rPr>
        <w:tab/>
        <w:t xml:space="preserve">No cumplir con las medidas de bioseguridad establecidas por la </w:t>
      </w:r>
      <w:proofErr w:type="spellStart"/>
      <w:r>
        <w:rPr>
          <w:rFonts w:ascii="Times New Roman" w:hAnsi="Times New Roman" w:cs="Times New Roman"/>
          <w:i/>
          <w:lang w:val="es-CO"/>
        </w:rPr>
        <w:t>institucion</w:t>
      </w:r>
      <w:proofErr w:type="spellEnd"/>
      <w:r>
        <w:rPr>
          <w:rFonts w:ascii="Times New Roman" w:hAnsi="Times New Roman" w:cs="Times New Roman"/>
          <w:i/>
          <w:lang w:val="es-CO"/>
        </w:rPr>
        <w:t xml:space="preserve">.       </w:t>
      </w:r>
    </w:p>
    <w:p w14:paraId="4E7FD38A" w14:textId="77777777" w:rsidR="003B68AF" w:rsidRDefault="003B68AF" w:rsidP="00241046">
      <w:pPr>
        <w:spacing w:after="160" w:line="259" w:lineRule="auto"/>
        <w:ind w:left="0" w:firstLine="0"/>
        <w:rPr>
          <w:rFonts w:ascii="Times New Roman" w:hAnsi="Times New Roman" w:cs="Times New Roman"/>
          <w:i/>
          <w:lang w:val="es-CO"/>
        </w:rPr>
      </w:pPr>
    </w:p>
    <w:p w14:paraId="505330B6" w14:textId="54B21295" w:rsidR="003B68AF" w:rsidRPr="00BF4E78" w:rsidRDefault="003B68AF" w:rsidP="00241046">
      <w:pPr>
        <w:spacing w:after="160" w:line="259" w:lineRule="auto"/>
        <w:ind w:left="0" w:firstLine="0"/>
        <w:rPr>
          <w:rFonts w:ascii="Times New Roman" w:hAnsi="Times New Roman" w:cs="Times New Roman"/>
          <w:i/>
          <w:lang w:val="es-CO"/>
        </w:rPr>
      </w:pPr>
    </w:p>
    <w:p w14:paraId="5FE40D8F"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E90954" w14:textId="07061915"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b.</w:t>
      </w:r>
      <w:r w:rsidRPr="00BF4E78">
        <w:rPr>
          <w:rFonts w:ascii="Times New Roman" w:hAnsi="Times New Roman" w:cs="Times New Roman"/>
          <w:i/>
          <w:lang w:val="es-CO"/>
        </w:rPr>
        <w:tab/>
        <w:t xml:space="preserve">Situaciones Tipo II: </w:t>
      </w:r>
    </w:p>
    <w:p w14:paraId="6917C84F" w14:textId="77777777" w:rsidR="00241046" w:rsidRPr="00BF4E78" w:rsidRDefault="00241046" w:rsidP="00241046">
      <w:pPr>
        <w:spacing w:after="160" w:line="259" w:lineRule="auto"/>
        <w:ind w:left="0" w:firstLine="0"/>
        <w:rPr>
          <w:rFonts w:ascii="Times New Roman" w:hAnsi="Times New Roman" w:cs="Times New Roman"/>
          <w:i/>
          <w:lang w:val="es-CO"/>
        </w:rPr>
      </w:pPr>
    </w:p>
    <w:p w14:paraId="506C7503"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Corresponden a este tipo las situaciones de agresión escolar, acoso escolar (</w:t>
      </w:r>
      <w:proofErr w:type="spellStart"/>
      <w:r w:rsidRPr="00BF4E78">
        <w:rPr>
          <w:rFonts w:ascii="Times New Roman" w:hAnsi="Times New Roman" w:cs="Times New Roman"/>
          <w:i/>
          <w:lang w:val="es-CO"/>
        </w:rPr>
        <w:t>bullying</w:t>
      </w:r>
      <w:proofErr w:type="spellEnd"/>
      <w:r w:rsidRPr="00BF4E78">
        <w:rPr>
          <w:rFonts w:ascii="Times New Roman" w:hAnsi="Times New Roman" w:cs="Times New Roman"/>
          <w:i/>
          <w:lang w:val="es-CO"/>
        </w:rPr>
        <w:t xml:space="preserve">) y </w:t>
      </w:r>
      <w:proofErr w:type="spellStart"/>
      <w:r w:rsidRPr="00BF4E78">
        <w:rPr>
          <w:rFonts w:ascii="Times New Roman" w:hAnsi="Times New Roman" w:cs="Times New Roman"/>
          <w:i/>
          <w:lang w:val="es-CO"/>
        </w:rPr>
        <w:t>ciberacoso</w:t>
      </w:r>
      <w:proofErr w:type="spellEnd"/>
      <w:r w:rsidRPr="00BF4E78">
        <w:rPr>
          <w:rFonts w:ascii="Times New Roman" w:hAnsi="Times New Roman" w:cs="Times New Roman"/>
          <w:i/>
          <w:lang w:val="es-CO"/>
        </w:rPr>
        <w:t xml:space="preserve"> (</w:t>
      </w:r>
      <w:proofErr w:type="spellStart"/>
      <w:r w:rsidRPr="00BF4E78">
        <w:rPr>
          <w:rFonts w:ascii="Times New Roman" w:hAnsi="Times New Roman" w:cs="Times New Roman"/>
          <w:i/>
          <w:lang w:val="es-CO"/>
        </w:rPr>
        <w:t>Ciberbullying</w:t>
      </w:r>
      <w:proofErr w:type="spellEnd"/>
      <w:r w:rsidRPr="00BF4E78">
        <w:rPr>
          <w:rFonts w:ascii="Times New Roman" w:hAnsi="Times New Roman" w:cs="Times New Roman"/>
          <w:i/>
          <w:lang w:val="es-CO"/>
        </w:rPr>
        <w:t>), que no revistan las características de la comisión de un delito y que cumplan con cualquiera de las siguientes características:</w:t>
      </w:r>
    </w:p>
    <w:p w14:paraId="6BD1C6A9" w14:textId="77777777" w:rsidR="00241046" w:rsidRPr="00BF4E78" w:rsidRDefault="00241046" w:rsidP="00241046">
      <w:pPr>
        <w:spacing w:after="160" w:line="259" w:lineRule="auto"/>
        <w:ind w:left="0" w:firstLine="0"/>
        <w:rPr>
          <w:rFonts w:ascii="Times New Roman" w:hAnsi="Times New Roman" w:cs="Times New Roman"/>
          <w:i/>
          <w:lang w:val="es-CO"/>
        </w:rPr>
      </w:pPr>
    </w:p>
    <w:p w14:paraId="69BF21A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Que se presenten de manera repetida o sistemática.</w:t>
      </w:r>
    </w:p>
    <w:p w14:paraId="647BD36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Que causen daños al cuerpo o a la salud sin generar incapacidad alguna para cualquiera de los involucrados</w:t>
      </w:r>
    </w:p>
    <w:p w14:paraId="7D6AAD73" w14:textId="77777777" w:rsidR="00241046" w:rsidRPr="00BF4E78" w:rsidRDefault="00241046" w:rsidP="00241046">
      <w:pPr>
        <w:spacing w:after="160" w:line="259" w:lineRule="auto"/>
        <w:ind w:left="0" w:firstLine="0"/>
        <w:rPr>
          <w:rFonts w:ascii="Times New Roman" w:hAnsi="Times New Roman" w:cs="Times New Roman"/>
          <w:i/>
          <w:lang w:val="es-CO"/>
        </w:rPr>
      </w:pPr>
    </w:p>
    <w:p w14:paraId="008CFF1B" w14:textId="6BB96313"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Reincidencia en situaciones tipo I.</w:t>
      </w:r>
    </w:p>
    <w:p w14:paraId="3C2358B2" w14:textId="5775E892"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Practicar cualquier forma de </w:t>
      </w:r>
      <w:proofErr w:type="spellStart"/>
      <w:r w:rsidRPr="00BF4E78">
        <w:rPr>
          <w:rFonts w:ascii="Times New Roman" w:hAnsi="Times New Roman" w:cs="Times New Roman"/>
          <w:i/>
          <w:lang w:val="es-CO"/>
        </w:rPr>
        <w:t>bullying</w:t>
      </w:r>
      <w:proofErr w:type="spellEnd"/>
      <w:r w:rsidRPr="00BF4E78">
        <w:rPr>
          <w:rFonts w:ascii="Times New Roman" w:hAnsi="Times New Roman" w:cs="Times New Roman"/>
          <w:i/>
          <w:lang w:val="es-CO"/>
        </w:rPr>
        <w:t xml:space="preserve"> (matoneo) contra cualquier miembro de la comunidad educativa </w:t>
      </w:r>
    </w:p>
    <w:p w14:paraId="330E6CBF" w14:textId="35CE7F8F"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 xml:space="preserve">Incumplimiento de un compromiso firmado </w:t>
      </w:r>
    </w:p>
    <w:p w14:paraId="4B6EB6A6" w14:textId="61A7A13F"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lastRenderedPageBreak/>
        <w:t>Realizar actividades para recaudar fondos, como rifas, venta de alimentos y objetos dentro o fuera usando el nombre de la institución sin la debida autorización.</w:t>
      </w:r>
    </w:p>
    <w:p w14:paraId="7161E148" w14:textId="50B76549"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Manejo inadecuado de relaciones de noviazgo, con demostraciones exageradas de afecto dentro de la Institución o fuera de ella portando el uniforme.</w:t>
      </w:r>
    </w:p>
    <w:p w14:paraId="530C8556" w14:textId="033938D5"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No informar o entregar al padre, madre y/o acudiente las citaciones o comunicados que hace la Institución.</w:t>
      </w:r>
    </w:p>
    <w:p w14:paraId="22640996" w14:textId="7CE5B7A5"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Saboteo durante las horas de clase, actividades culturales y sociales.</w:t>
      </w:r>
    </w:p>
    <w:p w14:paraId="72D0950F" w14:textId="2096F1F8"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Irrespetar los símbolos patrios y/o de la Institución.</w:t>
      </w:r>
    </w:p>
    <w:p w14:paraId="46F34AEC" w14:textId="2C014A6E"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Promover y/o participar en riñas dentro fuera de la Institución.</w:t>
      </w:r>
    </w:p>
    <w:p w14:paraId="7E8E1DEA" w14:textId="3D13671B"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Daño a los bienes muebles e inmuebles del colegio.</w:t>
      </w:r>
    </w:p>
    <w:p w14:paraId="2D1EA693" w14:textId="16AEAE7A"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Atentar contra el medio ambiente y destruir los árboles, arbustos, materas, entre otras zonas verdes de los alrededores o maltratar animales.</w:t>
      </w:r>
    </w:p>
    <w:p w14:paraId="0BE925F4" w14:textId="0AF9413D"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Escribir o dibujar en pupitres, paredes, puertas, pisos, ventanas, baños o en prendas del uniforme.</w:t>
      </w:r>
    </w:p>
    <w:p w14:paraId="0A61BF3C" w14:textId="522E12EF"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Agredir con contestaciones, modales, gestos, señas, sátiras o palabras soeces a compañeros, profesores, directivos y demás miembros de la comunidad.</w:t>
      </w:r>
    </w:p>
    <w:p w14:paraId="62F2201C" w14:textId="3C22482B"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Emplear lenguaje vulgar tanto verbal como escrito.</w:t>
      </w:r>
    </w:p>
    <w:p w14:paraId="7DC6BEAA" w14:textId="5AFFB638"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Promover y/o participar en actos que atenten contra la integridad física, psicológica o moral de los miembros de la comunidad educativa o que atenten contra el buen nombre del colegio.</w:t>
      </w:r>
    </w:p>
    <w:p w14:paraId="4C8D808F" w14:textId="2024FB79"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Incumplir reiteradamente con deberes y actividades escolares sin causa justificada.</w:t>
      </w:r>
    </w:p>
    <w:p w14:paraId="6B89D114" w14:textId="4AD5D896"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Persistir en el bajo rendimiento académico por negligencia, falta de interés o irresponsabilidad, según lo demuestra el seguimiento del desarrollo de los distintos procesos.</w:t>
      </w:r>
    </w:p>
    <w:p w14:paraId="2126D205" w14:textId="3EA6ABFC"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Realizar fraude o intento de fraude en calificaciones, evaluaciones, trabajos, documentos y firmas o sustitución del acudiente.</w:t>
      </w:r>
    </w:p>
    <w:p w14:paraId="6953D711" w14:textId="344A3FB0"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Acudir a la mentira para justificar sus faltas o comprometer a otros causando daño</w:t>
      </w:r>
    </w:p>
    <w:p w14:paraId="506E8B6E" w14:textId="2C2443C0"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Apropiarse de los bienes y objetos de los compañeros y/o demás personas de la comunidad educativa.</w:t>
      </w:r>
    </w:p>
    <w:p w14:paraId="3BE7D626" w14:textId="3C129810"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Romper, dañar, botar documentos y/o cualquier material pedagógico o bienes del colegio de las diferentes áreas, de manera intencional o a causa de su mal uso.</w:t>
      </w:r>
    </w:p>
    <w:p w14:paraId="480F4BD1" w14:textId="2D8C6D5F"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Jugar dinero o practicar juegos de azar dentro de la Institución.</w:t>
      </w:r>
    </w:p>
    <w:p w14:paraId="0DDC6CDE" w14:textId="19D29EED"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Salir de la Institución sin el debido permiso.</w:t>
      </w:r>
    </w:p>
    <w:p w14:paraId="5C492F41" w14:textId="44242633"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Salir o entrar al colegio por lugares no autorizados, infringiendo los procedimientos establecidos.</w:t>
      </w:r>
    </w:p>
    <w:p w14:paraId="7EA6A9B3" w14:textId="59883560"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Portar, mostrar y/o distribuir toda clase de material pornográfico en medios físicos o virtuales.</w:t>
      </w:r>
    </w:p>
    <w:p w14:paraId="5AC9371B" w14:textId="0A58017D"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Llamar o promover el uso de sobrenombres ofensivos a compañeros o miembros de la comunidad educativa.</w:t>
      </w:r>
    </w:p>
    <w:p w14:paraId="7453E30B" w14:textId="534B49BE"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Utilizar medios masivos de comunicación para dar información falsa.</w:t>
      </w:r>
    </w:p>
    <w:p w14:paraId="513A0DD6" w14:textId="0BF1FF4F"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Usar vocabulario inadecuado dentro o fuera de la institución</w:t>
      </w:r>
    </w:p>
    <w:p w14:paraId="00993FD1" w14:textId="08A096ED" w:rsidR="00241046" w:rsidRPr="00BF4E78"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lastRenderedPageBreak/>
        <w:t xml:space="preserve">Ausentarse de la I.E.SIDON, del aula de clases, o no asistir estando dentro del colegio, sin el respectivo permiso del director de grupo. </w:t>
      </w:r>
    </w:p>
    <w:p w14:paraId="1CA56C03" w14:textId="235DB7D1" w:rsidR="00241046" w:rsidRDefault="00241046" w:rsidP="007D47D0">
      <w:pPr>
        <w:pStyle w:val="Prrafodelista"/>
        <w:numPr>
          <w:ilvl w:val="0"/>
          <w:numId w:val="85"/>
        </w:numPr>
        <w:spacing w:after="160" w:line="259" w:lineRule="auto"/>
        <w:jc w:val="both"/>
        <w:rPr>
          <w:rFonts w:ascii="Times New Roman" w:hAnsi="Times New Roman" w:cs="Times New Roman"/>
          <w:i/>
          <w:lang w:val="es-CO"/>
        </w:rPr>
      </w:pPr>
      <w:r w:rsidRPr="00BF4E78">
        <w:rPr>
          <w:rFonts w:ascii="Times New Roman" w:hAnsi="Times New Roman" w:cs="Times New Roman"/>
          <w:i/>
          <w:lang w:val="es-CO"/>
        </w:rPr>
        <w:t>Promover y/o realizar juegos de azar u otra</w:t>
      </w:r>
      <w:r w:rsidR="00930EE5">
        <w:rPr>
          <w:rFonts w:ascii="Times New Roman" w:hAnsi="Times New Roman" w:cs="Times New Roman"/>
          <w:i/>
          <w:lang w:val="es-CO"/>
        </w:rPr>
        <w:t xml:space="preserve">s actividades con ánimo de </w:t>
      </w:r>
      <w:proofErr w:type="spellStart"/>
      <w:r w:rsidR="00930EE5">
        <w:rPr>
          <w:rFonts w:ascii="Times New Roman" w:hAnsi="Times New Roman" w:cs="Times New Roman"/>
          <w:i/>
          <w:lang w:val="es-CO"/>
        </w:rPr>
        <w:t>lucr</w:t>
      </w:r>
      <w:proofErr w:type="spellEnd"/>
      <w:r w:rsidR="00930EE5">
        <w:rPr>
          <w:rFonts w:ascii="Times New Roman" w:hAnsi="Times New Roman" w:cs="Times New Roman"/>
          <w:i/>
          <w:lang w:val="es-CO"/>
        </w:rPr>
        <w:t>.</w:t>
      </w:r>
    </w:p>
    <w:p w14:paraId="460E0835" w14:textId="202C323A" w:rsidR="00930EE5" w:rsidRPr="00BF4E78" w:rsidRDefault="00930EE5" w:rsidP="007D47D0">
      <w:pPr>
        <w:pStyle w:val="Prrafodelista"/>
        <w:numPr>
          <w:ilvl w:val="0"/>
          <w:numId w:val="85"/>
        </w:numPr>
        <w:spacing w:after="160" w:line="259" w:lineRule="auto"/>
        <w:jc w:val="both"/>
        <w:rPr>
          <w:rFonts w:ascii="Times New Roman" w:hAnsi="Times New Roman" w:cs="Times New Roman"/>
          <w:i/>
          <w:lang w:val="es-CO"/>
        </w:rPr>
      </w:pPr>
      <w:r>
        <w:rPr>
          <w:rFonts w:ascii="Times New Roman" w:hAnsi="Times New Roman" w:cs="Times New Roman"/>
          <w:i/>
          <w:lang w:val="es-CO"/>
        </w:rPr>
        <w:t>Irrespeto y mal uso de los elementos e insumos de bioseguridad.</w:t>
      </w:r>
    </w:p>
    <w:p w14:paraId="112D6DC5" w14:textId="77777777" w:rsidR="00241046" w:rsidRPr="00BF4E78" w:rsidRDefault="00241046" w:rsidP="007D47D0">
      <w:pPr>
        <w:spacing w:after="160" w:line="259" w:lineRule="auto"/>
        <w:ind w:left="0" w:firstLine="0"/>
        <w:jc w:val="both"/>
        <w:rPr>
          <w:rFonts w:ascii="Times New Roman" w:hAnsi="Times New Roman" w:cs="Times New Roman"/>
          <w:i/>
          <w:lang w:val="es-CO"/>
        </w:rPr>
      </w:pPr>
    </w:p>
    <w:p w14:paraId="16D8E304" w14:textId="196C5075"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c.</w:t>
      </w:r>
      <w:r w:rsidRPr="00BF4E78">
        <w:rPr>
          <w:rFonts w:ascii="Times New Roman" w:hAnsi="Times New Roman" w:cs="Times New Roman"/>
          <w:i/>
          <w:lang w:val="es-CO"/>
        </w:rPr>
        <w:tab/>
        <w:t xml:space="preserve">Situaciones  Tipo III: </w:t>
      </w:r>
    </w:p>
    <w:p w14:paraId="1989D461"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A546BF"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Corresponden a esta tipo las situaciones de agresión escolar que sean constitutivas de presuntos delitos contra la libertad, integridad y formación sexual, referidos en el Título IV del Libro 11 de la Ley 599 de 2000, o cuando constituyen cualquier otro delito establecido en la ley penal colombiana vigente. </w:t>
      </w:r>
    </w:p>
    <w:p w14:paraId="7A97E3BD" w14:textId="77777777" w:rsidR="00241046" w:rsidRPr="00BF4E78" w:rsidRDefault="00241046" w:rsidP="00241046">
      <w:pPr>
        <w:spacing w:after="160" w:line="259" w:lineRule="auto"/>
        <w:ind w:left="0" w:firstLine="0"/>
        <w:rPr>
          <w:rFonts w:ascii="Times New Roman" w:hAnsi="Times New Roman" w:cs="Times New Roman"/>
          <w:i/>
          <w:lang w:val="es-CO"/>
        </w:rPr>
      </w:pPr>
    </w:p>
    <w:p w14:paraId="5B4C1F9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Los siguientes son hechos constitutivos de Situaciones Gravísimas que dan origen a sanciones como suspensión temporal, matrícula condicional, cancelación del contrato de prestación del servicio educativo, perdida de cupo y no proclamación en el acto de ceremonia de grado.</w:t>
      </w:r>
    </w:p>
    <w:p w14:paraId="126472FE" w14:textId="77777777" w:rsidR="00241046" w:rsidRPr="00BF4E78" w:rsidRDefault="00241046" w:rsidP="00241046">
      <w:pPr>
        <w:spacing w:after="160" w:line="259" w:lineRule="auto"/>
        <w:ind w:left="0" w:firstLine="0"/>
        <w:rPr>
          <w:rFonts w:ascii="Times New Roman" w:hAnsi="Times New Roman" w:cs="Times New Roman"/>
          <w:i/>
          <w:lang w:val="es-CO"/>
        </w:rPr>
      </w:pPr>
    </w:p>
    <w:p w14:paraId="329C4846" w14:textId="77777777" w:rsidR="00241046"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Portar, amenazar y/o traficar con armas de fuego o corto punzantes. </w:t>
      </w:r>
    </w:p>
    <w:p w14:paraId="308D82A4" w14:textId="77777777" w:rsidR="00241046" w:rsidRPr="00BF4E78" w:rsidRDefault="00241046" w:rsidP="00241046">
      <w:pPr>
        <w:spacing w:after="160" w:line="259" w:lineRule="auto"/>
        <w:ind w:left="0" w:firstLine="0"/>
        <w:rPr>
          <w:rFonts w:ascii="Times New Roman" w:hAnsi="Times New Roman" w:cs="Times New Roman"/>
          <w:i/>
          <w:lang w:val="es-CO"/>
        </w:rPr>
      </w:pPr>
    </w:p>
    <w:p w14:paraId="3FD9A5E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Introducir, portar, consumir o expender: cigarrillos, bebidas embriagantes sustancias psicoactivas, estupefacientes o material pornográfico, dentro del plantel o en sitios cercanos o en lugares donde se desarrollen actividades institucionales, o en cualquier otro lugar portando o no el uniforme o en representación de la Institución. </w:t>
      </w:r>
    </w:p>
    <w:p w14:paraId="1BBF0822" w14:textId="77777777" w:rsidR="00241046" w:rsidRPr="00BF4E78" w:rsidRDefault="00241046" w:rsidP="00241046">
      <w:pPr>
        <w:spacing w:after="160" w:line="259" w:lineRule="auto"/>
        <w:ind w:left="0" w:firstLine="0"/>
        <w:rPr>
          <w:rFonts w:ascii="Times New Roman" w:hAnsi="Times New Roman" w:cs="Times New Roman"/>
          <w:i/>
          <w:lang w:val="es-CO"/>
        </w:rPr>
      </w:pPr>
    </w:p>
    <w:p w14:paraId="0AA7B91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Presentarse  a la I.E.SIDON o a cualquier sitio donde se desarrollen actividades institucionales en estado de embriaguez o post-embriaguez, o bajo los efectos de sustancias psicoactivas o estupefacientes. </w:t>
      </w:r>
    </w:p>
    <w:p w14:paraId="5F73D4A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9B136A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Ingerir licor dentro de la I.E.SIDON o en sitios cercanos, o en cualquier otro lugar portando o no el uniforme o en representación de la Institución. </w:t>
      </w:r>
    </w:p>
    <w:p w14:paraId="1E8B4CF0" w14:textId="77777777" w:rsidR="00241046" w:rsidRPr="00BF4E78" w:rsidRDefault="00241046" w:rsidP="00241046">
      <w:pPr>
        <w:spacing w:after="160" w:line="259" w:lineRule="auto"/>
        <w:ind w:left="0" w:firstLine="0"/>
        <w:rPr>
          <w:rFonts w:ascii="Times New Roman" w:hAnsi="Times New Roman" w:cs="Times New Roman"/>
          <w:i/>
          <w:lang w:val="es-CO"/>
        </w:rPr>
      </w:pPr>
    </w:p>
    <w:p w14:paraId="61134EC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5.</w:t>
      </w:r>
      <w:r w:rsidRPr="00BF4E78">
        <w:rPr>
          <w:rFonts w:ascii="Times New Roman" w:hAnsi="Times New Roman" w:cs="Times New Roman"/>
          <w:i/>
          <w:lang w:val="es-CO"/>
        </w:rPr>
        <w:tab/>
        <w:t xml:space="preserve">Sustraer, permitir o apropiarse indebidamente de los objetos de sus compañeros, del colegio, de las demás personas integrantes de la comunidad educativa o de quienes presten servicios ocasionales a la misma o nos visiten. </w:t>
      </w:r>
    </w:p>
    <w:p w14:paraId="59AD368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El mal comportamiento comprobado en reuniones y eventos sociales, dentro o fuera del I.E.SIDON, sobre todo, cuando se lleva su representación. </w:t>
      </w:r>
    </w:p>
    <w:p w14:paraId="651242D1" w14:textId="77777777" w:rsidR="00241046" w:rsidRPr="00BF4E78" w:rsidRDefault="00241046" w:rsidP="00241046">
      <w:pPr>
        <w:spacing w:after="160" w:line="259" w:lineRule="auto"/>
        <w:ind w:left="0" w:firstLine="0"/>
        <w:rPr>
          <w:rFonts w:ascii="Times New Roman" w:hAnsi="Times New Roman" w:cs="Times New Roman"/>
          <w:i/>
          <w:lang w:val="es-CO"/>
        </w:rPr>
      </w:pPr>
    </w:p>
    <w:p w14:paraId="089A415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Promover, alentar, participar, o no intentar impedir en la medida de lo posible, desórdenes que atenten contra el normal desarrollo de las actividades de la Institución. </w:t>
      </w:r>
    </w:p>
    <w:p w14:paraId="20C97249" w14:textId="77777777" w:rsidR="00241046" w:rsidRPr="00BF4E78" w:rsidRDefault="00241046" w:rsidP="00241046">
      <w:pPr>
        <w:spacing w:after="160" w:line="259" w:lineRule="auto"/>
        <w:ind w:left="0" w:firstLine="0"/>
        <w:rPr>
          <w:rFonts w:ascii="Times New Roman" w:hAnsi="Times New Roman" w:cs="Times New Roman"/>
          <w:i/>
          <w:lang w:val="es-CO"/>
        </w:rPr>
      </w:pPr>
    </w:p>
    <w:p w14:paraId="6B321F8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8.</w:t>
      </w:r>
      <w:r w:rsidRPr="00BF4E78">
        <w:rPr>
          <w:rFonts w:ascii="Times New Roman" w:hAnsi="Times New Roman" w:cs="Times New Roman"/>
          <w:i/>
          <w:lang w:val="es-CO"/>
        </w:rPr>
        <w:tab/>
        <w:t xml:space="preserve">Asumir de manera agresiva, desafiante o altanera los llamados de atención que le haga un directivo o docente. </w:t>
      </w:r>
    </w:p>
    <w:p w14:paraId="7CF0630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D14978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9.</w:t>
      </w:r>
      <w:r w:rsidRPr="00BF4E78">
        <w:rPr>
          <w:rFonts w:ascii="Times New Roman" w:hAnsi="Times New Roman" w:cs="Times New Roman"/>
          <w:i/>
          <w:lang w:val="es-CO"/>
        </w:rPr>
        <w:tab/>
        <w:t xml:space="preserve">El irrespeto y/o mal uso del uniforme de la I.E.SIDON. </w:t>
      </w:r>
    </w:p>
    <w:p w14:paraId="0A05091B" w14:textId="77777777" w:rsidR="00241046" w:rsidRPr="00BF4E78" w:rsidRDefault="00241046" w:rsidP="00241046">
      <w:pPr>
        <w:spacing w:after="160" w:line="259" w:lineRule="auto"/>
        <w:ind w:left="0" w:firstLine="0"/>
        <w:rPr>
          <w:rFonts w:ascii="Times New Roman" w:hAnsi="Times New Roman" w:cs="Times New Roman"/>
          <w:i/>
          <w:lang w:val="es-CO"/>
        </w:rPr>
      </w:pPr>
    </w:p>
    <w:p w14:paraId="7E3B111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10.</w:t>
      </w:r>
      <w:r w:rsidRPr="00BF4E78">
        <w:rPr>
          <w:rFonts w:ascii="Times New Roman" w:hAnsi="Times New Roman" w:cs="Times New Roman"/>
          <w:i/>
          <w:lang w:val="es-CO"/>
        </w:rPr>
        <w:tab/>
        <w:t xml:space="preserve">Promover, alentar, protagonizar o participar, en riñas o peleas dentro y fuera de la Institución, o presenciarlas sin hacer algo por intentar evitarlas cuando se trate de compañeros de Institución. </w:t>
      </w:r>
    </w:p>
    <w:p w14:paraId="3B0BC014" w14:textId="77777777" w:rsidR="00241046" w:rsidRPr="00BF4E78" w:rsidRDefault="00241046" w:rsidP="00241046">
      <w:pPr>
        <w:spacing w:after="160" w:line="259" w:lineRule="auto"/>
        <w:ind w:left="0" w:firstLine="0"/>
        <w:rPr>
          <w:rFonts w:ascii="Times New Roman" w:hAnsi="Times New Roman" w:cs="Times New Roman"/>
          <w:i/>
          <w:lang w:val="es-CO"/>
        </w:rPr>
      </w:pPr>
    </w:p>
    <w:p w14:paraId="4CD48A9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11.</w:t>
      </w:r>
      <w:r w:rsidRPr="00BF4E78">
        <w:rPr>
          <w:rFonts w:ascii="Times New Roman" w:hAnsi="Times New Roman" w:cs="Times New Roman"/>
          <w:i/>
          <w:lang w:val="es-CO"/>
        </w:rPr>
        <w:tab/>
        <w:t xml:space="preserve">Incumplimiento de los diálogos de conciliación o compromisos acordados académicos y/o disciplinarios. </w:t>
      </w:r>
    </w:p>
    <w:p w14:paraId="10D4CB93" w14:textId="77777777" w:rsidR="00241046" w:rsidRPr="00BF4E78" w:rsidRDefault="00241046" w:rsidP="00241046">
      <w:pPr>
        <w:spacing w:after="160" w:line="259" w:lineRule="auto"/>
        <w:ind w:left="0" w:firstLine="0"/>
        <w:rPr>
          <w:rFonts w:ascii="Times New Roman" w:hAnsi="Times New Roman" w:cs="Times New Roman"/>
          <w:i/>
          <w:lang w:val="es-CO"/>
        </w:rPr>
      </w:pPr>
    </w:p>
    <w:p w14:paraId="4E92734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12.</w:t>
      </w:r>
      <w:r w:rsidRPr="00BF4E78">
        <w:rPr>
          <w:rFonts w:ascii="Times New Roman" w:hAnsi="Times New Roman" w:cs="Times New Roman"/>
          <w:i/>
          <w:lang w:val="es-CO"/>
        </w:rPr>
        <w:tab/>
        <w:t xml:space="preserve">Incumplimiento de las sanciones impuestas. </w:t>
      </w:r>
    </w:p>
    <w:p w14:paraId="635D89CA" w14:textId="77777777" w:rsidR="00241046" w:rsidRPr="00BF4E78" w:rsidRDefault="00241046" w:rsidP="00241046">
      <w:pPr>
        <w:spacing w:after="160" w:line="259" w:lineRule="auto"/>
        <w:ind w:left="0" w:firstLine="0"/>
        <w:rPr>
          <w:rFonts w:ascii="Times New Roman" w:hAnsi="Times New Roman" w:cs="Times New Roman"/>
          <w:i/>
          <w:lang w:val="es-CO"/>
        </w:rPr>
      </w:pPr>
    </w:p>
    <w:p w14:paraId="167BF52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13.</w:t>
      </w:r>
      <w:r w:rsidRPr="00BF4E78">
        <w:rPr>
          <w:rFonts w:ascii="Times New Roman" w:hAnsi="Times New Roman" w:cs="Times New Roman"/>
          <w:i/>
          <w:lang w:val="es-CO"/>
        </w:rPr>
        <w:tab/>
        <w:t xml:space="preserve">Pertenecer a pandillas u organizaciones delictivas. </w:t>
      </w:r>
    </w:p>
    <w:p w14:paraId="2C78D327" w14:textId="77777777" w:rsidR="00241046" w:rsidRPr="00BF4E78" w:rsidRDefault="00241046" w:rsidP="00241046">
      <w:pPr>
        <w:spacing w:after="160" w:line="259" w:lineRule="auto"/>
        <w:ind w:left="0" w:firstLine="0"/>
        <w:rPr>
          <w:rFonts w:ascii="Times New Roman" w:hAnsi="Times New Roman" w:cs="Times New Roman"/>
          <w:i/>
          <w:lang w:val="es-CO"/>
        </w:rPr>
      </w:pPr>
    </w:p>
    <w:p w14:paraId="32494DE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14.</w:t>
      </w:r>
      <w:r w:rsidRPr="00BF4E78">
        <w:rPr>
          <w:rFonts w:ascii="Times New Roman" w:hAnsi="Times New Roman" w:cs="Times New Roman"/>
          <w:i/>
          <w:lang w:val="es-CO"/>
        </w:rPr>
        <w:tab/>
        <w:t xml:space="preserve">Atentar contra la vida, moral, bienes, honra, buen nombre, tranquilidad y dignidad de las personas. </w:t>
      </w:r>
    </w:p>
    <w:p w14:paraId="413F068A" w14:textId="77777777" w:rsidR="00241046" w:rsidRPr="00BF4E78" w:rsidRDefault="00241046" w:rsidP="00241046">
      <w:pPr>
        <w:spacing w:after="160" w:line="259" w:lineRule="auto"/>
        <w:ind w:left="0" w:firstLine="0"/>
        <w:rPr>
          <w:rFonts w:ascii="Times New Roman" w:hAnsi="Times New Roman" w:cs="Times New Roman"/>
          <w:i/>
          <w:lang w:val="es-CO"/>
        </w:rPr>
      </w:pPr>
    </w:p>
    <w:p w14:paraId="29EAB1A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15.</w:t>
      </w:r>
      <w:r w:rsidRPr="00BF4E78">
        <w:rPr>
          <w:rFonts w:ascii="Times New Roman" w:hAnsi="Times New Roman" w:cs="Times New Roman"/>
          <w:i/>
          <w:lang w:val="es-CO"/>
        </w:rPr>
        <w:tab/>
        <w:t xml:space="preserve">Discriminación injustificada a un miembro de la comunidad educativa. </w:t>
      </w:r>
    </w:p>
    <w:p w14:paraId="2BAD2AA2" w14:textId="77777777" w:rsidR="00241046" w:rsidRPr="00BF4E78" w:rsidRDefault="00241046" w:rsidP="00241046">
      <w:pPr>
        <w:spacing w:after="160" w:line="259" w:lineRule="auto"/>
        <w:ind w:left="0" w:firstLine="0"/>
        <w:rPr>
          <w:rFonts w:ascii="Times New Roman" w:hAnsi="Times New Roman" w:cs="Times New Roman"/>
          <w:i/>
          <w:lang w:val="es-CO"/>
        </w:rPr>
      </w:pPr>
    </w:p>
    <w:p w14:paraId="2D4944B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16.</w:t>
      </w:r>
      <w:r w:rsidRPr="00BF4E78">
        <w:rPr>
          <w:rFonts w:ascii="Times New Roman" w:hAnsi="Times New Roman" w:cs="Times New Roman"/>
          <w:i/>
          <w:lang w:val="es-CO"/>
        </w:rPr>
        <w:tab/>
        <w:t xml:space="preserve">Participación en actos de matoneo escolar </w:t>
      </w:r>
      <w:proofErr w:type="spellStart"/>
      <w:r w:rsidRPr="00BF4E78">
        <w:rPr>
          <w:rFonts w:ascii="Times New Roman" w:hAnsi="Times New Roman" w:cs="Times New Roman"/>
          <w:i/>
          <w:lang w:val="es-CO"/>
        </w:rPr>
        <w:t>bullying</w:t>
      </w:r>
      <w:proofErr w:type="spellEnd"/>
      <w:r w:rsidRPr="00BF4E78">
        <w:rPr>
          <w:rFonts w:ascii="Times New Roman" w:hAnsi="Times New Roman" w:cs="Times New Roman"/>
          <w:i/>
          <w:lang w:val="es-CO"/>
        </w:rPr>
        <w:t xml:space="preserve"> o </w:t>
      </w:r>
      <w:proofErr w:type="spellStart"/>
      <w:r w:rsidRPr="00BF4E78">
        <w:rPr>
          <w:rFonts w:ascii="Times New Roman" w:hAnsi="Times New Roman" w:cs="Times New Roman"/>
          <w:i/>
          <w:lang w:val="es-CO"/>
        </w:rPr>
        <w:t>ciberacoso</w:t>
      </w:r>
      <w:proofErr w:type="spellEnd"/>
      <w:r w:rsidRPr="00BF4E78">
        <w:rPr>
          <w:rFonts w:ascii="Times New Roman" w:hAnsi="Times New Roman" w:cs="Times New Roman"/>
          <w:i/>
          <w:lang w:val="es-CO"/>
        </w:rPr>
        <w:t xml:space="preserve">. </w:t>
      </w:r>
    </w:p>
    <w:p w14:paraId="6EDE25B3" w14:textId="77777777" w:rsidR="00241046" w:rsidRPr="00BF4E78" w:rsidRDefault="00241046" w:rsidP="00241046">
      <w:pPr>
        <w:spacing w:after="160" w:line="259" w:lineRule="auto"/>
        <w:ind w:left="0" w:firstLine="0"/>
        <w:rPr>
          <w:rFonts w:ascii="Times New Roman" w:hAnsi="Times New Roman" w:cs="Times New Roman"/>
          <w:i/>
          <w:lang w:val="es-CO"/>
        </w:rPr>
      </w:pPr>
    </w:p>
    <w:p w14:paraId="5B59429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17.</w:t>
      </w:r>
      <w:r w:rsidRPr="00BF4E78">
        <w:rPr>
          <w:rFonts w:ascii="Times New Roman" w:hAnsi="Times New Roman" w:cs="Times New Roman"/>
          <w:i/>
          <w:lang w:val="es-CO"/>
        </w:rPr>
        <w:tab/>
        <w:t xml:space="preserve">Utilizar grafitis, anónimos, escritos, mensajes, internet, celular, o cualquier otro medio, para denigrar, amenazar, intimidar, u ofender a otras personas. </w:t>
      </w:r>
    </w:p>
    <w:p w14:paraId="0A5C2007" w14:textId="77777777" w:rsidR="00241046" w:rsidRPr="00BF4E78" w:rsidRDefault="00241046" w:rsidP="00241046">
      <w:pPr>
        <w:spacing w:after="160" w:line="259" w:lineRule="auto"/>
        <w:ind w:left="0" w:firstLine="0"/>
        <w:rPr>
          <w:rFonts w:ascii="Times New Roman" w:hAnsi="Times New Roman" w:cs="Times New Roman"/>
          <w:i/>
          <w:lang w:val="es-CO"/>
        </w:rPr>
      </w:pPr>
    </w:p>
    <w:p w14:paraId="0B45747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18.</w:t>
      </w:r>
      <w:r w:rsidRPr="00BF4E78">
        <w:rPr>
          <w:rFonts w:ascii="Times New Roman" w:hAnsi="Times New Roman" w:cs="Times New Roman"/>
          <w:i/>
          <w:lang w:val="es-CO"/>
        </w:rPr>
        <w:tab/>
        <w:t xml:space="preserve">Humillar, burlarse, ridiculizar, irrespetar, menospreciar, poner apodos o infringir cualquier tipo de escarnio, a cualquier miembro de la comunidad educativa. </w:t>
      </w:r>
    </w:p>
    <w:p w14:paraId="02922E30" w14:textId="77777777" w:rsidR="00241046" w:rsidRPr="00BF4E78" w:rsidRDefault="00241046" w:rsidP="00241046">
      <w:pPr>
        <w:spacing w:after="160" w:line="259" w:lineRule="auto"/>
        <w:ind w:left="0" w:firstLine="0"/>
        <w:rPr>
          <w:rFonts w:ascii="Times New Roman" w:hAnsi="Times New Roman" w:cs="Times New Roman"/>
          <w:i/>
          <w:lang w:val="es-CO"/>
        </w:rPr>
      </w:pPr>
    </w:p>
    <w:p w14:paraId="3D028DF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19.</w:t>
      </w:r>
      <w:r w:rsidRPr="00BF4E78">
        <w:rPr>
          <w:rFonts w:ascii="Times New Roman" w:hAnsi="Times New Roman" w:cs="Times New Roman"/>
          <w:i/>
          <w:lang w:val="es-CO"/>
        </w:rPr>
        <w:tab/>
        <w:t xml:space="preserve">Agresiones graves, de palabra o de hecho, a otros miembros de la comunidad educativa, o a cualquier otra persona ajena a la Institución portando el uniforme o sin él. </w:t>
      </w:r>
    </w:p>
    <w:p w14:paraId="260C8B0F"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3F788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20.</w:t>
      </w:r>
      <w:r w:rsidRPr="00BF4E78">
        <w:rPr>
          <w:rFonts w:ascii="Times New Roman" w:hAnsi="Times New Roman" w:cs="Times New Roman"/>
          <w:i/>
          <w:lang w:val="es-CO"/>
        </w:rPr>
        <w:tab/>
        <w:t xml:space="preserve">Proferir amenazas directas o indirectas contra cualquier miembro de la comunidad educativa. </w:t>
      </w:r>
    </w:p>
    <w:p w14:paraId="7FFF5763" w14:textId="77777777" w:rsidR="00241046" w:rsidRPr="00BF4E78" w:rsidRDefault="00241046" w:rsidP="00241046">
      <w:pPr>
        <w:spacing w:after="160" w:line="259" w:lineRule="auto"/>
        <w:ind w:left="0" w:firstLine="0"/>
        <w:rPr>
          <w:rFonts w:ascii="Times New Roman" w:hAnsi="Times New Roman" w:cs="Times New Roman"/>
          <w:i/>
          <w:lang w:val="es-CO"/>
        </w:rPr>
      </w:pPr>
    </w:p>
    <w:p w14:paraId="01C85F5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21.</w:t>
      </w:r>
      <w:r w:rsidRPr="00BF4E78">
        <w:rPr>
          <w:rFonts w:ascii="Times New Roman" w:hAnsi="Times New Roman" w:cs="Times New Roman"/>
          <w:i/>
          <w:lang w:val="es-CO"/>
        </w:rPr>
        <w:tab/>
        <w:t xml:space="preserve">Acosar, abusar o efectuar actos sexuales contra la voluntad de cualquier persona, o cometer actos de exhibicionismo que escandalicen a los demás. </w:t>
      </w:r>
    </w:p>
    <w:p w14:paraId="7EFE2F25" w14:textId="77777777" w:rsidR="00241046" w:rsidRPr="00BF4E78" w:rsidRDefault="00241046" w:rsidP="00241046">
      <w:pPr>
        <w:spacing w:after="160" w:line="259" w:lineRule="auto"/>
        <w:ind w:left="0" w:firstLine="0"/>
        <w:rPr>
          <w:rFonts w:ascii="Times New Roman" w:hAnsi="Times New Roman" w:cs="Times New Roman"/>
          <w:i/>
          <w:lang w:val="es-CO"/>
        </w:rPr>
      </w:pPr>
    </w:p>
    <w:p w14:paraId="7863948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22.</w:t>
      </w:r>
      <w:r w:rsidRPr="00BF4E78">
        <w:rPr>
          <w:rFonts w:ascii="Times New Roman" w:hAnsi="Times New Roman" w:cs="Times New Roman"/>
          <w:i/>
          <w:lang w:val="es-CO"/>
        </w:rPr>
        <w:tab/>
        <w:t xml:space="preserve">Mal comportamiento habitual, dentro o fuera del colegio. </w:t>
      </w:r>
    </w:p>
    <w:p w14:paraId="1F45FA27" w14:textId="77777777" w:rsidR="00241046" w:rsidRPr="00BF4E78" w:rsidRDefault="00241046" w:rsidP="00241046">
      <w:pPr>
        <w:spacing w:after="160" w:line="259" w:lineRule="auto"/>
        <w:ind w:left="0" w:firstLine="0"/>
        <w:rPr>
          <w:rFonts w:ascii="Times New Roman" w:hAnsi="Times New Roman" w:cs="Times New Roman"/>
          <w:i/>
          <w:lang w:val="es-CO"/>
        </w:rPr>
      </w:pPr>
    </w:p>
    <w:p w14:paraId="5A9A6E6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23.</w:t>
      </w:r>
      <w:r w:rsidRPr="00BF4E78">
        <w:rPr>
          <w:rFonts w:ascii="Times New Roman" w:hAnsi="Times New Roman" w:cs="Times New Roman"/>
          <w:i/>
          <w:lang w:val="es-CO"/>
        </w:rPr>
        <w:tab/>
        <w:t xml:space="preserve">Uso, suministro, porte o comercio de material pornográfico, trata de personas, sustancias psicotrópicas no formuladas por el médico, armas, pólvora, o cualquier otro que atente contra el bienestar o la integridad de las personas y/o de la Institución. </w:t>
      </w:r>
    </w:p>
    <w:p w14:paraId="718B37A4" w14:textId="77777777" w:rsidR="00241046" w:rsidRPr="00BF4E78" w:rsidRDefault="00241046" w:rsidP="00241046">
      <w:pPr>
        <w:spacing w:after="160" w:line="259" w:lineRule="auto"/>
        <w:ind w:left="0" w:firstLine="0"/>
        <w:rPr>
          <w:rFonts w:ascii="Times New Roman" w:hAnsi="Times New Roman" w:cs="Times New Roman"/>
          <w:i/>
          <w:lang w:val="es-CO"/>
        </w:rPr>
      </w:pPr>
    </w:p>
    <w:p w14:paraId="04E28BF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24.</w:t>
      </w:r>
      <w:r w:rsidRPr="00BF4E78">
        <w:rPr>
          <w:rFonts w:ascii="Times New Roman" w:hAnsi="Times New Roman" w:cs="Times New Roman"/>
          <w:i/>
          <w:lang w:val="es-CO"/>
        </w:rPr>
        <w:tab/>
        <w:t xml:space="preserve">Comportamiento inmoral o práctica de escenas morbosas y vulgares, prácticas sexuales o aberrantes. </w:t>
      </w:r>
    </w:p>
    <w:p w14:paraId="021F2552" w14:textId="77777777" w:rsidR="00241046" w:rsidRPr="00BF4E78" w:rsidRDefault="00241046" w:rsidP="00241046">
      <w:pPr>
        <w:spacing w:after="160" w:line="259" w:lineRule="auto"/>
        <w:ind w:left="0" w:firstLine="0"/>
        <w:rPr>
          <w:rFonts w:ascii="Times New Roman" w:hAnsi="Times New Roman" w:cs="Times New Roman"/>
          <w:i/>
          <w:lang w:val="es-CO"/>
        </w:rPr>
      </w:pPr>
    </w:p>
    <w:p w14:paraId="7FE777E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25.</w:t>
      </w:r>
      <w:r w:rsidRPr="00BF4E78">
        <w:rPr>
          <w:rFonts w:ascii="Times New Roman" w:hAnsi="Times New Roman" w:cs="Times New Roman"/>
          <w:i/>
          <w:lang w:val="es-CO"/>
        </w:rPr>
        <w:tab/>
        <w:t xml:space="preserve">Inasistencia repetitiva e injustificada a las actividades curriculares. </w:t>
      </w:r>
    </w:p>
    <w:p w14:paraId="6DF0C7B1" w14:textId="77777777" w:rsidR="00241046" w:rsidRPr="00BF4E78" w:rsidRDefault="00241046" w:rsidP="00241046">
      <w:pPr>
        <w:spacing w:after="160" w:line="259" w:lineRule="auto"/>
        <w:ind w:left="0" w:firstLine="0"/>
        <w:rPr>
          <w:rFonts w:ascii="Times New Roman" w:hAnsi="Times New Roman" w:cs="Times New Roman"/>
          <w:i/>
          <w:lang w:val="es-CO"/>
        </w:rPr>
      </w:pPr>
    </w:p>
    <w:p w14:paraId="4929C72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26.</w:t>
      </w:r>
      <w:r w:rsidRPr="00BF4E78">
        <w:rPr>
          <w:rFonts w:ascii="Times New Roman" w:hAnsi="Times New Roman" w:cs="Times New Roman"/>
          <w:i/>
          <w:lang w:val="es-CO"/>
        </w:rPr>
        <w:tab/>
        <w:t xml:space="preserve">Irrespeto a los símbolos patrios o del colegio. </w:t>
      </w:r>
    </w:p>
    <w:p w14:paraId="62CA6575" w14:textId="77777777" w:rsidR="00241046" w:rsidRPr="00BF4E78" w:rsidRDefault="00241046" w:rsidP="00241046">
      <w:pPr>
        <w:spacing w:after="160" w:line="259" w:lineRule="auto"/>
        <w:ind w:left="0" w:firstLine="0"/>
        <w:rPr>
          <w:rFonts w:ascii="Times New Roman" w:hAnsi="Times New Roman" w:cs="Times New Roman"/>
          <w:i/>
          <w:lang w:val="es-CO"/>
        </w:rPr>
      </w:pPr>
    </w:p>
    <w:p w14:paraId="09A3131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27.</w:t>
      </w:r>
      <w:r w:rsidRPr="00BF4E78">
        <w:rPr>
          <w:rFonts w:ascii="Times New Roman" w:hAnsi="Times New Roman" w:cs="Times New Roman"/>
          <w:i/>
          <w:lang w:val="es-CO"/>
        </w:rPr>
        <w:tab/>
        <w:t xml:space="preserve">Actos que puedan ocasionar intervención penal judicial, o pérdida de la libertad o reclusión en un centro carcelario o reformatorio. </w:t>
      </w:r>
    </w:p>
    <w:p w14:paraId="50214907" w14:textId="77777777" w:rsidR="00241046" w:rsidRPr="00BF4E78" w:rsidRDefault="00241046" w:rsidP="00241046">
      <w:pPr>
        <w:spacing w:after="160" w:line="259" w:lineRule="auto"/>
        <w:ind w:left="0" w:firstLine="0"/>
        <w:rPr>
          <w:rFonts w:ascii="Times New Roman" w:hAnsi="Times New Roman" w:cs="Times New Roman"/>
          <w:i/>
          <w:lang w:val="es-CO"/>
        </w:rPr>
      </w:pPr>
    </w:p>
    <w:p w14:paraId="27FB774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28.</w:t>
      </w:r>
      <w:r w:rsidRPr="00BF4E78">
        <w:rPr>
          <w:rFonts w:ascii="Times New Roman" w:hAnsi="Times New Roman" w:cs="Times New Roman"/>
          <w:i/>
          <w:lang w:val="es-CO"/>
        </w:rPr>
        <w:tab/>
        <w:t xml:space="preserve">Sustracción, falsificación o alteración de documentos, libros de calificaciones, registros de asistencia, certificados de estudio, excusas, boletines u otros de injerencia en la vida escolar. </w:t>
      </w:r>
    </w:p>
    <w:p w14:paraId="751C6BB5" w14:textId="77777777" w:rsidR="00241046" w:rsidRPr="00BF4E78" w:rsidRDefault="00241046" w:rsidP="00241046">
      <w:pPr>
        <w:spacing w:after="160" w:line="259" w:lineRule="auto"/>
        <w:ind w:left="0" w:firstLine="0"/>
        <w:rPr>
          <w:rFonts w:ascii="Times New Roman" w:hAnsi="Times New Roman" w:cs="Times New Roman"/>
          <w:i/>
          <w:lang w:val="es-CO"/>
        </w:rPr>
      </w:pPr>
    </w:p>
    <w:p w14:paraId="5E5CFB6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29.</w:t>
      </w:r>
      <w:r w:rsidRPr="00BF4E78">
        <w:rPr>
          <w:rFonts w:ascii="Times New Roman" w:hAnsi="Times New Roman" w:cs="Times New Roman"/>
          <w:i/>
          <w:lang w:val="es-CO"/>
        </w:rPr>
        <w:tab/>
        <w:t xml:space="preserve">Recurrir a fraude y/o copia en exámenes, pruebas, talleres, trabajos escritos u orales y todo lo que implique evaluaciones académicas, o alterar notas de los registros que llevan docentes o practicantes, o cualquier documento institucional. </w:t>
      </w:r>
    </w:p>
    <w:p w14:paraId="3026B4C1" w14:textId="77777777" w:rsidR="00241046" w:rsidRPr="00BF4E78" w:rsidRDefault="00241046" w:rsidP="00241046">
      <w:pPr>
        <w:spacing w:after="160" w:line="259" w:lineRule="auto"/>
        <w:ind w:left="0" w:firstLine="0"/>
        <w:rPr>
          <w:rFonts w:ascii="Times New Roman" w:hAnsi="Times New Roman" w:cs="Times New Roman"/>
          <w:i/>
          <w:lang w:val="es-CO"/>
        </w:rPr>
      </w:pPr>
    </w:p>
    <w:p w14:paraId="57F12B6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30.</w:t>
      </w:r>
      <w:r w:rsidRPr="00BF4E78">
        <w:rPr>
          <w:rFonts w:ascii="Times New Roman" w:hAnsi="Times New Roman" w:cs="Times New Roman"/>
          <w:i/>
          <w:lang w:val="es-CO"/>
        </w:rPr>
        <w:tab/>
        <w:t xml:space="preserve">Suplantar a otros en actividades escolares o ante procedimientos institucionales. </w:t>
      </w:r>
    </w:p>
    <w:p w14:paraId="5A19E4DB" w14:textId="77777777" w:rsidR="00241046" w:rsidRPr="00BF4E78" w:rsidRDefault="00241046" w:rsidP="00241046">
      <w:pPr>
        <w:spacing w:after="160" w:line="259" w:lineRule="auto"/>
        <w:ind w:left="0" w:firstLine="0"/>
        <w:rPr>
          <w:rFonts w:ascii="Times New Roman" w:hAnsi="Times New Roman" w:cs="Times New Roman"/>
          <w:i/>
          <w:lang w:val="es-CO"/>
        </w:rPr>
      </w:pPr>
    </w:p>
    <w:p w14:paraId="2E6D7D6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31.</w:t>
      </w:r>
      <w:r w:rsidRPr="00BF4E78">
        <w:rPr>
          <w:rFonts w:ascii="Times New Roman" w:hAnsi="Times New Roman" w:cs="Times New Roman"/>
          <w:i/>
          <w:lang w:val="es-CO"/>
        </w:rPr>
        <w:tab/>
        <w:t xml:space="preserve">El atentado contra equipos, muebles, inmuebles, enseres o pertenencias de la Institución, o de cualquier lugar donde asista en representación del C.E.SIDON. </w:t>
      </w:r>
    </w:p>
    <w:p w14:paraId="396FA138" w14:textId="77777777" w:rsidR="00241046" w:rsidRPr="00BF4E78" w:rsidRDefault="00241046" w:rsidP="00241046">
      <w:pPr>
        <w:spacing w:after="160" w:line="259" w:lineRule="auto"/>
        <w:ind w:left="0" w:firstLine="0"/>
        <w:rPr>
          <w:rFonts w:ascii="Times New Roman" w:hAnsi="Times New Roman" w:cs="Times New Roman"/>
          <w:i/>
          <w:lang w:val="es-CO"/>
        </w:rPr>
      </w:pPr>
    </w:p>
    <w:p w14:paraId="0A88B6E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32.</w:t>
      </w:r>
      <w:r w:rsidRPr="00BF4E78">
        <w:rPr>
          <w:rFonts w:ascii="Times New Roman" w:hAnsi="Times New Roman" w:cs="Times New Roman"/>
          <w:i/>
          <w:lang w:val="es-CO"/>
        </w:rPr>
        <w:tab/>
        <w:t xml:space="preserve">El bajo rendimiento académico a juicio de la comisión de evaluación y promoción. </w:t>
      </w:r>
    </w:p>
    <w:p w14:paraId="39DDF31E" w14:textId="77777777" w:rsidR="00241046" w:rsidRPr="00BF4E78" w:rsidRDefault="00241046" w:rsidP="00241046">
      <w:pPr>
        <w:spacing w:after="160" w:line="259" w:lineRule="auto"/>
        <w:ind w:left="0" w:firstLine="0"/>
        <w:rPr>
          <w:rFonts w:ascii="Times New Roman" w:hAnsi="Times New Roman" w:cs="Times New Roman"/>
          <w:i/>
          <w:lang w:val="es-CO"/>
        </w:rPr>
      </w:pPr>
    </w:p>
    <w:p w14:paraId="12C4A40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33.</w:t>
      </w:r>
      <w:r w:rsidRPr="00BF4E78">
        <w:rPr>
          <w:rFonts w:ascii="Times New Roman" w:hAnsi="Times New Roman" w:cs="Times New Roman"/>
          <w:i/>
          <w:lang w:val="es-CO"/>
        </w:rPr>
        <w:tab/>
        <w:t xml:space="preserve">El mal uso del internet dentro o fuera del colegio, o de cualquiera de los servicios que presta la Institución. </w:t>
      </w:r>
    </w:p>
    <w:p w14:paraId="1CD4BFF7" w14:textId="77777777" w:rsidR="00241046" w:rsidRPr="00BF4E78" w:rsidRDefault="00241046" w:rsidP="00241046">
      <w:pPr>
        <w:spacing w:after="160" w:line="259" w:lineRule="auto"/>
        <w:ind w:left="0" w:firstLine="0"/>
        <w:rPr>
          <w:rFonts w:ascii="Times New Roman" w:hAnsi="Times New Roman" w:cs="Times New Roman"/>
          <w:i/>
          <w:lang w:val="es-CO"/>
        </w:rPr>
      </w:pPr>
    </w:p>
    <w:p w14:paraId="28D5150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34.</w:t>
      </w:r>
      <w:r w:rsidRPr="00BF4E78">
        <w:rPr>
          <w:rFonts w:ascii="Times New Roman" w:hAnsi="Times New Roman" w:cs="Times New Roman"/>
          <w:i/>
          <w:lang w:val="es-CO"/>
        </w:rPr>
        <w:tab/>
        <w:t>No acatar las normas impuestas en la residencia estudiantil, reiterativamente.</w:t>
      </w:r>
    </w:p>
    <w:p w14:paraId="1194DDDA" w14:textId="77777777" w:rsidR="00241046" w:rsidRPr="00BF4E78" w:rsidRDefault="00241046" w:rsidP="00241046">
      <w:pPr>
        <w:spacing w:after="160" w:line="259" w:lineRule="auto"/>
        <w:ind w:left="0" w:firstLine="0"/>
        <w:rPr>
          <w:rFonts w:ascii="Times New Roman" w:hAnsi="Times New Roman" w:cs="Times New Roman"/>
          <w:i/>
          <w:lang w:val="es-CO"/>
        </w:rPr>
      </w:pPr>
    </w:p>
    <w:p w14:paraId="170FB709" w14:textId="77777777" w:rsidR="00241046"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35.</w:t>
      </w:r>
      <w:r w:rsidRPr="00BF4E78">
        <w:rPr>
          <w:rFonts w:ascii="Times New Roman" w:hAnsi="Times New Roman" w:cs="Times New Roman"/>
          <w:i/>
          <w:lang w:val="es-CO"/>
        </w:rPr>
        <w:tab/>
        <w:t>Salir o ausentarse de la residencia estudiantil sin previa autorización.</w:t>
      </w:r>
    </w:p>
    <w:p w14:paraId="172297A9" w14:textId="537FC219" w:rsidR="00930EE5" w:rsidRPr="00BF4E78" w:rsidRDefault="00930EE5" w:rsidP="00241046">
      <w:pPr>
        <w:spacing w:after="160" w:line="259" w:lineRule="auto"/>
        <w:ind w:left="0" w:firstLine="0"/>
        <w:rPr>
          <w:rFonts w:ascii="Times New Roman" w:hAnsi="Times New Roman" w:cs="Times New Roman"/>
          <w:i/>
          <w:lang w:val="es-CO"/>
        </w:rPr>
      </w:pPr>
      <w:r>
        <w:rPr>
          <w:rFonts w:ascii="Times New Roman" w:hAnsi="Times New Roman" w:cs="Times New Roman"/>
          <w:i/>
          <w:lang w:val="es-CO"/>
        </w:rPr>
        <w:t xml:space="preserve">36.       </w:t>
      </w:r>
      <w:r w:rsidRPr="00BF4E78">
        <w:rPr>
          <w:rFonts w:ascii="Times New Roman" w:hAnsi="Times New Roman" w:cs="Times New Roman"/>
          <w:i/>
          <w:lang w:val="es-CO"/>
        </w:rPr>
        <w:t>Reincidencia en situaciones tipo I.</w:t>
      </w:r>
    </w:p>
    <w:p w14:paraId="50ED88A5" w14:textId="77777777" w:rsidR="00241046" w:rsidRPr="00BF4E78" w:rsidRDefault="00241046" w:rsidP="00241046">
      <w:pPr>
        <w:spacing w:after="160" w:line="259" w:lineRule="auto"/>
        <w:ind w:left="0" w:firstLine="0"/>
        <w:rPr>
          <w:rFonts w:ascii="Times New Roman" w:hAnsi="Times New Roman" w:cs="Times New Roman"/>
          <w:i/>
          <w:lang w:val="es-CO"/>
        </w:rPr>
      </w:pPr>
    </w:p>
    <w:p w14:paraId="439FFA82"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48º.- Competencia para la calificación de las situaciones. </w:t>
      </w:r>
    </w:p>
    <w:p w14:paraId="6B5A1B86" w14:textId="77777777" w:rsidR="00241046" w:rsidRPr="00BF4E78" w:rsidRDefault="00241046" w:rsidP="00241046">
      <w:pPr>
        <w:spacing w:after="160" w:line="259" w:lineRule="auto"/>
        <w:ind w:left="0" w:firstLine="0"/>
        <w:rPr>
          <w:rFonts w:ascii="Times New Roman" w:hAnsi="Times New Roman" w:cs="Times New Roman"/>
          <w:i/>
          <w:lang w:val="es-CO"/>
        </w:rPr>
      </w:pPr>
    </w:p>
    <w:p w14:paraId="7ADEDCC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 xml:space="preserve">Docentes, coordinadores, orientadores escolares, director y el Consejo Directivo, son competentes para calificar las situaciones como leves (Tipo I), graves (Tipo II) y gravísimas (Tipo III), según los siguientes criterios: </w:t>
      </w:r>
    </w:p>
    <w:p w14:paraId="52C8130F" w14:textId="77777777" w:rsidR="00241046" w:rsidRPr="00BF4E78" w:rsidRDefault="00241046" w:rsidP="00241046">
      <w:pPr>
        <w:spacing w:after="160" w:line="259" w:lineRule="auto"/>
        <w:ind w:left="0" w:firstLine="0"/>
        <w:rPr>
          <w:rFonts w:ascii="Times New Roman" w:hAnsi="Times New Roman" w:cs="Times New Roman"/>
          <w:i/>
          <w:lang w:val="es-CO"/>
        </w:rPr>
      </w:pPr>
    </w:p>
    <w:p w14:paraId="609007C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La naturaleza de la situación  y el perjuicio causado. </w:t>
      </w:r>
    </w:p>
    <w:p w14:paraId="10875BA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Las causas que motivaron el hecho. </w:t>
      </w:r>
    </w:p>
    <w:p w14:paraId="33D2C60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El grado de participación en la comisión de la falta. </w:t>
      </w:r>
    </w:p>
    <w:p w14:paraId="3804615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La reincidencia en la falta que se está calificando, o similares. </w:t>
      </w:r>
    </w:p>
    <w:p w14:paraId="1B167204"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Los antecedentes y la hoja de vida </w:t>
      </w:r>
    </w:p>
    <w:p w14:paraId="4720B42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El grado al que pertenezca el estudiante implicado (edad) </w:t>
      </w:r>
    </w:p>
    <w:p w14:paraId="4CAC3EE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Los motivos determinantes del comportamiento. </w:t>
      </w:r>
    </w:p>
    <w:p w14:paraId="06F695C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8.</w:t>
      </w:r>
      <w:r w:rsidRPr="00BF4E78">
        <w:rPr>
          <w:rFonts w:ascii="Times New Roman" w:hAnsi="Times New Roman" w:cs="Times New Roman"/>
          <w:i/>
          <w:lang w:val="es-CO"/>
        </w:rPr>
        <w:tab/>
        <w:t xml:space="preserve">La existencia de circunstancias atenuantes o agravantes. </w:t>
      </w:r>
    </w:p>
    <w:p w14:paraId="3CDD26BF" w14:textId="77777777" w:rsidR="00241046" w:rsidRPr="00BF4E78" w:rsidRDefault="00241046" w:rsidP="00241046">
      <w:pPr>
        <w:spacing w:after="160" w:line="259" w:lineRule="auto"/>
        <w:ind w:left="0" w:firstLine="0"/>
        <w:rPr>
          <w:rFonts w:ascii="Times New Roman" w:hAnsi="Times New Roman" w:cs="Times New Roman"/>
          <w:i/>
          <w:lang w:val="es-CO"/>
        </w:rPr>
      </w:pPr>
    </w:p>
    <w:p w14:paraId="0B24485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49º.- Circunstancias atenuantes o eximentes. </w:t>
      </w:r>
    </w:p>
    <w:p w14:paraId="09F86BCE" w14:textId="77777777" w:rsidR="00241046" w:rsidRPr="00BF4E78" w:rsidRDefault="00241046" w:rsidP="00241046">
      <w:pPr>
        <w:spacing w:after="160" w:line="259" w:lineRule="auto"/>
        <w:ind w:left="0" w:firstLine="0"/>
        <w:rPr>
          <w:rFonts w:ascii="Times New Roman" w:hAnsi="Times New Roman" w:cs="Times New Roman"/>
          <w:i/>
          <w:lang w:val="es-CO"/>
        </w:rPr>
      </w:pPr>
    </w:p>
    <w:p w14:paraId="1A4C7FC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Se consideran como tales las siguientes: </w:t>
      </w:r>
    </w:p>
    <w:p w14:paraId="03CEA2C7" w14:textId="77777777" w:rsidR="00241046" w:rsidRPr="00BF4E78" w:rsidRDefault="00241046" w:rsidP="00241046">
      <w:pPr>
        <w:spacing w:after="160" w:line="259" w:lineRule="auto"/>
        <w:ind w:left="0" w:firstLine="0"/>
        <w:rPr>
          <w:rFonts w:ascii="Times New Roman" w:hAnsi="Times New Roman" w:cs="Times New Roman"/>
          <w:i/>
          <w:lang w:val="es-CO"/>
        </w:rPr>
      </w:pPr>
    </w:p>
    <w:p w14:paraId="2947699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Haber observado buena conducta anterior. </w:t>
      </w:r>
    </w:p>
    <w:p w14:paraId="33AA694C"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Haber obrado por motivos nobles o altruistas comprobados. </w:t>
      </w:r>
    </w:p>
    <w:p w14:paraId="2B965F3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Haber aceptado voluntaria y oportunamente la comisión de la falta. </w:t>
      </w:r>
    </w:p>
    <w:p w14:paraId="42D00D0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Haber tratado de evitar los efectos nocivos de la falta antes de iniciarse la investigación formal. </w:t>
      </w:r>
    </w:p>
    <w:p w14:paraId="428FF6D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Desconocimiento de la falta. </w:t>
      </w:r>
    </w:p>
    <w:p w14:paraId="27FE872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Haber sido inducido a cometer la falta por otra persona. </w:t>
      </w:r>
    </w:p>
    <w:p w14:paraId="6A92C6B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Cometer la falta en estado de alteración emocional, producida por circunstancias no previstas de gravedad extrema y debidamente comprobadas. </w:t>
      </w:r>
    </w:p>
    <w:p w14:paraId="1BDE507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8.</w:t>
      </w:r>
      <w:r w:rsidRPr="00BF4E78">
        <w:rPr>
          <w:rFonts w:ascii="Times New Roman" w:hAnsi="Times New Roman" w:cs="Times New Roman"/>
          <w:i/>
          <w:lang w:val="es-CO"/>
        </w:rPr>
        <w:tab/>
        <w:t xml:space="preserve">La confesión oportuna de la autoría. </w:t>
      </w:r>
    </w:p>
    <w:p w14:paraId="3AC2CED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9.</w:t>
      </w:r>
      <w:r w:rsidRPr="00BF4E78">
        <w:rPr>
          <w:rFonts w:ascii="Times New Roman" w:hAnsi="Times New Roman" w:cs="Times New Roman"/>
          <w:i/>
          <w:lang w:val="es-CO"/>
        </w:rPr>
        <w:tab/>
        <w:t xml:space="preserve">Dar información que contribuya al esclarecimiento de los hechos y/o agilizar el proceso. </w:t>
      </w:r>
    </w:p>
    <w:p w14:paraId="5E85B225"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101D7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50º.- Circunstancias agravantes. </w:t>
      </w:r>
    </w:p>
    <w:p w14:paraId="67465662" w14:textId="77777777" w:rsidR="00241046" w:rsidRPr="00BF4E78" w:rsidRDefault="00241046" w:rsidP="00241046">
      <w:pPr>
        <w:spacing w:after="160" w:line="259" w:lineRule="auto"/>
        <w:ind w:left="0" w:firstLine="0"/>
        <w:rPr>
          <w:rFonts w:ascii="Times New Roman" w:hAnsi="Times New Roman" w:cs="Times New Roman"/>
          <w:i/>
          <w:lang w:val="es-CO"/>
        </w:rPr>
      </w:pPr>
    </w:p>
    <w:p w14:paraId="106CE1BE"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Son circunstancias que agravan la responsabilidad: </w:t>
      </w:r>
    </w:p>
    <w:p w14:paraId="3C1CFE54" w14:textId="77777777" w:rsidR="00241046" w:rsidRPr="00BF4E78" w:rsidRDefault="00241046" w:rsidP="00241046">
      <w:pPr>
        <w:spacing w:after="160" w:line="259" w:lineRule="auto"/>
        <w:ind w:left="0" w:firstLine="0"/>
        <w:rPr>
          <w:rFonts w:ascii="Times New Roman" w:hAnsi="Times New Roman" w:cs="Times New Roman"/>
          <w:i/>
          <w:lang w:val="es-CO"/>
        </w:rPr>
      </w:pPr>
    </w:p>
    <w:p w14:paraId="3F55C13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Haber acordado compromisos de mejoramiento y no cumplirlos. </w:t>
      </w:r>
    </w:p>
    <w:p w14:paraId="57E25FFA"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Haber sido sancionado anteriormente. </w:t>
      </w:r>
    </w:p>
    <w:p w14:paraId="2288E37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El efecto perturbador o incitador en los demás miembros de la Institución. </w:t>
      </w:r>
    </w:p>
    <w:p w14:paraId="788B50C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Haber procedido por motivos innobles o fútiles. </w:t>
      </w:r>
    </w:p>
    <w:p w14:paraId="13A6C88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Haber preparado conscientemente la falta. </w:t>
      </w:r>
    </w:p>
    <w:p w14:paraId="006680B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Haber obrado con complicidad de otras personas. </w:t>
      </w:r>
    </w:p>
    <w:p w14:paraId="77639D87"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Cometer la falta para ejecutar u ocultar otra u otras. </w:t>
      </w:r>
    </w:p>
    <w:p w14:paraId="439F29B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8.</w:t>
      </w:r>
      <w:r w:rsidRPr="00BF4E78">
        <w:rPr>
          <w:rFonts w:ascii="Times New Roman" w:hAnsi="Times New Roman" w:cs="Times New Roman"/>
          <w:i/>
          <w:lang w:val="es-CO"/>
        </w:rPr>
        <w:tab/>
        <w:t xml:space="preserve">Haber actuado con dolo o mala intención. </w:t>
      </w:r>
    </w:p>
    <w:p w14:paraId="4C1072CD"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9.</w:t>
      </w:r>
      <w:r w:rsidRPr="00BF4E78">
        <w:rPr>
          <w:rFonts w:ascii="Times New Roman" w:hAnsi="Times New Roman" w:cs="Times New Roman"/>
          <w:i/>
          <w:lang w:val="es-CO"/>
        </w:rPr>
        <w:tab/>
        <w:t xml:space="preserve">Haberse aprovechado de la confianza y buena fe depositada en el implicado. </w:t>
      </w:r>
    </w:p>
    <w:p w14:paraId="2E10FF1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10.</w:t>
      </w:r>
      <w:r w:rsidRPr="00BF4E78">
        <w:rPr>
          <w:rFonts w:ascii="Times New Roman" w:hAnsi="Times New Roman" w:cs="Times New Roman"/>
          <w:i/>
          <w:lang w:val="es-CO"/>
        </w:rPr>
        <w:tab/>
        <w:t>Mentir y/</w:t>
      </w:r>
      <w:proofErr w:type="spellStart"/>
      <w:r w:rsidRPr="00BF4E78">
        <w:rPr>
          <w:rFonts w:ascii="Times New Roman" w:hAnsi="Times New Roman" w:cs="Times New Roman"/>
          <w:i/>
          <w:lang w:val="es-CO"/>
        </w:rPr>
        <w:t>o</w:t>
      </w:r>
      <w:proofErr w:type="spellEnd"/>
      <w:r w:rsidRPr="00BF4E78">
        <w:rPr>
          <w:rFonts w:ascii="Times New Roman" w:hAnsi="Times New Roman" w:cs="Times New Roman"/>
          <w:i/>
          <w:lang w:val="es-CO"/>
        </w:rPr>
        <w:t xml:space="preserve"> ocultar información que impida, desvíe o demore el esclarecimiento de los hechos. </w:t>
      </w:r>
    </w:p>
    <w:p w14:paraId="5D16B5F3"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11.</w:t>
      </w:r>
      <w:r w:rsidRPr="00BF4E78">
        <w:rPr>
          <w:rFonts w:ascii="Times New Roman" w:hAnsi="Times New Roman" w:cs="Times New Roman"/>
          <w:i/>
          <w:lang w:val="es-CO"/>
        </w:rPr>
        <w:tab/>
        <w:t xml:space="preserve">Afectar o dañar con la falta a otras personas. </w:t>
      </w:r>
    </w:p>
    <w:p w14:paraId="4B4F05A4"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9840AB" w14:textId="77777777" w:rsidR="00241046" w:rsidRPr="00BF4E78" w:rsidRDefault="00241046" w:rsidP="00241046">
      <w:pPr>
        <w:spacing w:after="160" w:line="259" w:lineRule="auto"/>
        <w:ind w:left="0" w:firstLine="0"/>
        <w:rPr>
          <w:rFonts w:ascii="Times New Roman" w:hAnsi="Times New Roman" w:cs="Times New Roman"/>
          <w:i/>
          <w:lang w:val="es-CO"/>
        </w:rPr>
      </w:pPr>
      <w:r w:rsidRPr="009651ED">
        <w:rPr>
          <w:rFonts w:ascii="Times New Roman" w:hAnsi="Times New Roman" w:cs="Times New Roman"/>
          <w:i/>
          <w:highlight w:val="yellow"/>
          <w:lang w:val="es-CO"/>
        </w:rPr>
        <w:t>ARTÍCULO 51º.- Sanciones.</w:t>
      </w:r>
      <w:r w:rsidRPr="00BF4E78">
        <w:rPr>
          <w:rFonts w:ascii="Times New Roman" w:hAnsi="Times New Roman" w:cs="Times New Roman"/>
          <w:i/>
          <w:lang w:val="es-CO"/>
        </w:rPr>
        <w:t xml:space="preserve"> </w:t>
      </w:r>
    </w:p>
    <w:p w14:paraId="38F59CAA" w14:textId="77777777" w:rsidR="00241046" w:rsidRPr="00BF4E78" w:rsidRDefault="00241046" w:rsidP="00241046">
      <w:pPr>
        <w:spacing w:after="160" w:line="259" w:lineRule="auto"/>
        <w:ind w:left="0" w:firstLine="0"/>
        <w:rPr>
          <w:rFonts w:ascii="Times New Roman" w:hAnsi="Times New Roman" w:cs="Times New Roman"/>
          <w:i/>
          <w:lang w:val="es-CO"/>
        </w:rPr>
      </w:pPr>
    </w:p>
    <w:p w14:paraId="4187F69B"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“Cuando  la Institución Educativa  exige del estudiante respuestas, en materia académica, disciplinaria, moral y física, o cuando demanda de él unas responsabilidades propias de su estado, así como cuando impone sanciones proporcionales a las faltas que comete, siempre que desempeñe tal papel de modo razonable y sujeto al orden jurídico, no está violando los derechos fundamentales del educando sino, por el contrario, entregando a éste la calidad de educación que la Constitución desea” (Corte Constitucional, sentencia T-341 de 1993). </w:t>
      </w:r>
    </w:p>
    <w:p w14:paraId="180C71C7" w14:textId="77777777" w:rsidR="00241046" w:rsidRPr="00BF4E78" w:rsidRDefault="00241046" w:rsidP="00241046">
      <w:pPr>
        <w:spacing w:after="160" w:line="259" w:lineRule="auto"/>
        <w:ind w:left="0" w:firstLine="0"/>
        <w:rPr>
          <w:rFonts w:ascii="Times New Roman" w:hAnsi="Times New Roman" w:cs="Times New Roman"/>
          <w:i/>
          <w:lang w:val="es-CO"/>
        </w:rPr>
      </w:pPr>
    </w:p>
    <w:p w14:paraId="30758E20"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52°.- Función de la sanción disciplinaria. </w:t>
      </w:r>
    </w:p>
    <w:p w14:paraId="28DA2942" w14:textId="77777777" w:rsidR="00241046" w:rsidRPr="00BF4E78" w:rsidRDefault="00241046" w:rsidP="00241046">
      <w:pPr>
        <w:spacing w:after="160" w:line="259" w:lineRule="auto"/>
        <w:ind w:left="0" w:firstLine="0"/>
        <w:rPr>
          <w:rFonts w:ascii="Times New Roman" w:hAnsi="Times New Roman" w:cs="Times New Roman"/>
          <w:i/>
          <w:lang w:val="es-CO"/>
        </w:rPr>
      </w:pPr>
    </w:p>
    <w:p w14:paraId="546D9554"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La sanción disciplinaria tiene función preventiva y/o correctiva para garantizar la efectividad de los principios y fines previstos por el manual de convivencia y la misión y visión de la Institución, que se deben observar dentro del proceso de convivencia estudiantil e institucional. </w:t>
      </w:r>
    </w:p>
    <w:p w14:paraId="0B0694E1"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En la comisión de faltas disciplinarias se aplicarán las siguientes sanciones de acuerdo a la gravedad de las mismas: </w:t>
      </w:r>
    </w:p>
    <w:p w14:paraId="168A3BA8" w14:textId="77777777" w:rsidR="00241046" w:rsidRPr="00BF4E78" w:rsidRDefault="00241046" w:rsidP="00241046">
      <w:pPr>
        <w:spacing w:after="160" w:line="259" w:lineRule="auto"/>
        <w:ind w:left="0" w:firstLine="0"/>
        <w:rPr>
          <w:rFonts w:ascii="Times New Roman" w:hAnsi="Times New Roman" w:cs="Times New Roman"/>
          <w:i/>
          <w:lang w:val="es-CO"/>
        </w:rPr>
      </w:pPr>
    </w:p>
    <w:p w14:paraId="501F4D2F"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1.</w:t>
      </w:r>
      <w:r w:rsidRPr="00BF4E78">
        <w:rPr>
          <w:rFonts w:ascii="Times New Roman" w:hAnsi="Times New Roman" w:cs="Times New Roman"/>
          <w:i/>
          <w:lang w:val="es-CO"/>
        </w:rPr>
        <w:tab/>
        <w:t xml:space="preserve">Amonestación verbal </w:t>
      </w:r>
    </w:p>
    <w:p w14:paraId="5BE0E3E8"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2.</w:t>
      </w:r>
      <w:r w:rsidRPr="00BF4E78">
        <w:rPr>
          <w:rFonts w:ascii="Times New Roman" w:hAnsi="Times New Roman" w:cs="Times New Roman"/>
          <w:i/>
          <w:lang w:val="es-CO"/>
        </w:rPr>
        <w:tab/>
        <w:t xml:space="preserve">Amonestación escrita </w:t>
      </w:r>
    </w:p>
    <w:p w14:paraId="5D94215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3.</w:t>
      </w:r>
      <w:r w:rsidRPr="00BF4E78">
        <w:rPr>
          <w:rFonts w:ascii="Times New Roman" w:hAnsi="Times New Roman" w:cs="Times New Roman"/>
          <w:i/>
          <w:lang w:val="es-CO"/>
        </w:rPr>
        <w:tab/>
        <w:t xml:space="preserve">Acta de compromiso </w:t>
      </w:r>
    </w:p>
    <w:p w14:paraId="16CFA2D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4.</w:t>
      </w:r>
      <w:r w:rsidRPr="00BF4E78">
        <w:rPr>
          <w:rFonts w:ascii="Times New Roman" w:hAnsi="Times New Roman" w:cs="Times New Roman"/>
          <w:i/>
          <w:lang w:val="es-CO"/>
        </w:rPr>
        <w:tab/>
        <w:t xml:space="preserve">Suspensión temporal </w:t>
      </w:r>
    </w:p>
    <w:p w14:paraId="36A7716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5.</w:t>
      </w:r>
      <w:r w:rsidRPr="00BF4E78">
        <w:rPr>
          <w:rFonts w:ascii="Times New Roman" w:hAnsi="Times New Roman" w:cs="Times New Roman"/>
          <w:i/>
          <w:lang w:val="es-CO"/>
        </w:rPr>
        <w:tab/>
        <w:t xml:space="preserve">Matrícula condicional </w:t>
      </w:r>
    </w:p>
    <w:p w14:paraId="50B5EE41"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6.</w:t>
      </w:r>
      <w:r w:rsidRPr="00BF4E78">
        <w:rPr>
          <w:rFonts w:ascii="Times New Roman" w:hAnsi="Times New Roman" w:cs="Times New Roman"/>
          <w:i/>
          <w:lang w:val="es-CO"/>
        </w:rPr>
        <w:tab/>
        <w:t xml:space="preserve">No proclamación en el acto de ceremonia de grado </w:t>
      </w:r>
    </w:p>
    <w:p w14:paraId="1224E075"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7.</w:t>
      </w:r>
      <w:r w:rsidRPr="00BF4E78">
        <w:rPr>
          <w:rFonts w:ascii="Times New Roman" w:hAnsi="Times New Roman" w:cs="Times New Roman"/>
          <w:i/>
          <w:lang w:val="es-CO"/>
        </w:rPr>
        <w:tab/>
        <w:t xml:space="preserve">Pérdida del cupo para continuar como estudiante de la I.E.SIDON. </w:t>
      </w:r>
    </w:p>
    <w:p w14:paraId="2BC3A187" w14:textId="77777777" w:rsidR="00241046" w:rsidRPr="00BF4E78" w:rsidRDefault="00241046" w:rsidP="00241046">
      <w:pPr>
        <w:spacing w:after="160" w:line="259" w:lineRule="auto"/>
        <w:ind w:left="0" w:firstLine="0"/>
        <w:rPr>
          <w:rFonts w:ascii="Times New Roman" w:hAnsi="Times New Roman" w:cs="Times New Roman"/>
          <w:i/>
          <w:lang w:val="es-CO"/>
        </w:rPr>
      </w:pPr>
    </w:p>
    <w:p w14:paraId="0B18744A"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PARÁGRAFO 1: La sanción irá acompañada de la respectiva recomendación formativa y de acuerdo al caso, de la asignación de acciones sociales compensatorias por la situación  cometida, con excepción de las referidas a los numerales 5 y 6. </w:t>
      </w:r>
    </w:p>
    <w:p w14:paraId="4431EFDB" w14:textId="77777777" w:rsidR="00241046" w:rsidRPr="00BF4E78" w:rsidRDefault="00241046" w:rsidP="00241046">
      <w:pPr>
        <w:spacing w:after="160" w:line="259" w:lineRule="auto"/>
        <w:ind w:left="0" w:firstLine="0"/>
        <w:rPr>
          <w:rFonts w:ascii="Times New Roman" w:hAnsi="Times New Roman" w:cs="Times New Roman"/>
          <w:i/>
          <w:lang w:val="es-CO"/>
        </w:rPr>
      </w:pPr>
    </w:p>
    <w:p w14:paraId="4ACB8E82"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PARÁGRAFO 2: Toda situación  que implique daños materiales o morales, debe ser reparada mediante su restitución, hasta donde sea posible. </w:t>
      </w:r>
    </w:p>
    <w:p w14:paraId="7E26E4EB" w14:textId="77777777" w:rsidR="00241046" w:rsidRPr="00BF4E78" w:rsidRDefault="00241046" w:rsidP="00241046">
      <w:pPr>
        <w:spacing w:after="160" w:line="259" w:lineRule="auto"/>
        <w:ind w:left="0" w:firstLine="0"/>
        <w:rPr>
          <w:rFonts w:ascii="Times New Roman" w:hAnsi="Times New Roman" w:cs="Times New Roman"/>
          <w:i/>
          <w:lang w:val="es-CO"/>
        </w:rPr>
      </w:pPr>
    </w:p>
    <w:p w14:paraId="35290774"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PARÁGRAFO 3: Toda sanción que se aplique a un estudiante por situaciones contra la convivencia, conlleva una rebaja en la valoración de Disciplina, la que será proporcional a la falta cometida. </w:t>
      </w:r>
    </w:p>
    <w:p w14:paraId="020FBF31" w14:textId="77777777" w:rsidR="00241046" w:rsidRPr="00BF4E78" w:rsidRDefault="00241046" w:rsidP="00241046">
      <w:pPr>
        <w:spacing w:after="160" w:line="259" w:lineRule="auto"/>
        <w:ind w:left="0" w:firstLine="0"/>
        <w:rPr>
          <w:rFonts w:ascii="Times New Roman" w:hAnsi="Times New Roman" w:cs="Times New Roman"/>
          <w:i/>
          <w:lang w:val="es-CO"/>
        </w:rPr>
      </w:pPr>
    </w:p>
    <w:p w14:paraId="31266A4E"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PARAGRAFO 4: La amonestación se aplicara de acuerdo al tipo de falta.</w:t>
      </w:r>
    </w:p>
    <w:p w14:paraId="29C91253" w14:textId="77777777" w:rsidR="00241046" w:rsidRPr="00BF4E78" w:rsidRDefault="00241046" w:rsidP="00241046">
      <w:pPr>
        <w:spacing w:after="160" w:line="259" w:lineRule="auto"/>
        <w:ind w:left="0" w:firstLine="0"/>
        <w:rPr>
          <w:rFonts w:ascii="Times New Roman" w:hAnsi="Times New Roman" w:cs="Times New Roman"/>
          <w:i/>
          <w:lang w:val="es-CO"/>
        </w:rPr>
      </w:pPr>
    </w:p>
    <w:p w14:paraId="21D0B86C" w14:textId="77777777" w:rsidR="00241046" w:rsidRPr="00BF4E78" w:rsidRDefault="00241046" w:rsidP="007D47D0">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PARAGRAFO 5: las situaciones serán acumuladas durante toda la permanencia del estudiante en el establecimiento educativo.</w:t>
      </w:r>
    </w:p>
    <w:p w14:paraId="5F3FB889"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 </w:t>
      </w:r>
    </w:p>
    <w:p w14:paraId="2A974D8B"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lastRenderedPageBreak/>
        <w:t xml:space="preserve">ARTÍCULO 53º.- Amonestación verbal. </w:t>
      </w:r>
    </w:p>
    <w:p w14:paraId="098684F2" w14:textId="77777777" w:rsidR="00241046" w:rsidRPr="00BF4E78" w:rsidRDefault="00241046" w:rsidP="00241046">
      <w:pPr>
        <w:spacing w:after="160" w:line="259" w:lineRule="auto"/>
        <w:ind w:left="0" w:firstLine="0"/>
        <w:rPr>
          <w:rFonts w:ascii="Times New Roman" w:hAnsi="Times New Roman" w:cs="Times New Roman"/>
          <w:i/>
          <w:lang w:val="es-CO"/>
        </w:rPr>
      </w:pPr>
    </w:p>
    <w:p w14:paraId="08A6FB4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Entiéndase por amonestación verbal el acto formal mediante el cual una autoridad de la Institución conmina al estudiante en razón de su comportamiento y/o bajo desempeño académico y le hace las recomendaciones pedagógicas para lograr mejoramiento en su proceder. Se dejará constancia de la amonestación en el observador del estudiante. La constancia será firmada por quien impone la amonestación y por el estudiante sancionado. </w:t>
      </w:r>
    </w:p>
    <w:p w14:paraId="09029196" w14:textId="77777777" w:rsidR="00241046" w:rsidRPr="00BF4E78" w:rsidRDefault="00241046" w:rsidP="00241046">
      <w:pPr>
        <w:spacing w:after="160" w:line="259" w:lineRule="auto"/>
        <w:ind w:left="0" w:firstLine="0"/>
        <w:rPr>
          <w:rFonts w:ascii="Times New Roman" w:hAnsi="Times New Roman" w:cs="Times New Roman"/>
          <w:i/>
          <w:lang w:val="es-CO"/>
        </w:rPr>
      </w:pPr>
    </w:p>
    <w:p w14:paraId="4297E336" w14:textId="77777777" w:rsidR="00241046" w:rsidRPr="00BF4E78" w:rsidRDefault="00241046" w:rsidP="00241046">
      <w:pPr>
        <w:spacing w:after="160" w:line="259" w:lineRule="auto"/>
        <w:ind w:left="0" w:firstLine="0"/>
        <w:rPr>
          <w:rFonts w:ascii="Times New Roman" w:hAnsi="Times New Roman" w:cs="Times New Roman"/>
          <w:i/>
          <w:lang w:val="es-CO"/>
        </w:rPr>
      </w:pPr>
      <w:r w:rsidRPr="00BF4E78">
        <w:rPr>
          <w:rFonts w:ascii="Times New Roman" w:hAnsi="Times New Roman" w:cs="Times New Roman"/>
          <w:i/>
          <w:lang w:val="es-CO"/>
        </w:rPr>
        <w:t xml:space="preserve">ARTÍCULO 54º.- Amonestación escrita. </w:t>
      </w:r>
    </w:p>
    <w:p w14:paraId="57F45F8A" w14:textId="77777777" w:rsidR="00241046" w:rsidRPr="00BF4E78" w:rsidRDefault="00241046" w:rsidP="00241046">
      <w:pPr>
        <w:spacing w:after="160" w:line="259" w:lineRule="auto"/>
        <w:ind w:left="0" w:firstLine="0"/>
        <w:rPr>
          <w:rFonts w:ascii="Times New Roman" w:hAnsi="Times New Roman" w:cs="Times New Roman"/>
          <w:i/>
          <w:lang w:val="es-CO"/>
        </w:rPr>
      </w:pPr>
    </w:p>
    <w:p w14:paraId="5502119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Entiéndase por amonestación escrita el acto formal mediante el cual una autoridad de la Institución amonesta al estudiante por la gravedad de la falta cometida y le hace las recomendaciones pedagógicas para lograr mejoramiento en su proceder. Se dejará constancia de la amonestación en el observador del estudiante. La constancia será firmada por quien impone la sanción, por el estudiante sancionado y por el padre de familia o acudiente. Esta amonestación podrá hacerse mediante resolución, según el caso.  </w:t>
      </w:r>
    </w:p>
    <w:p w14:paraId="4B68B8BF"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B8465C2" w14:textId="3ABA8518"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ARTÍCULO 55º.- Acta de compromiso.</w:t>
      </w:r>
    </w:p>
    <w:p w14:paraId="71408C4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 </w:t>
      </w:r>
    </w:p>
    <w:p w14:paraId="54537B7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acta de compromiso puede ser académica y/o disciplinaria. </w:t>
      </w:r>
    </w:p>
    <w:p w14:paraId="21B3F95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10725807" w14:textId="79BBB6B5" w:rsidR="00241046" w:rsidRPr="007D47D0" w:rsidRDefault="00241046" w:rsidP="00106253">
      <w:pPr>
        <w:pStyle w:val="Prrafodelista"/>
        <w:numPr>
          <w:ilvl w:val="0"/>
          <w:numId w:val="89"/>
        </w:numPr>
        <w:spacing w:after="160" w:line="259" w:lineRule="auto"/>
        <w:jc w:val="both"/>
        <w:rPr>
          <w:rFonts w:ascii="Times New Roman" w:hAnsi="Times New Roman" w:cs="Times New Roman"/>
          <w:i/>
          <w:lang w:val="es-CO"/>
        </w:rPr>
      </w:pPr>
      <w:r w:rsidRPr="007D47D0">
        <w:rPr>
          <w:rFonts w:ascii="Times New Roman" w:hAnsi="Times New Roman" w:cs="Times New Roman"/>
          <w:i/>
          <w:lang w:val="es-CO"/>
        </w:rPr>
        <w:t xml:space="preserve">El acta de compromiso será aplicada por la comisión de evaluación previo estudio del caso de bajo rendimiento académico y/o disciplinario al finalizar cada periodo; en el acta tanto el estudiante como el padre de familia expresan un compromiso por escrito que conlleve al mejoramiento de los aspectos allí señalados; en el aspecto académico, a cumplir con las actividades de refuerzo y superación. </w:t>
      </w:r>
    </w:p>
    <w:p w14:paraId="0DA7C5F5" w14:textId="48B940B8" w:rsidR="00241046" w:rsidRPr="007D47D0" w:rsidRDefault="00241046" w:rsidP="00106253">
      <w:pPr>
        <w:pStyle w:val="Prrafodelista"/>
        <w:numPr>
          <w:ilvl w:val="0"/>
          <w:numId w:val="89"/>
        </w:numPr>
        <w:spacing w:after="160" w:line="259" w:lineRule="auto"/>
        <w:jc w:val="both"/>
        <w:rPr>
          <w:rFonts w:ascii="Times New Roman" w:hAnsi="Times New Roman" w:cs="Times New Roman"/>
          <w:i/>
          <w:lang w:val="es-CO"/>
        </w:rPr>
      </w:pPr>
      <w:r w:rsidRPr="007D47D0">
        <w:rPr>
          <w:rFonts w:ascii="Times New Roman" w:hAnsi="Times New Roman" w:cs="Times New Roman"/>
          <w:i/>
          <w:lang w:val="es-CO"/>
        </w:rPr>
        <w:t xml:space="preserve">El acta de compromiso disciplinario también podrá ser impuesta por cualquier autoridad de la Institución y en el momento que amerite. </w:t>
      </w:r>
    </w:p>
    <w:p w14:paraId="6543A976" w14:textId="289DD238" w:rsidR="00241046" w:rsidRPr="00BF4E78" w:rsidRDefault="00241046" w:rsidP="008557C5">
      <w:pPr>
        <w:spacing w:after="160" w:line="259" w:lineRule="auto"/>
        <w:ind w:left="0" w:firstLine="0"/>
        <w:jc w:val="both"/>
        <w:rPr>
          <w:rFonts w:ascii="Times New Roman" w:hAnsi="Times New Roman" w:cs="Times New Roman"/>
          <w:i/>
          <w:lang w:val="es-CO"/>
        </w:rPr>
      </w:pPr>
    </w:p>
    <w:p w14:paraId="6FC9017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56º.- Suspensión temporal. </w:t>
      </w:r>
    </w:p>
    <w:p w14:paraId="0D4AE84A"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DBE044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Es la sanción por medio de la cual un estudiante es retirado de 1 a 5 días máximo, de las actividades académicas e institucionales debido a faltas contra la convivencia, y no tendrá </w:t>
      </w:r>
      <w:r w:rsidRPr="00BF4E78">
        <w:rPr>
          <w:rFonts w:ascii="Times New Roman" w:hAnsi="Times New Roman" w:cs="Times New Roman"/>
          <w:i/>
          <w:lang w:val="es-CO"/>
        </w:rPr>
        <w:lastRenderedPageBreak/>
        <w:t xml:space="preserve">derecho a reponer ninguna de las actividades académicas que durante esos días se hayan desarrollado. Se le consignarán las faltas por inasistencia. </w:t>
      </w:r>
    </w:p>
    <w:p w14:paraId="4DB6BD68"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68D1FA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sanción será impuesta por el comité de convivencia y el director de la I. E. SIDON y registrada en el observador del estudiante. </w:t>
      </w:r>
    </w:p>
    <w:p w14:paraId="1F049147"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D46267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57º.- Matrícula condicional. </w:t>
      </w:r>
    </w:p>
    <w:p w14:paraId="573D61C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8DC763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Es la sanción que se le impone a un estudiante que, no obstante haberse hecho acreedor a la pérdida de cupo o a la cancelación del contrato del servicio educativo por faltas contra la convivencia o bajo desempeño académico, presenta argumentos que justifican la conveniencia de dar una última oportunidad de mejorar su comportamiento académico y/o disciplinario. </w:t>
      </w:r>
    </w:p>
    <w:p w14:paraId="6CAF1568"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13D52E4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matrícula condicional se puede firmar: </w:t>
      </w:r>
    </w:p>
    <w:p w14:paraId="745DC24B"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BF3A949" w14:textId="45E69DD8" w:rsidR="00241046" w:rsidRPr="007D47D0" w:rsidRDefault="00241046" w:rsidP="00106253">
      <w:pPr>
        <w:pStyle w:val="Prrafodelista"/>
        <w:numPr>
          <w:ilvl w:val="0"/>
          <w:numId w:val="90"/>
        </w:numPr>
        <w:spacing w:after="160" w:line="259" w:lineRule="auto"/>
        <w:jc w:val="both"/>
        <w:rPr>
          <w:rFonts w:ascii="Times New Roman" w:hAnsi="Times New Roman" w:cs="Times New Roman"/>
          <w:i/>
          <w:lang w:val="es-CO"/>
        </w:rPr>
      </w:pPr>
      <w:r w:rsidRPr="007D47D0">
        <w:rPr>
          <w:rFonts w:ascii="Times New Roman" w:hAnsi="Times New Roman" w:cs="Times New Roman"/>
          <w:i/>
          <w:lang w:val="es-CO"/>
        </w:rPr>
        <w:t xml:space="preserve">Cuando la sanción amerita la pérdida de cupo, y la falta cometida es al finalizar el año lectivo, la matricula condicional impuesta aplicará para la terminación de ese año y se prorrogará para el siguiente. (Se ratifica además al momento de realizar la matrícula). </w:t>
      </w:r>
    </w:p>
    <w:p w14:paraId="5DB2410A" w14:textId="28571C4E" w:rsidR="00241046" w:rsidRPr="007D47D0" w:rsidRDefault="00241046" w:rsidP="00106253">
      <w:pPr>
        <w:pStyle w:val="Prrafodelista"/>
        <w:numPr>
          <w:ilvl w:val="0"/>
          <w:numId w:val="90"/>
        </w:numPr>
        <w:spacing w:after="160" w:line="259" w:lineRule="auto"/>
        <w:jc w:val="both"/>
        <w:rPr>
          <w:rFonts w:ascii="Times New Roman" w:hAnsi="Times New Roman" w:cs="Times New Roman"/>
          <w:i/>
          <w:lang w:val="es-CO"/>
        </w:rPr>
      </w:pPr>
      <w:r w:rsidRPr="007D47D0">
        <w:rPr>
          <w:rFonts w:ascii="Times New Roman" w:hAnsi="Times New Roman" w:cs="Times New Roman"/>
          <w:i/>
          <w:lang w:val="es-CO"/>
        </w:rPr>
        <w:t xml:space="preserve">Cuando la sanción ameritaba cancelación del contrato de prestación del servicio, y la falta cometida se da durante los tres primeros periodos del año lectivo, la matricula condicional se firmará autorizando la permanencia del estudiante sancionado en la Institución. </w:t>
      </w:r>
    </w:p>
    <w:p w14:paraId="1A760F93"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E40464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matrícula condicional se constituye en un acta de compromiso que establece de antemano que ante la reincidencia del comportamiento que motivó la sanción, u otro nuevo y grave, se procederá a la cancelación de la prestación del servicio educativo, en cualquier momento del año escolar. </w:t>
      </w:r>
    </w:p>
    <w:p w14:paraId="42D5F840"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25A187E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Será autorizada por el director del I.E. SIDON, y copia de ella se anexará en el libro de matrícula. </w:t>
      </w:r>
    </w:p>
    <w:p w14:paraId="40E70B19"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AA18CA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58º.- Cancelación del contrato de prestación del servicio educativo. </w:t>
      </w:r>
    </w:p>
    <w:p w14:paraId="229EDDCF"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3B0059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Entiéndase por cancelación del contrato de prestación del servicio educativo la separación o exclusión definitiva de un estudiante en cualquier tiempo del año lectivo, del proceso de formación escolarizada que ofrece la I.E.SIDON. </w:t>
      </w:r>
    </w:p>
    <w:p w14:paraId="52D294CB"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3A31904" w14:textId="7F4F8966"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Esta sanción será impuesta por el director de la I.E.</w:t>
      </w:r>
      <w:r w:rsidR="00773FB3">
        <w:rPr>
          <w:rFonts w:ascii="Times New Roman" w:hAnsi="Times New Roman" w:cs="Times New Roman"/>
          <w:i/>
          <w:lang w:val="es-CO"/>
        </w:rPr>
        <w:t xml:space="preserve"> </w:t>
      </w:r>
      <w:r w:rsidRPr="00BF4E78">
        <w:rPr>
          <w:rFonts w:ascii="Times New Roman" w:hAnsi="Times New Roman" w:cs="Times New Roman"/>
          <w:i/>
          <w:lang w:val="es-CO"/>
        </w:rPr>
        <w:t xml:space="preserve">SIDON, mediante resolución motivada, al estudiante que haya sido objeto de otras sanciones y/o incurrido en una falta grave (Tipo II), o gravísima (Tipo III), demostrando con ello no estar en disposición de acogerse a las exigencias institucionales. </w:t>
      </w:r>
    </w:p>
    <w:p w14:paraId="5303B686"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4A1EE4E" w14:textId="77777777" w:rsidR="005F76BF" w:rsidRDefault="005F76BF">
      <w:pPr>
        <w:spacing w:after="160" w:line="259" w:lineRule="auto"/>
        <w:ind w:left="0" w:firstLine="0"/>
        <w:rPr>
          <w:rFonts w:ascii="Times New Roman" w:hAnsi="Times New Roman" w:cs="Times New Roman"/>
          <w:i/>
          <w:lang w:val="es-CO"/>
        </w:rPr>
      </w:pPr>
      <w:r>
        <w:rPr>
          <w:rFonts w:ascii="Times New Roman" w:hAnsi="Times New Roman" w:cs="Times New Roman"/>
          <w:i/>
          <w:lang w:val="es-CO"/>
        </w:rPr>
        <w:br w:type="page"/>
      </w:r>
    </w:p>
    <w:p w14:paraId="507E0720" w14:textId="6BDC11C0"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ARTÍCULO 58º.- Pérdida del cupo. </w:t>
      </w:r>
    </w:p>
    <w:p w14:paraId="0DE4254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477CA2D"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Constitución garantiza el acceso y la permanencia en el sistema educativo, salvo que existan elementos razonables - incumplimiento académico o graves faltas disciplinarias del estudiante que lleven a privar a la persona del beneficio de permanecer en una entidad educativa determinada” (Corte Constitucional, sentencia C-555 de 1994). </w:t>
      </w:r>
    </w:p>
    <w:p w14:paraId="0293D39A"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C2977B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“Las Instituciones Educativas deben proceder a dar cumplimiento a las normas y actualizar su reglamento interno ajustándolo a las leyes vigentes,... pero, esto no significa que los educadores no puedan exigir mayores méritos objetivamente calificados, y que se le pueda obligar a mantener en el plantel a un alumno que no los satisfaga” (Corte Constitucional, sentencia T-035 de 1995). </w:t>
      </w:r>
    </w:p>
    <w:p w14:paraId="5DE266DF"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1915D3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pérdida de cupo se aplicará a la finalización del año escolar, previo concepto de las comisiones de evaluación y promoción en los siguientes casos: </w:t>
      </w:r>
    </w:p>
    <w:p w14:paraId="50B0F505"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2FB4A0F3" w14:textId="4CEAECF2" w:rsidR="00241046" w:rsidRPr="007D47D0" w:rsidRDefault="00241046" w:rsidP="00106253">
      <w:pPr>
        <w:pStyle w:val="Prrafodelista"/>
        <w:numPr>
          <w:ilvl w:val="0"/>
          <w:numId w:val="91"/>
        </w:numPr>
        <w:spacing w:after="160" w:line="259" w:lineRule="auto"/>
        <w:jc w:val="both"/>
        <w:rPr>
          <w:rFonts w:ascii="Times New Roman" w:hAnsi="Times New Roman" w:cs="Times New Roman"/>
          <w:i/>
          <w:szCs w:val="24"/>
          <w:lang w:val="es-CO"/>
        </w:rPr>
      </w:pPr>
      <w:r w:rsidRPr="007D47D0">
        <w:rPr>
          <w:rFonts w:ascii="Times New Roman" w:hAnsi="Times New Roman" w:cs="Times New Roman"/>
          <w:i/>
          <w:szCs w:val="24"/>
          <w:lang w:val="es-CO"/>
        </w:rPr>
        <w:t xml:space="preserve">para aquellos estudiantes que pese su buen desempeño académico y habiendo sido sancionados disciplinariamente durante el año escolar, no hayan evidenciado mejoría en su comportamiento. </w:t>
      </w:r>
    </w:p>
    <w:p w14:paraId="3F8F65D7" w14:textId="10EB1B27" w:rsidR="00241046" w:rsidRPr="007D47D0" w:rsidRDefault="00241046" w:rsidP="00106253">
      <w:pPr>
        <w:pStyle w:val="Prrafodelista"/>
        <w:numPr>
          <w:ilvl w:val="0"/>
          <w:numId w:val="91"/>
        </w:numPr>
        <w:spacing w:after="160" w:line="259" w:lineRule="auto"/>
        <w:jc w:val="both"/>
        <w:rPr>
          <w:rFonts w:ascii="Times New Roman" w:hAnsi="Times New Roman" w:cs="Times New Roman"/>
          <w:i/>
          <w:szCs w:val="24"/>
          <w:lang w:val="es-CO"/>
        </w:rPr>
      </w:pPr>
      <w:r w:rsidRPr="007D47D0">
        <w:rPr>
          <w:rFonts w:ascii="Times New Roman" w:hAnsi="Times New Roman" w:cs="Times New Roman"/>
          <w:i/>
          <w:szCs w:val="24"/>
          <w:lang w:val="es-CO"/>
        </w:rPr>
        <w:t xml:space="preserve">aquellos estudiantes que reprueban por segunda vez un año lectivo habiendo perdido otro en cualquier grado de su vida escolar en la I.E.SIDON. (Fundamentaciones y orientaciones para la implementación del Decreto 1290 de 2009: “5. Promoción Escolar. … la no promoción de un estudiante, sería explicable por un año.”) </w:t>
      </w:r>
    </w:p>
    <w:p w14:paraId="7B42C198" w14:textId="565C0B8F" w:rsidR="00241046" w:rsidRPr="007D47D0" w:rsidRDefault="00241046" w:rsidP="00106253">
      <w:pPr>
        <w:pStyle w:val="Prrafodelista"/>
        <w:numPr>
          <w:ilvl w:val="0"/>
          <w:numId w:val="91"/>
        </w:numPr>
        <w:spacing w:after="160" w:line="259" w:lineRule="auto"/>
        <w:jc w:val="both"/>
        <w:rPr>
          <w:rFonts w:ascii="Times New Roman" w:hAnsi="Times New Roman" w:cs="Times New Roman"/>
          <w:i/>
          <w:szCs w:val="24"/>
          <w:lang w:val="es-CO"/>
        </w:rPr>
      </w:pPr>
      <w:r w:rsidRPr="007D47D0">
        <w:rPr>
          <w:rFonts w:ascii="Times New Roman" w:hAnsi="Times New Roman" w:cs="Times New Roman"/>
          <w:i/>
          <w:szCs w:val="24"/>
          <w:lang w:val="es-CO"/>
        </w:rPr>
        <w:t xml:space="preserve">O por aplicación de todas aquellas otras disposiciones contempladas en las normas nacionales. </w:t>
      </w:r>
    </w:p>
    <w:p w14:paraId="4B09D1EA"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2C6D4D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Esta sanción será impuesta por el Director de la I.E.SIDON mediante resolución motivada y es la decisión definitiva para que el estudiante sancionado no vuelva hacer parte de la comunidad educativa de la I.E.SIDON en los años siguientes.</w:t>
      </w:r>
    </w:p>
    <w:p w14:paraId="30E076AE" w14:textId="77777777" w:rsidR="00241046" w:rsidRDefault="00241046" w:rsidP="008557C5">
      <w:pPr>
        <w:spacing w:after="160" w:line="259" w:lineRule="auto"/>
        <w:ind w:left="0" w:firstLine="0"/>
        <w:jc w:val="both"/>
        <w:rPr>
          <w:rFonts w:ascii="Times New Roman" w:hAnsi="Times New Roman" w:cs="Times New Roman"/>
          <w:i/>
          <w:lang w:val="es-CO"/>
        </w:rPr>
      </w:pPr>
    </w:p>
    <w:p w14:paraId="17406AA2" w14:textId="77777777" w:rsidR="001E62AF" w:rsidRDefault="001E62AF" w:rsidP="008557C5">
      <w:pPr>
        <w:spacing w:after="160" w:line="259" w:lineRule="auto"/>
        <w:ind w:left="0" w:firstLine="0"/>
        <w:jc w:val="both"/>
        <w:rPr>
          <w:rFonts w:ascii="Times New Roman" w:hAnsi="Times New Roman" w:cs="Times New Roman"/>
          <w:i/>
          <w:lang w:val="es-CO"/>
        </w:rPr>
      </w:pPr>
    </w:p>
    <w:p w14:paraId="1D478AF1" w14:textId="77777777" w:rsidR="001E62AF" w:rsidRDefault="001E62AF" w:rsidP="008557C5">
      <w:pPr>
        <w:spacing w:after="160" w:line="259" w:lineRule="auto"/>
        <w:ind w:left="0" w:firstLine="0"/>
        <w:jc w:val="both"/>
        <w:rPr>
          <w:rFonts w:ascii="Times New Roman" w:hAnsi="Times New Roman" w:cs="Times New Roman"/>
          <w:i/>
          <w:lang w:val="es-CO"/>
        </w:rPr>
      </w:pPr>
    </w:p>
    <w:p w14:paraId="5CA9FAF8" w14:textId="77777777" w:rsidR="001E62AF" w:rsidRPr="00BF4E78" w:rsidRDefault="001E62AF" w:rsidP="008557C5">
      <w:pPr>
        <w:spacing w:after="160" w:line="259" w:lineRule="auto"/>
        <w:ind w:left="0" w:firstLine="0"/>
        <w:jc w:val="both"/>
        <w:rPr>
          <w:rFonts w:ascii="Times New Roman" w:hAnsi="Times New Roman" w:cs="Times New Roman"/>
          <w:i/>
          <w:lang w:val="es-CO"/>
        </w:rPr>
      </w:pPr>
    </w:p>
    <w:p w14:paraId="2E35AFA1" w14:textId="77777777" w:rsidR="00241046" w:rsidRPr="007D47D0" w:rsidRDefault="00241046" w:rsidP="007D47D0">
      <w:pPr>
        <w:spacing w:after="160" w:line="259" w:lineRule="auto"/>
        <w:ind w:left="0" w:firstLine="0"/>
        <w:jc w:val="center"/>
        <w:rPr>
          <w:rFonts w:ascii="Times New Roman" w:hAnsi="Times New Roman" w:cs="Times New Roman"/>
          <w:b/>
          <w:i/>
          <w:sz w:val="26"/>
          <w:szCs w:val="26"/>
          <w:lang w:val="es-CO"/>
        </w:rPr>
      </w:pPr>
      <w:r w:rsidRPr="007D47D0">
        <w:rPr>
          <w:rFonts w:ascii="Times New Roman" w:hAnsi="Times New Roman" w:cs="Times New Roman"/>
          <w:b/>
          <w:i/>
          <w:sz w:val="26"/>
          <w:szCs w:val="26"/>
          <w:lang w:val="es-CO"/>
        </w:rPr>
        <w:lastRenderedPageBreak/>
        <w:t>CAPITULO XI</w:t>
      </w:r>
    </w:p>
    <w:p w14:paraId="5C9F72BA" w14:textId="77777777" w:rsidR="00241046" w:rsidRPr="007D47D0" w:rsidRDefault="00241046" w:rsidP="007D47D0">
      <w:pPr>
        <w:spacing w:after="160" w:line="259" w:lineRule="auto"/>
        <w:ind w:left="0" w:firstLine="0"/>
        <w:jc w:val="center"/>
        <w:rPr>
          <w:rFonts w:ascii="Times New Roman" w:hAnsi="Times New Roman" w:cs="Times New Roman"/>
          <w:b/>
          <w:i/>
          <w:sz w:val="26"/>
          <w:szCs w:val="26"/>
          <w:lang w:val="es-CO"/>
        </w:rPr>
      </w:pPr>
      <w:r w:rsidRPr="007D47D0">
        <w:rPr>
          <w:rFonts w:ascii="Times New Roman" w:hAnsi="Times New Roman" w:cs="Times New Roman"/>
          <w:b/>
          <w:i/>
          <w:sz w:val="26"/>
          <w:szCs w:val="26"/>
          <w:lang w:val="es-CO"/>
        </w:rPr>
        <w:t>DE LOS PADRES DE FAMILIA</w:t>
      </w:r>
    </w:p>
    <w:p w14:paraId="6C012F19"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478B0A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 la familia como núcleo fundamental de la sociedad y primer responsable de la educación de sus hijos, hasta la mayoría de edad o hasta cuando ocurra cualquier otra forma de emancipación, le corresponde: ... matricular a sus hijos en Instituciones educativas que respondan a sus expectativas, informarse sobre el rendimiento académico y el comportamiento de sus hijos y participar en las acciones de mejoramiento”  (Ley 115 de 1994) </w:t>
      </w:r>
    </w:p>
    <w:p w14:paraId="251D6669"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73EE940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Con el fin de asegurar el cumplimiento de los compromisos adquiridos con la educación de sus hijos, el Decreto 1286 de 2005 emanado del Ministerio de Educación Nacional establece los siguientes deberes y derechos para los padres de familia: </w:t>
      </w:r>
    </w:p>
    <w:p w14:paraId="22B187C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FB23F1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59º.- Deberes de los padres de familia </w:t>
      </w:r>
    </w:p>
    <w:p w14:paraId="442B743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215CBB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w:t>
      </w:r>
      <w:r w:rsidRPr="00BF4E78">
        <w:rPr>
          <w:rFonts w:ascii="Times New Roman" w:hAnsi="Times New Roman" w:cs="Times New Roman"/>
          <w:i/>
          <w:lang w:val="es-CO"/>
        </w:rPr>
        <w:tab/>
        <w:t xml:space="preserve">Matricular en las fechas establecidas por la institución a sus hijos, con toda la documentación oficialmente diligenciada y asegurar su permanencia durante su edad escolar obligatoria. </w:t>
      </w:r>
    </w:p>
    <w:p w14:paraId="29357A6F"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b.</w:t>
      </w:r>
      <w:r w:rsidRPr="00BF4E78">
        <w:rPr>
          <w:rFonts w:ascii="Times New Roman" w:hAnsi="Times New Roman" w:cs="Times New Roman"/>
          <w:i/>
          <w:lang w:val="es-CO"/>
        </w:rPr>
        <w:tab/>
        <w:t xml:space="preserve">Demostrar su Identificación y apoyo con los valores del Proyecto Educativo. </w:t>
      </w:r>
    </w:p>
    <w:p w14:paraId="03A6C25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w:t>
      </w:r>
      <w:r w:rsidRPr="00BF4E78">
        <w:rPr>
          <w:rFonts w:ascii="Times New Roman" w:hAnsi="Times New Roman" w:cs="Times New Roman"/>
          <w:i/>
          <w:lang w:val="es-CO"/>
        </w:rPr>
        <w:tab/>
        <w:t xml:space="preserve">Proporcionar en el hogar el ambiente adecuado para el desarrollo integral de sus hijos. </w:t>
      </w:r>
    </w:p>
    <w:p w14:paraId="2F79C75D"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w:t>
      </w:r>
      <w:r w:rsidRPr="00BF4E78">
        <w:rPr>
          <w:rFonts w:ascii="Times New Roman" w:hAnsi="Times New Roman" w:cs="Times New Roman"/>
          <w:i/>
          <w:lang w:val="es-CO"/>
        </w:rPr>
        <w:tab/>
        <w:t xml:space="preserve">Traer y recoger a los niños de preescolar y primero de manera puntual en el horario establecido. </w:t>
      </w:r>
    </w:p>
    <w:p w14:paraId="6DE2132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w:t>
      </w:r>
      <w:r w:rsidRPr="00BF4E78">
        <w:rPr>
          <w:rFonts w:ascii="Times New Roman" w:hAnsi="Times New Roman" w:cs="Times New Roman"/>
          <w:i/>
          <w:lang w:val="es-CO"/>
        </w:rPr>
        <w:tab/>
        <w:t xml:space="preserve">Dar buen trato a todos los miembros de la comunidad educativa. </w:t>
      </w:r>
    </w:p>
    <w:p w14:paraId="1504926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f.</w:t>
      </w:r>
      <w:r w:rsidRPr="00BF4E78">
        <w:rPr>
          <w:rFonts w:ascii="Times New Roman" w:hAnsi="Times New Roman" w:cs="Times New Roman"/>
          <w:i/>
          <w:lang w:val="es-CO"/>
        </w:rPr>
        <w:tab/>
        <w:t xml:space="preserve">Asistir oportuna y puntualmente a la entrega de informes periódicos y demás reuniones o citaciones que realice la institución. </w:t>
      </w:r>
    </w:p>
    <w:p w14:paraId="6B7098D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g.</w:t>
      </w:r>
      <w:r w:rsidRPr="00BF4E78">
        <w:rPr>
          <w:rFonts w:ascii="Times New Roman" w:hAnsi="Times New Roman" w:cs="Times New Roman"/>
          <w:i/>
          <w:lang w:val="es-CO"/>
        </w:rPr>
        <w:tab/>
        <w:t xml:space="preserve">Participar activamente en el Consejo y la Asociación de Padres de Familia. </w:t>
      </w:r>
    </w:p>
    <w:p w14:paraId="59A41E6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h.</w:t>
      </w:r>
      <w:r w:rsidRPr="00BF4E78">
        <w:rPr>
          <w:rFonts w:ascii="Times New Roman" w:hAnsi="Times New Roman" w:cs="Times New Roman"/>
          <w:i/>
          <w:lang w:val="es-CO"/>
        </w:rPr>
        <w:tab/>
        <w:t xml:space="preserve">Contribuir para que el servicio educativo sea armónico con el ejercicio del derecho a la educación y en cumplimiento de sus fines sociales y legales. </w:t>
      </w:r>
    </w:p>
    <w:p w14:paraId="082F85E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i.</w:t>
      </w:r>
      <w:r w:rsidRPr="00BF4E78">
        <w:rPr>
          <w:rFonts w:ascii="Times New Roman" w:hAnsi="Times New Roman" w:cs="Times New Roman"/>
          <w:i/>
          <w:lang w:val="es-CO"/>
        </w:rPr>
        <w:tab/>
        <w:t xml:space="preserve">Cumplir con las obligaciones contraídas en el acto de matrícula y en el manual de convivencia, para facilitar el proceso de educativo. </w:t>
      </w:r>
    </w:p>
    <w:p w14:paraId="222FB32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j.</w:t>
      </w:r>
      <w:r w:rsidRPr="00BF4E78">
        <w:rPr>
          <w:rFonts w:ascii="Times New Roman" w:hAnsi="Times New Roman" w:cs="Times New Roman"/>
          <w:i/>
          <w:lang w:val="es-CO"/>
        </w:rPr>
        <w:tab/>
        <w:t xml:space="preserve">Contribuir en la construcción de un clima de respeto, tolerancia y responsabilidad mutua que favorezca la educación de los hijos y la mejor relación entre los miembros de la comunidad educativa. </w:t>
      </w:r>
    </w:p>
    <w:p w14:paraId="1AF88B4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k.</w:t>
      </w:r>
      <w:r w:rsidRPr="00BF4E78">
        <w:rPr>
          <w:rFonts w:ascii="Times New Roman" w:hAnsi="Times New Roman" w:cs="Times New Roman"/>
          <w:i/>
          <w:lang w:val="es-CO"/>
        </w:rPr>
        <w:tab/>
        <w:t xml:space="preserve">Solicitar por escrito o personalmente de manera oportuna, los permisos por inasistencia de sus hijos ante el director de grado de I. E. SIDÓN y verificar la presentación de los mismos ante los docentes por parte del interesado. </w:t>
      </w:r>
    </w:p>
    <w:p w14:paraId="4C04E24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l.</w:t>
      </w:r>
      <w:r w:rsidRPr="00BF4E78">
        <w:rPr>
          <w:rFonts w:ascii="Times New Roman" w:hAnsi="Times New Roman" w:cs="Times New Roman"/>
          <w:i/>
          <w:lang w:val="es-CO"/>
        </w:rPr>
        <w:tab/>
        <w:t xml:space="preserve">Comunicar oportunamente, y en primer lugar a las autoridades del establecimiento educativo, las irregularidades de que tengan conocimiento, entre otras, en relación con el maltrato infantil, abuso sexual, tráfico o consumo de drogas ilícitas. En caso de no recibir pronta respuesta acudir a las autoridades competentes. </w:t>
      </w:r>
    </w:p>
    <w:p w14:paraId="7269F82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w:t>
      </w:r>
      <w:r w:rsidRPr="00BF4E78">
        <w:rPr>
          <w:rFonts w:ascii="Times New Roman" w:hAnsi="Times New Roman" w:cs="Times New Roman"/>
          <w:i/>
          <w:lang w:val="es-CO"/>
        </w:rPr>
        <w:tab/>
        <w:t xml:space="preserve">Apoyar al establecimiento en el desarrollo de las acciones que conduzcan al mejoramiento del servicio educativo y que eleven la calidad de los aprendizajes, especialmente en la formulación y desarrollo de los planes de mejoramiento institucional. </w:t>
      </w:r>
    </w:p>
    <w:p w14:paraId="66614CF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n.</w:t>
      </w:r>
      <w:r w:rsidRPr="00BF4E78">
        <w:rPr>
          <w:rFonts w:ascii="Times New Roman" w:hAnsi="Times New Roman" w:cs="Times New Roman"/>
          <w:i/>
          <w:lang w:val="es-CO"/>
        </w:rPr>
        <w:tab/>
        <w:t xml:space="preserve">Informar por escrito de manera oportuna a la dirección cualquier situación que amerite el conocimiento y resolución de la misma. </w:t>
      </w:r>
    </w:p>
    <w:p w14:paraId="3DD1F86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o.</w:t>
      </w:r>
      <w:r w:rsidRPr="00BF4E78">
        <w:rPr>
          <w:rFonts w:ascii="Times New Roman" w:hAnsi="Times New Roman" w:cs="Times New Roman"/>
          <w:i/>
          <w:lang w:val="es-CO"/>
        </w:rPr>
        <w:tab/>
        <w:t xml:space="preserve">Acompañar el proceso educativo en cumplimiento de su responsabilidad como primeros educadores de sus hijos, para mejorar la orientación personal y el desarrollo de valores ciudadanos. </w:t>
      </w:r>
    </w:p>
    <w:p w14:paraId="3B3306A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w:t>
      </w:r>
      <w:r w:rsidRPr="00BF4E78">
        <w:rPr>
          <w:rFonts w:ascii="Times New Roman" w:hAnsi="Times New Roman" w:cs="Times New Roman"/>
          <w:i/>
          <w:lang w:val="es-CO"/>
        </w:rPr>
        <w:tab/>
        <w:t xml:space="preserve">Contribuir con los aportes económicos que la junta de padres establezca </w:t>
      </w:r>
    </w:p>
    <w:p w14:paraId="2F93AF0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q.</w:t>
      </w:r>
      <w:r w:rsidRPr="00BF4E78">
        <w:rPr>
          <w:rFonts w:ascii="Times New Roman" w:hAnsi="Times New Roman" w:cs="Times New Roman"/>
          <w:i/>
          <w:lang w:val="es-CO"/>
        </w:rPr>
        <w:tab/>
        <w:t xml:space="preserve">Participar en el proceso de auto evaluación anual del establecimiento educativo. </w:t>
      </w:r>
    </w:p>
    <w:p w14:paraId="4FAD8DE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r.</w:t>
      </w:r>
      <w:r w:rsidRPr="00BF4E78">
        <w:rPr>
          <w:rFonts w:ascii="Times New Roman" w:hAnsi="Times New Roman" w:cs="Times New Roman"/>
          <w:i/>
          <w:lang w:val="es-CO"/>
        </w:rPr>
        <w:tab/>
        <w:t xml:space="preserve">Acudir y Respetar el conducto regular que establece la institución para la resolución de situaciones o conflictos. </w:t>
      </w:r>
    </w:p>
    <w:p w14:paraId="5028ECBE" w14:textId="77777777" w:rsidR="00241046"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s.</w:t>
      </w:r>
      <w:r w:rsidRPr="00BF4E78">
        <w:rPr>
          <w:rFonts w:ascii="Times New Roman" w:hAnsi="Times New Roman" w:cs="Times New Roman"/>
          <w:i/>
          <w:lang w:val="es-CO"/>
        </w:rPr>
        <w:tab/>
        <w:t xml:space="preserve">Informar oportunamente y por escrito el retiro de su hijo de la institución, sustentando los motivos de dicha decisión. </w:t>
      </w:r>
    </w:p>
    <w:p w14:paraId="000DD783" w14:textId="678986F0" w:rsidR="001E62AF" w:rsidRDefault="001E62AF"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 xml:space="preserve">t.    Comprometer al padre de familia en cuanto a la puntualidad, seguimiento y responsabilidad para que su hijo  pueda cumplir en cada área pedagógica.     </w:t>
      </w:r>
    </w:p>
    <w:p w14:paraId="3757B6DE" w14:textId="4DA4EE60" w:rsidR="001E62AF" w:rsidRDefault="001E62AF"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 xml:space="preserve">u.        </w:t>
      </w:r>
      <w:r w:rsidR="005033B9">
        <w:rPr>
          <w:rFonts w:ascii="Times New Roman" w:hAnsi="Times New Roman" w:cs="Times New Roman"/>
          <w:i/>
          <w:lang w:val="es-CO"/>
        </w:rPr>
        <w:t>C</w:t>
      </w:r>
      <w:r>
        <w:rPr>
          <w:rFonts w:ascii="Times New Roman" w:hAnsi="Times New Roman" w:cs="Times New Roman"/>
          <w:i/>
          <w:lang w:val="es-CO"/>
        </w:rPr>
        <w:t xml:space="preserve">umplir y hacer cumplir a su hijo las medidas de bioseguridad impuestas en la </w:t>
      </w:r>
      <w:proofErr w:type="spellStart"/>
      <w:r>
        <w:rPr>
          <w:rFonts w:ascii="Times New Roman" w:hAnsi="Times New Roman" w:cs="Times New Roman"/>
          <w:i/>
          <w:lang w:val="es-CO"/>
        </w:rPr>
        <w:t>insitucion</w:t>
      </w:r>
      <w:proofErr w:type="spellEnd"/>
      <w:r>
        <w:rPr>
          <w:rFonts w:ascii="Times New Roman" w:hAnsi="Times New Roman" w:cs="Times New Roman"/>
          <w:i/>
          <w:lang w:val="es-CO"/>
        </w:rPr>
        <w:t>.</w:t>
      </w:r>
    </w:p>
    <w:p w14:paraId="6B867073" w14:textId="2DE00095" w:rsidR="001E62AF" w:rsidRDefault="005033B9"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v.           P</w:t>
      </w:r>
      <w:r w:rsidR="001E62AF">
        <w:rPr>
          <w:rFonts w:ascii="Times New Roman" w:hAnsi="Times New Roman" w:cs="Times New Roman"/>
          <w:i/>
          <w:lang w:val="es-CO"/>
        </w:rPr>
        <w:t>roporcionar los elementos básicos de bioseguridad a sus hijos para el retorno a clases presenciales</w:t>
      </w:r>
    </w:p>
    <w:p w14:paraId="05832DE6" w14:textId="5C4AC6CC" w:rsidR="005033B9" w:rsidRDefault="005033B9"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 xml:space="preserve">w.         Trabajar conjuntamente y fortalecer las medidas de bioseguridad establecidos por la </w:t>
      </w:r>
      <w:proofErr w:type="spellStart"/>
      <w:r>
        <w:rPr>
          <w:rFonts w:ascii="Times New Roman" w:hAnsi="Times New Roman" w:cs="Times New Roman"/>
          <w:i/>
          <w:lang w:val="es-CO"/>
        </w:rPr>
        <w:t>institucion</w:t>
      </w:r>
      <w:proofErr w:type="spellEnd"/>
      <w:r>
        <w:rPr>
          <w:rFonts w:ascii="Times New Roman" w:hAnsi="Times New Roman" w:cs="Times New Roman"/>
          <w:i/>
          <w:lang w:val="es-CO"/>
        </w:rPr>
        <w:t xml:space="preserve"> en el hogar y </w:t>
      </w:r>
      <w:proofErr w:type="spellStart"/>
      <w:proofErr w:type="gramStart"/>
      <w:r>
        <w:rPr>
          <w:rFonts w:ascii="Times New Roman" w:hAnsi="Times New Roman" w:cs="Times New Roman"/>
          <w:i/>
          <w:lang w:val="es-CO"/>
        </w:rPr>
        <w:t>vinculo</w:t>
      </w:r>
      <w:proofErr w:type="spellEnd"/>
      <w:proofErr w:type="gramEnd"/>
      <w:r>
        <w:rPr>
          <w:rFonts w:ascii="Times New Roman" w:hAnsi="Times New Roman" w:cs="Times New Roman"/>
          <w:i/>
          <w:lang w:val="es-CO"/>
        </w:rPr>
        <w:t xml:space="preserve"> familiar.</w:t>
      </w:r>
    </w:p>
    <w:p w14:paraId="192F5A79" w14:textId="0B4B5034" w:rsidR="00777289" w:rsidRPr="00BF4E78" w:rsidRDefault="00777289"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t xml:space="preserve">x.          Asistir a las reuniones convocadas por la </w:t>
      </w:r>
      <w:proofErr w:type="spellStart"/>
      <w:r>
        <w:rPr>
          <w:rFonts w:ascii="Times New Roman" w:hAnsi="Times New Roman" w:cs="Times New Roman"/>
          <w:i/>
          <w:lang w:val="es-CO"/>
        </w:rPr>
        <w:t>institucion</w:t>
      </w:r>
      <w:proofErr w:type="spellEnd"/>
      <w:r>
        <w:rPr>
          <w:rFonts w:ascii="Times New Roman" w:hAnsi="Times New Roman" w:cs="Times New Roman"/>
          <w:i/>
          <w:lang w:val="es-CO"/>
        </w:rPr>
        <w:t>.</w:t>
      </w:r>
    </w:p>
    <w:p w14:paraId="0D27ACF5" w14:textId="52FC95B9" w:rsidR="00241046" w:rsidRPr="00BF4E78" w:rsidRDefault="005033B9"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lastRenderedPageBreak/>
        <w:br/>
      </w:r>
      <w:r w:rsidR="00241046" w:rsidRPr="00BF4E78">
        <w:rPr>
          <w:rFonts w:ascii="Times New Roman" w:hAnsi="Times New Roman" w:cs="Times New Roman"/>
          <w:i/>
          <w:lang w:val="es-CO"/>
        </w:rPr>
        <w:t xml:space="preserve">ARTÍCULO 60°.- Derechos de los padres de familia. </w:t>
      </w:r>
    </w:p>
    <w:p w14:paraId="4622DDCA"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2A35D5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principales derechos de los padres de familia en relación con la educación de sus hijos son los siguientes: </w:t>
      </w:r>
    </w:p>
    <w:p w14:paraId="10415722"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5B87C7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w:t>
      </w:r>
      <w:r w:rsidRPr="00BF4E78">
        <w:rPr>
          <w:rFonts w:ascii="Times New Roman" w:hAnsi="Times New Roman" w:cs="Times New Roman"/>
          <w:i/>
          <w:lang w:val="es-CO"/>
        </w:rPr>
        <w:tab/>
        <w:t xml:space="preserve">Elegir el tipo de educación que, de acuerdo con sus convicciones, procure el desarrollo integral de los hijos, de conformidad con la constitución y la ley. </w:t>
      </w:r>
    </w:p>
    <w:p w14:paraId="018C5F5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b.</w:t>
      </w:r>
      <w:r w:rsidRPr="00BF4E78">
        <w:rPr>
          <w:rFonts w:ascii="Times New Roman" w:hAnsi="Times New Roman" w:cs="Times New Roman"/>
          <w:i/>
          <w:lang w:val="es-CO"/>
        </w:rPr>
        <w:tab/>
        <w:t xml:space="preserve">Recibir información del Estado sobre los establecimientos educativos que se encuentran debidamente autorizados para prestar el servicio educativo. </w:t>
      </w:r>
    </w:p>
    <w:p w14:paraId="013157B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w:t>
      </w:r>
      <w:r w:rsidRPr="00BF4E78">
        <w:rPr>
          <w:rFonts w:ascii="Times New Roman" w:hAnsi="Times New Roman" w:cs="Times New Roman"/>
          <w:i/>
          <w:lang w:val="es-CO"/>
        </w:rPr>
        <w:tab/>
        <w:t xml:space="preserve">Conocer con anticipación o en el momento de la matrícula las características del establecimiento educativo, los principios que orientan el proyecto educativo institucional, el manual de convivencia, el plan de estudios, las estrategias pedagógicas básicas, el sistema de evaluación escolar y el plan de mejoramiento institucional. </w:t>
      </w:r>
    </w:p>
    <w:p w14:paraId="5CFF685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w:t>
      </w:r>
      <w:r w:rsidRPr="00BF4E78">
        <w:rPr>
          <w:rFonts w:ascii="Times New Roman" w:hAnsi="Times New Roman" w:cs="Times New Roman"/>
          <w:i/>
          <w:lang w:val="es-CO"/>
        </w:rPr>
        <w:tab/>
        <w:t xml:space="preserve">Expresar de manera respetuosa y por conducto regular sus opiniones respecto del proceso educativo de sus hijos, y sobre el grado de idoneidad del personal docente y directivo de la institución educativa. </w:t>
      </w:r>
    </w:p>
    <w:p w14:paraId="4D52BAE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w:t>
      </w:r>
      <w:r w:rsidRPr="00BF4E78">
        <w:rPr>
          <w:rFonts w:ascii="Times New Roman" w:hAnsi="Times New Roman" w:cs="Times New Roman"/>
          <w:i/>
          <w:lang w:val="es-CO"/>
        </w:rPr>
        <w:tab/>
        <w:t xml:space="preserve">Participar en el proceso educativo que desarrolle el establecimiento en que están matriculados sus hijos y, de manera especial, en la construcción, ejecución y modificación del proyecto educativo institucional. </w:t>
      </w:r>
    </w:p>
    <w:p w14:paraId="79D9846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f.</w:t>
      </w:r>
      <w:r w:rsidRPr="00BF4E78">
        <w:rPr>
          <w:rFonts w:ascii="Times New Roman" w:hAnsi="Times New Roman" w:cs="Times New Roman"/>
          <w:i/>
          <w:lang w:val="es-CO"/>
        </w:rPr>
        <w:tab/>
        <w:t xml:space="preserve">Recibir respuesta suficiente y oportuna a sus requerimientos sobre la marcha del establecimiento y sobre los asuntos que afecten particularmente el proceso educativo de sus hijos. </w:t>
      </w:r>
    </w:p>
    <w:p w14:paraId="28B9B57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g.</w:t>
      </w:r>
      <w:r w:rsidRPr="00BF4E78">
        <w:rPr>
          <w:rFonts w:ascii="Times New Roman" w:hAnsi="Times New Roman" w:cs="Times New Roman"/>
          <w:i/>
          <w:lang w:val="es-CO"/>
        </w:rPr>
        <w:tab/>
        <w:t xml:space="preserve">Recibir durante el año escolar y en forma periódica, información sobre el rendimiento académico y el comportamiento de sus hijos. </w:t>
      </w:r>
    </w:p>
    <w:p w14:paraId="77728F4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h.</w:t>
      </w:r>
      <w:r w:rsidRPr="00BF4E78">
        <w:rPr>
          <w:rFonts w:ascii="Times New Roman" w:hAnsi="Times New Roman" w:cs="Times New Roman"/>
          <w:i/>
          <w:lang w:val="es-CO"/>
        </w:rPr>
        <w:tab/>
        <w:t xml:space="preserve">Conocer la información sobre los resultados de la pruebas de evaluación de la calidad del servicio educativo y, en particular, del establecimiento en que se encuentran matriculados sus hijos. </w:t>
      </w:r>
    </w:p>
    <w:p w14:paraId="00EFB83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i.</w:t>
      </w:r>
      <w:r w:rsidRPr="00BF4E78">
        <w:rPr>
          <w:rFonts w:ascii="Times New Roman" w:hAnsi="Times New Roman" w:cs="Times New Roman"/>
          <w:i/>
          <w:lang w:val="es-CO"/>
        </w:rPr>
        <w:tab/>
        <w:t xml:space="preserve">Elegir y ser elegido para representar a los padres de familia en los órganos de gobierno escolar y ante las autoridades públicas, en los términos previstos en la Ley General de Educación y en sus reglamentos. </w:t>
      </w:r>
    </w:p>
    <w:p w14:paraId="0779ED2C" w14:textId="77777777" w:rsidR="00241046"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j.</w:t>
      </w:r>
      <w:r w:rsidRPr="00BF4E78">
        <w:rPr>
          <w:rFonts w:ascii="Times New Roman" w:hAnsi="Times New Roman" w:cs="Times New Roman"/>
          <w:i/>
          <w:lang w:val="es-CO"/>
        </w:rPr>
        <w:tab/>
        <w:t xml:space="preserve">Ejercer el derecho de asociación con el propósito de mejorar los procesos educativos, la capacitación de los padres en los asuntos que atañen a la mejor educación y el desarrollo armónico de sus hijos. </w:t>
      </w:r>
    </w:p>
    <w:p w14:paraId="35560743" w14:textId="08289D83" w:rsidR="00777289" w:rsidRPr="00BF4E78" w:rsidRDefault="00777289" w:rsidP="008557C5">
      <w:pPr>
        <w:spacing w:after="160" w:line="259" w:lineRule="auto"/>
        <w:ind w:left="0" w:firstLine="0"/>
        <w:jc w:val="both"/>
        <w:rPr>
          <w:rFonts w:ascii="Times New Roman" w:hAnsi="Times New Roman" w:cs="Times New Roman"/>
          <w:i/>
          <w:lang w:val="es-CO"/>
        </w:rPr>
      </w:pPr>
      <w:r>
        <w:rPr>
          <w:rFonts w:ascii="Times New Roman" w:hAnsi="Times New Roman" w:cs="Times New Roman"/>
          <w:i/>
          <w:lang w:val="es-CO"/>
        </w:rPr>
        <w:lastRenderedPageBreak/>
        <w:t xml:space="preserve">k.        Gozar de un ambiente sano para </w:t>
      </w:r>
      <w:proofErr w:type="spellStart"/>
      <w:r>
        <w:rPr>
          <w:rFonts w:ascii="Times New Roman" w:hAnsi="Times New Roman" w:cs="Times New Roman"/>
          <w:i/>
          <w:lang w:val="es-CO"/>
        </w:rPr>
        <w:t>el</w:t>
      </w:r>
      <w:proofErr w:type="spellEnd"/>
      <w:r>
        <w:rPr>
          <w:rFonts w:ascii="Times New Roman" w:hAnsi="Times New Roman" w:cs="Times New Roman"/>
          <w:i/>
          <w:lang w:val="es-CO"/>
        </w:rPr>
        <w:t xml:space="preserve"> y sus hijos dentro de la </w:t>
      </w:r>
      <w:proofErr w:type="spellStart"/>
      <w:r>
        <w:rPr>
          <w:rFonts w:ascii="Times New Roman" w:hAnsi="Times New Roman" w:cs="Times New Roman"/>
          <w:i/>
          <w:lang w:val="es-CO"/>
        </w:rPr>
        <w:t>instiucion</w:t>
      </w:r>
      <w:proofErr w:type="spellEnd"/>
      <w:r>
        <w:rPr>
          <w:rFonts w:ascii="Times New Roman" w:hAnsi="Times New Roman" w:cs="Times New Roman"/>
          <w:i/>
          <w:lang w:val="es-CO"/>
        </w:rPr>
        <w:t xml:space="preserve"> educativa</w:t>
      </w:r>
    </w:p>
    <w:p w14:paraId="6B8C5B65"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29B0FB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61.- De la Asamblea General de Padres de Familia. </w:t>
      </w:r>
    </w:p>
    <w:p w14:paraId="11B5BB0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03D4476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Asamblea General de padres de familia está conformada por la totalidad de padres de familia del establecimiento educativo quienes son los responsables del ejercicio de sus deberes y derechos en relación con el proceso educativo de sus hijos. Debe reunirse obligatoriamente mínimo dos veces al año por convocatoria del director de la I.E. SIDÓN. </w:t>
      </w:r>
    </w:p>
    <w:p w14:paraId="01C3CE5A"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FD0124F"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ARTÍCULO 62.- Del Consejo de Padres. </w:t>
      </w:r>
    </w:p>
    <w:p w14:paraId="7C5B42B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41AFAB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consejo de padres de familia es un órgano de participación de los padres de familia de la I. E. SIDÓN destinado a asegurar su continua participación en el proceso educativo y a elevar los resultados de calidad del servicio. Estará integrado por padres de familia de cada uno de los grados de la I. E. SIDÓN. </w:t>
      </w:r>
    </w:p>
    <w:p w14:paraId="2A10F3C2"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764129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Durante el transcurso del primer mes del año escolar contando desde la fecha de iniciación de las actividades académicas, el director convocará a los padres de familia para que elijan a sus representantes en el consejo de padres de familia. </w:t>
      </w:r>
    </w:p>
    <w:p w14:paraId="0529549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1D9FE24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consejo de padres de familia es un órgano de participación educativa que no requiere registro ante ninguna entidad y para pertenecer a él no se podrán establecer cuotas de afiliación o contribución económica de ninguna especie. Se reunirá como mínimo tres veces al año por convocatoria del director o por derecho propio. Las sesiones del consejo de padres serán presididas por el presidente, elegido por ellos mismos. </w:t>
      </w:r>
    </w:p>
    <w:p w14:paraId="19B79B93"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3D8269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consejo de padres de familia tendrá las siguientes funciones: </w:t>
      </w:r>
    </w:p>
    <w:p w14:paraId="064CBCE2"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8F6D7A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w:t>
      </w:r>
      <w:r w:rsidRPr="00BF4E78">
        <w:rPr>
          <w:rFonts w:ascii="Times New Roman" w:hAnsi="Times New Roman" w:cs="Times New Roman"/>
          <w:i/>
          <w:lang w:val="es-CO"/>
        </w:rPr>
        <w:tab/>
        <w:t xml:space="preserve">Contribuir con el director de la I. E. SIDÓN en el análisis, difusión, y uso de los resultados de las evaluaciones periódicas de competencias y las pruebas de Estado. </w:t>
      </w:r>
    </w:p>
    <w:p w14:paraId="40BC32A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b.</w:t>
      </w:r>
      <w:r w:rsidRPr="00BF4E78">
        <w:rPr>
          <w:rFonts w:ascii="Times New Roman" w:hAnsi="Times New Roman" w:cs="Times New Roman"/>
          <w:i/>
          <w:lang w:val="es-CO"/>
        </w:rPr>
        <w:tab/>
        <w:t xml:space="preserve">Exigir que la I. E. SIDÓN con todos sus estudiantes participe en las pruebas de competencias y de Estado realizadas por el Instituto Colombiano para el Fomento de la Educación Superior ICFES. </w:t>
      </w:r>
    </w:p>
    <w:p w14:paraId="0EF01CB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w:t>
      </w:r>
      <w:r w:rsidRPr="00BF4E78">
        <w:rPr>
          <w:rFonts w:ascii="Times New Roman" w:hAnsi="Times New Roman" w:cs="Times New Roman"/>
          <w:i/>
          <w:lang w:val="es-CO"/>
        </w:rPr>
        <w:tab/>
        <w:t xml:space="preserve">Apoyar las actividades artísticas, científicas, técnicas y deportivas que organice la I. E. SIDÓN, orientadas a mejorar las competencias de los estudiantes en las distintas áreas, incluida la ciudadana y la cultura de la legalidad. </w:t>
      </w:r>
    </w:p>
    <w:p w14:paraId="2C8A6F7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w:t>
      </w:r>
      <w:r w:rsidRPr="00BF4E78">
        <w:rPr>
          <w:rFonts w:ascii="Times New Roman" w:hAnsi="Times New Roman" w:cs="Times New Roman"/>
          <w:i/>
          <w:lang w:val="es-CO"/>
        </w:rPr>
        <w:tab/>
        <w:t xml:space="preserve">Participar en la elaboración de plan de mejoramiento y en el logro de los objetivos planteados. </w:t>
      </w:r>
    </w:p>
    <w:p w14:paraId="55E34A6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e.</w:t>
      </w:r>
      <w:r w:rsidRPr="00BF4E78">
        <w:rPr>
          <w:rFonts w:ascii="Times New Roman" w:hAnsi="Times New Roman" w:cs="Times New Roman"/>
          <w:i/>
          <w:lang w:val="es-CO"/>
        </w:rPr>
        <w:tab/>
        <w:t xml:space="preserve">Promover actividades de formación de los padres de familia encaminadas a desarrollar estrategias de acompañamiento a los estudiantes para facilitar el afianzamiento de los aprendizajes, fomentar la práctica de hábitos de estudio extraescolares, mejorar la autoestima y el ambiente de convivencia y especialmente aquellas destinadas a promover los derechos del niño. </w:t>
      </w:r>
    </w:p>
    <w:p w14:paraId="0BA9216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f.</w:t>
      </w:r>
      <w:r w:rsidRPr="00BF4E78">
        <w:rPr>
          <w:rFonts w:ascii="Times New Roman" w:hAnsi="Times New Roman" w:cs="Times New Roman"/>
          <w:i/>
          <w:lang w:val="es-CO"/>
        </w:rPr>
        <w:tab/>
        <w:t xml:space="preserve">Propiciar un clima de confianza, entendimiento, integración, solidaridad y concertación entre todos los estamentos de la comunidad educativa. </w:t>
      </w:r>
    </w:p>
    <w:p w14:paraId="72739F7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g.</w:t>
      </w:r>
      <w:r w:rsidRPr="00BF4E78">
        <w:rPr>
          <w:rFonts w:ascii="Times New Roman" w:hAnsi="Times New Roman" w:cs="Times New Roman"/>
          <w:i/>
          <w:lang w:val="es-CO"/>
        </w:rPr>
        <w:tab/>
        <w:t xml:space="preserve">Presentar propuestas de mejoramiento del manual de convivencia en el marco de la Constitución y la Ley. </w:t>
      </w:r>
    </w:p>
    <w:p w14:paraId="58BAA99F"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h.</w:t>
      </w:r>
      <w:r w:rsidRPr="00BF4E78">
        <w:rPr>
          <w:rFonts w:ascii="Times New Roman" w:hAnsi="Times New Roman" w:cs="Times New Roman"/>
          <w:i/>
          <w:lang w:val="es-CO"/>
        </w:rPr>
        <w:tab/>
        <w:t xml:space="preserve">Colaborar en las actividades destinadas a la promoción de la salud física y mental de los educandos, la solución de las dificultades de aprendizaje, la detección de problemas de integración escolar y el mejoramiento del medio ambiente. </w:t>
      </w:r>
    </w:p>
    <w:p w14:paraId="0C0A148D"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i.</w:t>
      </w:r>
      <w:r w:rsidRPr="00BF4E78">
        <w:rPr>
          <w:rFonts w:ascii="Times New Roman" w:hAnsi="Times New Roman" w:cs="Times New Roman"/>
          <w:i/>
          <w:lang w:val="es-CO"/>
        </w:rPr>
        <w:tab/>
        <w:t xml:space="preserve">Presentar las propuestas de modificación del proyecto educativo institucional que surjan de los padres de familia de conformidad con lo previsto en los artículos 14, 15 y 16 del Decreto 1860 de 1994. </w:t>
      </w:r>
    </w:p>
    <w:p w14:paraId="79C32C4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j.</w:t>
      </w:r>
      <w:r w:rsidRPr="00BF4E78">
        <w:rPr>
          <w:rFonts w:ascii="Times New Roman" w:hAnsi="Times New Roman" w:cs="Times New Roman"/>
          <w:i/>
          <w:lang w:val="es-CO"/>
        </w:rPr>
        <w:tab/>
        <w:t xml:space="preserve">Elegir los dos representantes de los padres de familia en el consejo directivo de la I. E. SIDÓN, con la excepción establecida en el parágrafo 2 del artículo 9 del Decreto 1286 de 2005. </w:t>
      </w:r>
    </w:p>
    <w:p w14:paraId="4F859AF2"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3960DF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presidente del consejo de padres de familia hará parte del Comité Escolar de Convivencia de la I. E. SIDÓN, de acuerdo a lo establecido en el artículo 12 de la Ley 1620 de 2013. </w:t>
      </w:r>
    </w:p>
    <w:p w14:paraId="3EA233E4"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FAD7B0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consejo de padres de familia, en una reunión convocada para tal fin por el director de la I. E. SIDÓN, elegirá dentro de los primeros treinta días del año lectivo a los dos representantes de los padres de familia en el consejo directivo, salvo lo establecido en el parágrafo 2 del artículo 9 del Decreto 1286 de 2005. </w:t>
      </w:r>
    </w:p>
    <w:p w14:paraId="6D55CD80" w14:textId="77777777" w:rsidR="00241046" w:rsidRPr="00BF4E78" w:rsidRDefault="00241046" w:rsidP="00241046">
      <w:pPr>
        <w:spacing w:after="160" w:line="259" w:lineRule="auto"/>
        <w:ind w:left="0" w:firstLine="0"/>
        <w:rPr>
          <w:rFonts w:ascii="Times New Roman" w:hAnsi="Times New Roman" w:cs="Times New Roman"/>
          <w:i/>
          <w:lang w:val="es-CO"/>
        </w:rPr>
      </w:pPr>
    </w:p>
    <w:p w14:paraId="0FB9A16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consejo de padres de familia de la I. E. SIDÓN ejercerá sus funciones en directa coordinación con el director y requerirá de expresa autorización cuando asuma responsabilidades que comprometan a la I. E. SIDÓN ante otras instancias o autoridades. </w:t>
      </w:r>
    </w:p>
    <w:p w14:paraId="5F720100"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339D3E42" w14:textId="2344F893" w:rsidR="00241046" w:rsidRPr="007D47D0" w:rsidRDefault="00241046" w:rsidP="007D47D0">
      <w:pPr>
        <w:spacing w:after="160" w:line="259" w:lineRule="auto"/>
        <w:ind w:left="0" w:firstLine="0"/>
        <w:jc w:val="center"/>
        <w:rPr>
          <w:rFonts w:ascii="Times New Roman" w:hAnsi="Times New Roman" w:cs="Times New Roman"/>
          <w:b/>
          <w:i/>
          <w:sz w:val="26"/>
          <w:szCs w:val="26"/>
          <w:lang w:val="es-CO"/>
        </w:rPr>
      </w:pPr>
      <w:r w:rsidRPr="007D47D0">
        <w:rPr>
          <w:rFonts w:ascii="Times New Roman" w:hAnsi="Times New Roman" w:cs="Times New Roman"/>
          <w:b/>
          <w:i/>
          <w:sz w:val="26"/>
          <w:szCs w:val="26"/>
          <w:lang w:val="es-CO"/>
        </w:rPr>
        <w:t>PROTOCOLO EMBARAZO ADOLESCENTE</w:t>
      </w:r>
    </w:p>
    <w:p w14:paraId="326A3AFA" w14:textId="77777777" w:rsidR="00241046" w:rsidRPr="007D47D0" w:rsidRDefault="00241046" w:rsidP="008557C5">
      <w:pPr>
        <w:spacing w:after="160" w:line="259" w:lineRule="auto"/>
        <w:ind w:left="0" w:firstLine="0"/>
        <w:jc w:val="both"/>
        <w:rPr>
          <w:rFonts w:ascii="Times New Roman" w:hAnsi="Times New Roman" w:cs="Times New Roman"/>
          <w:b/>
          <w:i/>
          <w:lang w:val="es-CO"/>
        </w:rPr>
      </w:pPr>
      <w:r w:rsidRPr="007D47D0">
        <w:rPr>
          <w:rFonts w:ascii="Times New Roman" w:hAnsi="Times New Roman" w:cs="Times New Roman"/>
          <w:b/>
          <w:i/>
          <w:lang w:val="es-CO"/>
        </w:rPr>
        <w:t xml:space="preserve">OBJETIVO:  </w:t>
      </w:r>
    </w:p>
    <w:p w14:paraId="306549D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Generar una respuesta oportuna para abordar el embarazo en adolescentes, dentro del colegio.  </w:t>
      </w:r>
    </w:p>
    <w:p w14:paraId="38CF49E0" w14:textId="77777777" w:rsidR="00241046" w:rsidRPr="007D47D0" w:rsidRDefault="00241046" w:rsidP="008557C5">
      <w:pPr>
        <w:spacing w:after="160" w:line="259" w:lineRule="auto"/>
        <w:ind w:left="0" w:firstLine="0"/>
        <w:jc w:val="both"/>
        <w:rPr>
          <w:rFonts w:ascii="Times New Roman" w:hAnsi="Times New Roman" w:cs="Times New Roman"/>
          <w:b/>
          <w:i/>
          <w:lang w:val="es-CO"/>
        </w:rPr>
      </w:pPr>
      <w:r w:rsidRPr="007D47D0">
        <w:rPr>
          <w:rFonts w:ascii="Times New Roman" w:hAnsi="Times New Roman" w:cs="Times New Roman"/>
          <w:b/>
          <w:i/>
          <w:lang w:val="es-CO"/>
        </w:rPr>
        <w:t xml:space="preserve">ALCANCE:  </w:t>
      </w:r>
    </w:p>
    <w:p w14:paraId="0351DEC2"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Niñas y Adolescentes de los EE en situación de embarazo.  </w:t>
      </w:r>
    </w:p>
    <w:p w14:paraId="76DB7DC8" w14:textId="77777777" w:rsidR="00241046" w:rsidRPr="007D47D0" w:rsidRDefault="00241046" w:rsidP="008557C5">
      <w:pPr>
        <w:spacing w:after="160" w:line="259" w:lineRule="auto"/>
        <w:ind w:left="0" w:firstLine="0"/>
        <w:jc w:val="both"/>
        <w:rPr>
          <w:rFonts w:ascii="Times New Roman" w:hAnsi="Times New Roman" w:cs="Times New Roman"/>
          <w:b/>
          <w:i/>
          <w:lang w:val="es-CO"/>
        </w:rPr>
      </w:pPr>
      <w:r w:rsidRPr="007D47D0">
        <w:rPr>
          <w:rFonts w:ascii="Times New Roman" w:hAnsi="Times New Roman" w:cs="Times New Roman"/>
          <w:b/>
          <w:i/>
          <w:lang w:val="es-CO"/>
        </w:rPr>
        <w:t xml:space="preserve">EMBARAZO ADOLESCENTE:  </w:t>
      </w:r>
    </w:p>
    <w:p w14:paraId="5D75628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La OMS define como adolescencia al "período de la vida en el cual el individuo adquiere la capacidad reproductiva, transita los patrones psicológicos de la niñez a la adultez y consolida la independencia socio – económica" y fija sus límites entre los 10 y 19 años.   </w:t>
      </w:r>
    </w:p>
    <w:p w14:paraId="7B51FC81" w14:textId="77777777" w:rsidR="00241046" w:rsidRPr="007D47D0" w:rsidRDefault="00241046" w:rsidP="007D47D0">
      <w:pPr>
        <w:spacing w:after="160" w:line="360" w:lineRule="auto"/>
        <w:ind w:left="0" w:firstLine="0"/>
        <w:jc w:val="both"/>
        <w:rPr>
          <w:rFonts w:ascii="Times New Roman" w:hAnsi="Times New Roman" w:cs="Times New Roman"/>
          <w:b/>
          <w:i/>
          <w:lang w:val="es-CO"/>
        </w:rPr>
      </w:pPr>
      <w:r w:rsidRPr="007D47D0">
        <w:rPr>
          <w:rFonts w:ascii="Times New Roman" w:hAnsi="Times New Roman" w:cs="Times New Roman"/>
          <w:b/>
          <w:i/>
          <w:lang w:val="es-CO"/>
        </w:rPr>
        <w:t xml:space="preserve">DERECHOS SEXUALES Y REPRODUCTIVOS:  </w:t>
      </w:r>
    </w:p>
    <w:p w14:paraId="1350DFCB"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Los DHSR han sido producto de un desarrollo disperso y progresivo y, por ello mismo, no están consagrados en un sólo documento normativo. A nivel internacional, los DHSR se fundamentan en las convenciones y declaraciones de DDHH (Declaración Universal de DDHH, Pacto Internacional de Derechos Civiles y Políticos, Pacto Internacional de Derechos Económicos, Sociales y Culturales, Declaración Americana de Derechos y Deberes del Hombre, Convención Americana de DDHH, y el Protocolo de San Salvador). Adicionalmente, los DHSR han sido especialmente promovidos por otros instrumentos más específicos como el Plan de Acción de la Conferencia sobre Derechos Humanos de Viena (1993); el Programa de Acción de la Conferencia Mundial de Población y Desarrollo de El Cairo (1994); la Plataforma de Acción de la Conferencia Mundial sobre la Mujer en Beijing (1995); la Convención Sobre la Eliminación de Todas las Formas de Discriminación Contra la Mujer (1979); la Convención Interamericana para Prevenir, Sancionar y Erradicar la Violencia Contra la Mujer; la Convención de Belem do Para (1994); la Convención de los Derechos del Niño (1989); la Convención Sobre la </w:t>
      </w:r>
      <w:r w:rsidRPr="00BF4E78">
        <w:rPr>
          <w:rFonts w:ascii="Times New Roman" w:hAnsi="Times New Roman" w:cs="Times New Roman"/>
          <w:i/>
          <w:lang w:val="es-CO"/>
        </w:rPr>
        <w:lastRenderedPageBreak/>
        <w:t xml:space="preserve">Eliminación de Todas las Formas de Discriminación Contra la Mujer (2010), y el Estatuto de la Corte Penal Internacional (1998).  </w:t>
      </w:r>
    </w:p>
    <w:p w14:paraId="20A63D33"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 Signos de alarma.  </w:t>
      </w:r>
    </w:p>
    <w:p w14:paraId="248687D3"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 -</w:t>
      </w:r>
      <w:r w:rsidRPr="00BF4E78">
        <w:rPr>
          <w:rFonts w:ascii="Times New Roman" w:hAnsi="Times New Roman" w:cs="Times New Roman"/>
          <w:i/>
          <w:lang w:val="es-CO"/>
        </w:rPr>
        <w:tab/>
        <w:t xml:space="preserve">Pautas familiares recurrentes de embarazo a temprana edad.  </w:t>
      </w:r>
    </w:p>
    <w:p w14:paraId="58156944"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Validación social del embarazo en adolescentes.  </w:t>
      </w:r>
    </w:p>
    <w:p w14:paraId="487437B6"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Presión de grupo.  </w:t>
      </w:r>
    </w:p>
    <w:p w14:paraId="2D8A0B13"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Falta de acompañamiento familiar frente al tema.  </w:t>
      </w:r>
    </w:p>
    <w:p w14:paraId="23D79618"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Falta de aplicación en pautas de crianza.  </w:t>
      </w:r>
    </w:p>
    <w:p w14:paraId="20A5E76B"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Influencia en los medios de comunicación.  </w:t>
      </w:r>
    </w:p>
    <w:p w14:paraId="17ABBF67"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Abandono y carencias afectivas familiares.  </w:t>
      </w:r>
    </w:p>
    <w:p w14:paraId="32DA897E"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w:t>
      </w:r>
      <w:r w:rsidRPr="00BF4E78">
        <w:rPr>
          <w:rFonts w:ascii="Times New Roman" w:hAnsi="Times New Roman" w:cs="Times New Roman"/>
          <w:i/>
          <w:lang w:val="es-CO"/>
        </w:rPr>
        <w:tab/>
        <w:t xml:space="preserve">Influencia del contexto sociocultural  </w:t>
      </w:r>
    </w:p>
    <w:p w14:paraId="04D96DA9"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 PASOS PARA LA ATENCIÓN DEL EMBARAZO ADOLESCENTE   </w:t>
      </w:r>
    </w:p>
    <w:p w14:paraId="2450996E"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Todo integrante de la Comunidad Educativa, que tenga conocimiento de una situación de embarazo adolescente tiene el deber de informar por escrito (guardándose la reserva de la identidad) al Orientador Escolar, sobre los hechos de que tiene conocimiento, con el fin de garantizar la protección de la menor que se encuentre en esta situación.  </w:t>
      </w:r>
    </w:p>
    <w:p w14:paraId="431ACACE"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orientador Escolar, solo podrá actuar con reporte escrito ante la situación y establecerá entrevista con la menor, buscando obtener información sobre el estado de embarazo. Cuando se confirme sospecha o gestación, informará a la estudiante sobre sus derechos, el proceso a seguir con la familia y dentro del EE, además recomendara atención en salud.  </w:t>
      </w:r>
    </w:p>
    <w:p w14:paraId="75E3235D"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Orientador Escolar citará a la familia de la estudiante, con el fin de encaminar el proceso de comprensión, apoyo y atención en salud de la menor. Además, en este espacio confirmará posibles condiciones de riesgo y tomará las decisiones del caso, tanto en el caso de que se trate de una estudiante menor o mayor de 14 años, se buscará restablecer </w:t>
      </w:r>
      <w:r w:rsidRPr="00BF4E78">
        <w:rPr>
          <w:rFonts w:ascii="Times New Roman" w:hAnsi="Times New Roman" w:cs="Times New Roman"/>
          <w:i/>
          <w:lang w:val="es-CO"/>
        </w:rPr>
        <w:lastRenderedPageBreak/>
        <w:t xml:space="preserve">derechos y protección remitiendo el caso a ICBF / CAIVAS. Dejando constancia por escrito de este hecho. El reporte deberá ser respaldado por el Rector del EE.  </w:t>
      </w:r>
    </w:p>
    <w:p w14:paraId="25D0A185"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Orientador Escolar reportará por escrito, el evento al Comité de Convivencia Escolar, buscando siempre la reserva y manejo adecuado de la información.  </w:t>
      </w:r>
    </w:p>
    <w:p w14:paraId="4FD1332C"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Escolar de Convivencia, orientará la toma de decisiones institucionales en los temas académicos y de convivencia que garanticen a la estudiante la reserva, intimidad, protección, fomento del respeto de los derechos.  </w:t>
      </w:r>
    </w:p>
    <w:p w14:paraId="27A5003E" w14:textId="77777777" w:rsidR="00241046" w:rsidRPr="00BF4E78" w:rsidRDefault="00241046" w:rsidP="007D47D0">
      <w:pPr>
        <w:spacing w:after="160" w:line="360"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El Comité de Convivencia Escolar, deberá gestionar las acciones para garantizar la continuidad de la adolescente en el sistema educativo; para lo cual citará a Coordinación Académica y de Convivencia para solicitar las respectivas adaptaciones administrativas, curriculares y garantizar el proceso de la flexibilidad curricular.  </w:t>
      </w:r>
    </w:p>
    <w:p w14:paraId="3A33AF21"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REFERENCIAS  </w:t>
      </w:r>
    </w:p>
    <w:p w14:paraId="7DCF5C3D" w14:textId="77777777" w:rsidR="00241046" w:rsidRPr="00BF4E78" w:rsidRDefault="00241046" w:rsidP="008557C5">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Chaux</w:t>
      </w:r>
      <w:proofErr w:type="spellEnd"/>
      <w:r w:rsidRPr="00BF4E78">
        <w:rPr>
          <w:rFonts w:ascii="Times New Roman" w:hAnsi="Times New Roman" w:cs="Times New Roman"/>
          <w:i/>
          <w:lang w:val="es-CO"/>
        </w:rPr>
        <w:t>, E. (2012). Educación, convivencia y agresión escolar. Bogotá: Taurus.</w:t>
      </w:r>
    </w:p>
    <w:p w14:paraId="17129828" w14:textId="77777777" w:rsidR="00241046" w:rsidRPr="00BF4E78" w:rsidRDefault="00241046" w:rsidP="008557C5">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Chaux</w:t>
      </w:r>
      <w:proofErr w:type="spellEnd"/>
      <w:r w:rsidRPr="00BF4E78">
        <w:rPr>
          <w:rFonts w:ascii="Times New Roman" w:hAnsi="Times New Roman" w:cs="Times New Roman"/>
          <w:i/>
          <w:lang w:val="es-CO"/>
        </w:rPr>
        <w:t xml:space="preserve">, E.; Lleras, J. &amp; Velásquez, A.M. (Ed.) (2004). Competencias ciudadanas: De los estándares al aula. Bogotá: </w:t>
      </w:r>
      <w:proofErr w:type="spellStart"/>
      <w:r w:rsidRPr="00BF4E78">
        <w:rPr>
          <w:rFonts w:ascii="Times New Roman" w:hAnsi="Times New Roman" w:cs="Times New Roman"/>
          <w:i/>
          <w:lang w:val="es-CO"/>
        </w:rPr>
        <w:t>Uniandes</w:t>
      </w:r>
      <w:proofErr w:type="spellEnd"/>
      <w:r w:rsidRPr="00BF4E78">
        <w:rPr>
          <w:rFonts w:ascii="Times New Roman" w:hAnsi="Times New Roman" w:cs="Times New Roman"/>
          <w:i/>
          <w:lang w:val="es-CO"/>
        </w:rPr>
        <w:t>.</w:t>
      </w:r>
    </w:p>
    <w:p w14:paraId="3F640415" w14:textId="77777777" w:rsidR="00241046" w:rsidRPr="00BF4E78" w:rsidRDefault="00241046" w:rsidP="008557C5">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Chaux</w:t>
      </w:r>
      <w:proofErr w:type="spellEnd"/>
      <w:r w:rsidRPr="00BF4E78">
        <w:rPr>
          <w:rFonts w:ascii="Times New Roman" w:hAnsi="Times New Roman" w:cs="Times New Roman"/>
          <w:i/>
          <w:lang w:val="es-CO"/>
        </w:rPr>
        <w:t xml:space="preserve">, E.; Vargas, E.; Ibarra, C. &amp; </w:t>
      </w:r>
      <w:proofErr w:type="spellStart"/>
      <w:r w:rsidRPr="00BF4E78">
        <w:rPr>
          <w:rFonts w:ascii="Times New Roman" w:hAnsi="Times New Roman" w:cs="Times New Roman"/>
          <w:i/>
          <w:lang w:val="es-CO"/>
        </w:rPr>
        <w:t>Minski</w:t>
      </w:r>
      <w:proofErr w:type="spellEnd"/>
      <w:r w:rsidRPr="00BF4E78">
        <w:rPr>
          <w:rFonts w:ascii="Times New Roman" w:hAnsi="Times New Roman" w:cs="Times New Roman"/>
          <w:i/>
          <w:lang w:val="es-CO"/>
        </w:rPr>
        <w:t>, M. (2013). Procedimiento básico para los establecimientos educativos. Documento final de la consultoría para la elaboración de reglamentación de la Ley 1620 de 2013. Documento elaborado para el MEN. Bogotá: documento sin publicar.</w:t>
      </w:r>
    </w:p>
    <w:p w14:paraId="7AFD7364"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Corte Constitucional de Colombia. (2002). Sentencia T-881 Principio de dignidad humana. Recuperado de http://www.corteconstitucional.gov.co/relatoria/2002/t-881-02.htm</w:t>
      </w:r>
    </w:p>
    <w:p w14:paraId="6840B46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De Armas, M. (2003). La mediación en la resolución de conflictos. Educar 32, 125-136. Defensoría del Pueblo. (2001) ¿Qué son los Derechos Humanos? Serie Red Nacional de Promotores de los Derechos Humanos. Bogotá: Imprenta Nacional.</w:t>
      </w:r>
    </w:p>
    <w:p w14:paraId="1555644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García, C.I. (2004). </w:t>
      </w:r>
      <w:proofErr w:type="spellStart"/>
      <w:r w:rsidRPr="00BF4E78">
        <w:rPr>
          <w:rFonts w:ascii="Times New Roman" w:hAnsi="Times New Roman" w:cs="Times New Roman"/>
          <w:i/>
          <w:lang w:val="es-CO"/>
        </w:rPr>
        <w:t>Edugénero</w:t>
      </w:r>
      <w:proofErr w:type="spellEnd"/>
      <w:r w:rsidRPr="00BF4E78">
        <w:rPr>
          <w:rFonts w:ascii="Times New Roman" w:hAnsi="Times New Roman" w:cs="Times New Roman"/>
          <w:i/>
          <w:lang w:val="es-CO"/>
        </w:rPr>
        <w:t>. Aportes investigativos para el cambio de las relaciones de género en la institución escolar, cartillas I a IX, 2ª ed. Bogotá: Universidad Central – Departamento de Investigaciones.</w:t>
      </w:r>
    </w:p>
    <w:p w14:paraId="07F4CC9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García, C.I. (2007). Diversidad sexual en la escuela. Dinámicas pedagógicas para enfrentar la homofobia. Bogotá: Colombia Diversa.</w:t>
      </w:r>
    </w:p>
    <w:p w14:paraId="555A6E3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Guía P 64 Pedagógica para la Convivencia Escolar</w:t>
      </w:r>
    </w:p>
    <w:p w14:paraId="09420866"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Giraldo, A.M. &amp; Sierra, A.F. (2010). Acto sexual violento vs injuria por vía de hecho. Revista Cultura Investigativa, No.1.</w:t>
      </w:r>
    </w:p>
    <w:p w14:paraId="4548E62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HEGOA &amp; ACSUR. (2008). Género en la Educación para el Desarrollo. Estrategias políticas y metodológicas. Madrid: </w:t>
      </w:r>
      <w:proofErr w:type="spellStart"/>
      <w:r w:rsidRPr="00BF4E78">
        <w:rPr>
          <w:rFonts w:ascii="Times New Roman" w:hAnsi="Times New Roman" w:cs="Times New Roman"/>
          <w:i/>
          <w:lang w:val="es-CO"/>
        </w:rPr>
        <w:t>Hegoa</w:t>
      </w:r>
      <w:proofErr w:type="spellEnd"/>
      <w:r w:rsidRPr="00BF4E78">
        <w:rPr>
          <w:rFonts w:ascii="Times New Roman" w:hAnsi="Times New Roman" w:cs="Times New Roman"/>
          <w:i/>
          <w:lang w:val="es-CO"/>
        </w:rPr>
        <w:t>/</w:t>
      </w:r>
      <w:proofErr w:type="spellStart"/>
      <w:r w:rsidRPr="00BF4E78">
        <w:rPr>
          <w:rFonts w:ascii="Times New Roman" w:hAnsi="Times New Roman" w:cs="Times New Roman"/>
          <w:i/>
          <w:lang w:val="es-CO"/>
        </w:rPr>
        <w:t>Acsur</w:t>
      </w:r>
      <w:proofErr w:type="spellEnd"/>
      <w:r w:rsidRPr="00BF4E78">
        <w:rPr>
          <w:rFonts w:ascii="Times New Roman" w:hAnsi="Times New Roman" w:cs="Times New Roman"/>
          <w:i/>
          <w:lang w:val="es-CO"/>
        </w:rPr>
        <w:t xml:space="preserve">. </w:t>
      </w:r>
    </w:p>
    <w:p w14:paraId="18B3443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ICBF, UNICEF, OIT, INPEC &amp; Fundación Renacer (2006). Plan de Acción Nacional para la Prevención y Erradicación de la Explotación Sexual Comercial de Niños, Niñas y Adolescentes menores de 18 años</w:t>
      </w:r>
    </w:p>
    <w:p w14:paraId="304D7D4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MEN. (2003). Cartilla 6: Formar para la ciudadanía ¡Sí es posible! Bogotá: MEN.</w:t>
      </w:r>
    </w:p>
    <w:p w14:paraId="27CAD6B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MEN. (2006). Documento 3: Estándares Básicos de Competencias en Lenguaje, Matemáticas, Ciencias y Ciudadanas. Bogotá: MEN.</w:t>
      </w:r>
    </w:p>
    <w:p w14:paraId="2B9C1BD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MEN (2008). Programa de Educación para la Sexualidad y Construcción de Ciudadanía. Guías 1, 2 y 3. Bogotá:-MEN-UNFPA.</w:t>
      </w:r>
    </w:p>
    <w:p w14:paraId="1EE526DB"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MEN (2010). ENDE - Encuesta Nacional de Deserción Escolar. Bogotá: MEN.</w:t>
      </w:r>
    </w:p>
    <w:p w14:paraId="58105CE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MEN. (2010). Módulo 1. Programa Educación para el ejercicio de los derechos humanos. Bogotá: Guía Pedagógica para la Convivencia Escolar 65 MEN (2011). Orientaciones para la institucionalización de las competencias ciudadanas. Cartilla 1.</w:t>
      </w:r>
    </w:p>
    <w:p w14:paraId="06C9C0E0"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MEN (2012). Programa Educación para el ejercicio de los Derechos Humanos. </w:t>
      </w:r>
      <w:proofErr w:type="spellStart"/>
      <w:r w:rsidRPr="00BF4E78">
        <w:rPr>
          <w:rFonts w:ascii="Times New Roman" w:hAnsi="Times New Roman" w:cs="Times New Roman"/>
          <w:i/>
          <w:lang w:val="es-CO"/>
        </w:rPr>
        <w:t>EduDerechos</w:t>
      </w:r>
      <w:proofErr w:type="spellEnd"/>
      <w:r w:rsidRPr="00BF4E78">
        <w:rPr>
          <w:rFonts w:ascii="Times New Roman" w:hAnsi="Times New Roman" w:cs="Times New Roman"/>
          <w:i/>
          <w:lang w:val="es-CO"/>
        </w:rPr>
        <w:t>. Bogotá: MEN.</w:t>
      </w:r>
    </w:p>
    <w:p w14:paraId="04F8FD8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Pérez, M.J. (2011). Manual para el uso no sexista del lenguaje. Ciudad de México, D.F.: Comisión nacional para prevenir y erradicar la violencia contra las mujeres.</w:t>
      </w:r>
    </w:p>
    <w:p w14:paraId="5F223D8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w:t>
      </w:r>
    </w:p>
    <w:p w14:paraId="3F9FC4C1" w14:textId="77777777" w:rsidR="00241046" w:rsidRPr="007D47D0" w:rsidRDefault="00241046" w:rsidP="007D47D0">
      <w:pPr>
        <w:spacing w:after="160" w:line="259" w:lineRule="auto"/>
        <w:ind w:left="0" w:firstLine="0"/>
        <w:jc w:val="center"/>
        <w:rPr>
          <w:rFonts w:ascii="Times New Roman" w:hAnsi="Times New Roman" w:cs="Times New Roman"/>
          <w:b/>
          <w:i/>
          <w:lang w:val="es-CO"/>
        </w:rPr>
      </w:pPr>
      <w:r w:rsidRPr="007D47D0">
        <w:rPr>
          <w:rFonts w:ascii="Times New Roman" w:hAnsi="Times New Roman" w:cs="Times New Roman"/>
          <w:b/>
          <w:i/>
          <w:lang w:val="es-CO"/>
        </w:rPr>
        <w:t>DECLARACION FAMILIAR DE ACEPTACIÓN Y COMPROMISO</w:t>
      </w:r>
    </w:p>
    <w:p w14:paraId="6F4BEFFC" w14:textId="35EBFBD0" w:rsidR="00241046" w:rsidRPr="007D47D0" w:rsidRDefault="00241046" w:rsidP="007D47D0">
      <w:pPr>
        <w:spacing w:after="160" w:line="259" w:lineRule="auto"/>
        <w:ind w:left="0" w:firstLine="0"/>
        <w:jc w:val="center"/>
        <w:rPr>
          <w:rFonts w:ascii="Times New Roman" w:hAnsi="Times New Roman" w:cs="Times New Roman"/>
          <w:b/>
          <w:i/>
          <w:lang w:val="es-CO"/>
        </w:rPr>
      </w:pPr>
      <w:r w:rsidRPr="007D47D0">
        <w:rPr>
          <w:rFonts w:ascii="Times New Roman" w:hAnsi="Times New Roman" w:cs="Times New Roman"/>
          <w:b/>
          <w:i/>
          <w:lang w:val="es-CO"/>
        </w:rPr>
        <w:t>DEL MANUAL DE CONVIVENCIA DE LA INSTITUCIÓN EDUCATIVA SIDÓN</w:t>
      </w:r>
    </w:p>
    <w:p w14:paraId="4F428883"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1B68F24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Nombre del/a Estudiante: _______________________________________ Grado: ____ </w:t>
      </w:r>
    </w:p>
    <w:p w14:paraId="242310B8"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Nombre de la Madre: _______________________________________________________ </w:t>
      </w:r>
    </w:p>
    <w:p w14:paraId="7045198A"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Nombre del Padre: _________________________________________________________ </w:t>
      </w:r>
    </w:p>
    <w:p w14:paraId="25F1B3E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Nombre del/a Acudiente Autorizado: __________________________________________ </w:t>
      </w:r>
    </w:p>
    <w:p w14:paraId="448F66A1" w14:textId="600AE790"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Hacemos constar que RECIBIMOS, LEÍMOS, APROPIAMOS Y ACEPTAMOS el Reglamento o Manual de Convivencia de la Institución Educativa</w:t>
      </w:r>
      <w:r w:rsidR="007C3F48">
        <w:rPr>
          <w:rFonts w:ascii="Times New Roman" w:hAnsi="Times New Roman" w:cs="Times New Roman"/>
          <w:i/>
          <w:lang w:val="es-CO"/>
        </w:rPr>
        <w:t xml:space="preserve"> Sidón, para el año lectivo 2021</w:t>
      </w:r>
      <w:r w:rsidRPr="00BF4E78">
        <w:rPr>
          <w:rFonts w:ascii="Times New Roman" w:hAnsi="Times New Roman" w:cs="Times New Roman"/>
          <w:i/>
          <w:lang w:val="es-CO"/>
        </w:rPr>
        <w:t xml:space="preserve"> y como integrantes de la Comunidad Educativa, NOS COMPROMETEMOS A CUMPLIRLO Y HACERLO CUMPLIR. </w:t>
      </w:r>
    </w:p>
    <w:p w14:paraId="43411C6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lastRenderedPageBreak/>
        <w:t xml:space="preserve">Entendemos que hace parte del contrato de matrícula y es el marco de referencia de nuestros derechos y deberes, de la resolución de conflictos y dificultades que eventualmente se puedan presentar. </w:t>
      </w:r>
    </w:p>
    <w:p w14:paraId="33EB6419"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86BF443"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En constancia firmamos a los _____ días del mes de _____________________ del _____ </w:t>
      </w:r>
    </w:p>
    <w:p w14:paraId="10869EBC"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_____________________________________ ________________________________ </w:t>
      </w:r>
    </w:p>
    <w:p w14:paraId="17845775"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4B1BF015"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Firma de la Madre Firma del Padre </w:t>
      </w:r>
    </w:p>
    <w:p w14:paraId="09D62189"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_____________________________________ ________________________________ </w:t>
      </w:r>
    </w:p>
    <w:p w14:paraId="76D13851"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536A7A6E"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Firma del/la Estudiante Firma del Acudiente Autorizado </w:t>
      </w:r>
    </w:p>
    <w:p w14:paraId="36E7A34E" w14:textId="77777777" w:rsidR="00241046" w:rsidRPr="00BF4E78" w:rsidRDefault="00241046" w:rsidP="008557C5">
      <w:pPr>
        <w:spacing w:after="160" w:line="259" w:lineRule="auto"/>
        <w:ind w:left="0" w:firstLine="0"/>
        <w:jc w:val="both"/>
        <w:rPr>
          <w:rFonts w:ascii="Times New Roman" w:hAnsi="Times New Roman" w:cs="Times New Roman"/>
          <w:i/>
          <w:lang w:val="es-CO"/>
        </w:rPr>
      </w:pPr>
    </w:p>
    <w:p w14:paraId="6F70BCE7" w14:textId="77777777" w:rsidR="00241046" w:rsidRPr="00BF4E78" w:rsidRDefault="00241046" w:rsidP="008557C5">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NOTA: ESTE MANUAL APLICA PARA TODAS LAS PERSONAS VINCULADAS AL CENTRO EDUCATIVO EN EL DESARROLLO DE LOS DIFERENTES PROCESOS Y ACTIVIDADES TANTO INTERNAS COMO EXTERNAS.</w:t>
      </w:r>
    </w:p>
    <w:p w14:paraId="04517DD8"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18576AB4"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6CA549FD"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1C145D82"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5453FB99"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34E7FF57"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433B6F84"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5A31FCA9" w14:textId="77777777" w:rsidR="00B7106E" w:rsidRPr="00BF4E78" w:rsidRDefault="00B7106E" w:rsidP="008557C5">
      <w:pPr>
        <w:spacing w:after="160" w:line="259" w:lineRule="auto"/>
        <w:ind w:left="0" w:firstLine="0"/>
        <w:jc w:val="both"/>
        <w:rPr>
          <w:rFonts w:ascii="Times New Roman" w:hAnsi="Times New Roman" w:cs="Times New Roman"/>
          <w:i/>
          <w:lang w:val="es-CO"/>
        </w:rPr>
      </w:pPr>
    </w:p>
    <w:p w14:paraId="3188693F" w14:textId="1B2C9EAD" w:rsidR="00241046" w:rsidRPr="00BF4E78" w:rsidRDefault="00241046" w:rsidP="00241046">
      <w:pPr>
        <w:spacing w:after="160" w:line="259" w:lineRule="auto"/>
        <w:ind w:left="0" w:firstLine="0"/>
        <w:rPr>
          <w:rFonts w:ascii="Times New Roman" w:hAnsi="Times New Roman" w:cs="Times New Roman"/>
          <w:i/>
          <w:lang w:val="es-CO"/>
        </w:rPr>
      </w:pPr>
    </w:p>
    <w:p w14:paraId="699F978C" w14:textId="77777777" w:rsidR="007D47D0" w:rsidRDefault="007D47D0">
      <w:pPr>
        <w:spacing w:after="160" w:line="259" w:lineRule="auto"/>
        <w:ind w:left="0" w:firstLine="0"/>
        <w:rPr>
          <w:rFonts w:ascii="Times New Roman" w:hAnsi="Times New Roman" w:cs="Times New Roman"/>
          <w:i/>
          <w:highlight w:val="yellow"/>
          <w:lang w:val="es-CO"/>
        </w:rPr>
      </w:pPr>
      <w:r>
        <w:rPr>
          <w:rFonts w:ascii="Times New Roman" w:hAnsi="Times New Roman" w:cs="Times New Roman"/>
          <w:i/>
          <w:highlight w:val="yellow"/>
          <w:lang w:val="es-CO"/>
        </w:rPr>
        <w:br w:type="page"/>
      </w:r>
    </w:p>
    <w:p w14:paraId="5660381B" w14:textId="5480BB55" w:rsidR="008F2B81" w:rsidRPr="007D47D0" w:rsidRDefault="008F2B81" w:rsidP="007D47D0">
      <w:pPr>
        <w:spacing w:after="160" w:line="259" w:lineRule="auto"/>
        <w:ind w:left="0" w:firstLine="0"/>
        <w:jc w:val="center"/>
        <w:rPr>
          <w:rFonts w:ascii="Times New Roman" w:hAnsi="Times New Roman" w:cs="Times New Roman"/>
          <w:b/>
          <w:i/>
          <w:sz w:val="28"/>
          <w:szCs w:val="28"/>
          <w:lang w:val="es-CO"/>
        </w:rPr>
      </w:pPr>
      <w:r w:rsidRPr="007D47D0">
        <w:rPr>
          <w:rFonts w:ascii="Times New Roman" w:hAnsi="Times New Roman" w:cs="Times New Roman"/>
          <w:b/>
          <w:i/>
          <w:sz w:val="28"/>
          <w:szCs w:val="28"/>
          <w:lang w:val="es-CO"/>
        </w:rPr>
        <w:lastRenderedPageBreak/>
        <w:t>PLANTA DE PERSONAL</w:t>
      </w:r>
    </w:p>
    <w:p w14:paraId="2A7FAF22" w14:textId="5E1E0DC7" w:rsidR="00B7106E" w:rsidRPr="003E1937" w:rsidRDefault="00B7106E" w:rsidP="00B7106E">
      <w:pPr>
        <w:tabs>
          <w:tab w:val="center" w:pos="4419"/>
          <w:tab w:val="right" w:pos="8838"/>
        </w:tabs>
        <w:spacing w:after="0" w:line="240" w:lineRule="auto"/>
        <w:ind w:left="-360" w:right="-400" w:firstLine="0"/>
        <w:jc w:val="center"/>
        <w:rPr>
          <w:rFonts w:ascii="Calibri" w:eastAsia="Calibri" w:hAnsi="Calibri" w:cs="Calibri"/>
          <w:b/>
          <w:i/>
          <w:color w:val="auto"/>
          <w:sz w:val="20"/>
          <w:szCs w:val="20"/>
          <w:lang w:val="es-CO"/>
        </w:rPr>
      </w:pPr>
      <w:r w:rsidRPr="003E1937">
        <w:rPr>
          <w:rFonts w:ascii="Calibri" w:eastAsia="Calibri" w:hAnsi="Calibri" w:cs="Calibri"/>
          <w:b/>
          <w:i/>
          <w:color w:val="auto"/>
          <w:sz w:val="20"/>
          <w:szCs w:val="20"/>
          <w:lang w:val="es-CO"/>
        </w:rPr>
        <w:t>LISTADO PLANTA DE PERSONAL I.E. SIDON</w:t>
      </w:r>
    </w:p>
    <w:p w14:paraId="7F6E7BBF" w14:textId="77777777" w:rsidR="00B7106E" w:rsidRPr="00BF4E78" w:rsidRDefault="00B7106E" w:rsidP="00B7106E">
      <w:pPr>
        <w:tabs>
          <w:tab w:val="center" w:pos="4419"/>
          <w:tab w:val="right" w:pos="8838"/>
        </w:tabs>
        <w:spacing w:after="0" w:line="240" w:lineRule="auto"/>
        <w:ind w:left="-360" w:right="-400" w:firstLine="0"/>
        <w:jc w:val="center"/>
        <w:rPr>
          <w:rFonts w:ascii="Calibri" w:eastAsia="Calibri" w:hAnsi="Calibri" w:cs="Calibri"/>
          <w:color w:val="auto"/>
          <w:sz w:val="20"/>
          <w:szCs w:val="20"/>
          <w:lang w:val="es-CO"/>
        </w:rPr>
      </w:pPr>
    </w:p>
    <w:tbl>
      <w:tblPr>
        <w:tblStyle w:val="Tablaconcuadrcula1"/>
        <w:tblW w:w="5000" w:type="pct"/>
        <w:tblLook w:val="04A0" w:firstRow="1" w:lastRow="0" w:firstColumn="1" w:lastColumn="0" w:noHBand="0" w:noVBand="1"/>
      </w:tblPr>
      <w:tblGrid>
        <w:gridCol w:w="2811"/>
        <w:gridCol w:w="1935"/>
        <w:gridCol w:w="1508"/>
        <w:gridCol w:w="1527"/>
        <w:gridCol w:w="1273"/>
      </w:tblGrid>
      <w:tr w:rsidR="007A6A76" w:rsidRPr="007A6A76" w14:paraId="68E41D1D" w14:textId="77777777" w:rsidTr="007A6A76">
        <w:trPr>
          <w:trHeight w:val="232"/>
        </w:trPr>
        <w:tc>
          <w:tcPr>
            <w:tcW w:w="1552" w:type="pct"/>
            <w:shd w:val="clear" w:color="auto" w:fill="D9D9D9" w:themeFill="background1" w:themeFillShade="D9"/>
            <w:vAlign w:val="center"/>
          </w:tcPr>
          <w:p w14:paraId="4C8E4AC4" w14:textId="77777777" w:rsidR="00B7106E" w:rsidRPr="007A6A76" w:rsidRDefault="00B7106E" w:rsidP="007A6A76">
            <w:pPr>
              <w:tabs>
                <w:tab w:val="center" w:pos="4419"/>
                <w:tab w:val="right" w:pos="8838"/>
              </w:tabs>
              <w:spacing w:after="0" w:line="240" w:lineRule="auto"/>
              <w:ind w:left="0" w:right="-400" w:firstLine="0"/>
              <w:jc w:val="center"/>
              <w:rPr>
                <w:rFonts w:ascii="Calibri" w:eastAsia="Calibri" w:hAnsi="Calibri" w:cs="Calibri"/>
                <w:b/>
                <w:i/>
                <w:color w:val="auto"/>
                <w:sz w:val="20"/>
                <w:szCs w:val="20"/>
                <w:lang w:val="es-CO"/>
              </w:rPr>
            </w:pPr>
            <w:r w:rsidRPr="007A6A76">
              <w:rPr>
                <w:rFonts w:ascii="Calibri" w:eastAsia="Calibri" w:hAnsi="Calibri" w:cs="Calibri"/>
                <w:b/>
                <w:i/>
                <w:color w:val="auto"/>
                <w:sz w:val="20"/>
                <w:szCs w:val="20"/>
                <w:lang w:val="es-CO"/>
              </w:rPr>
              <w:t>NOMBRES Y APELLIDOS</w:t>
            </w:r>
          </w:p>
        </w:tc>
        <w:tc>
          <w:tcPr>
            <w:tcW w:w="1068" w:type="pct"/>
            <w:shd w:val="clear" w:color="auto" w:fill="D9D9D9" w:themeFill="background1" w:themeFillShade="D9"/>
            <w:vAlign w:val="center"/>
          </w:tcPr>
          <w:p w14:paraId="09D72F20" w14:textId="6E7D177F" w:rsidR="00B7106E" w:rsidRPr="007A6A76" w:rsidRDefault="00B7106E" w:rsidP="007A6A76">
            <w:pPr>
              <w:tabs>
                <w:tab w:val="center" w:pos="4419"/>
                <w:tab w:val="right" w:pos="8838"/>
              </w:tabs>
              <w:spacing w:after="0" w:line="240" w:lineRule="auto"/>
              <w:ind w:left="0" w:right="-400" w:firstLine="0"/>
              <w:jc w:val="center"/>
              <w:rPr>
                <w:rFonts w:ascii="Calibri" w:eastAsia="Calibri" w:hAnsi="Calibri" w:cs="Calibri"/>
                <w:b/>
                <w:i/>
                <w:color w:val="auto"/>
                <w:sz w:val="20"/>
                <w:szCs w:val="20"/>
                <w:lang w:val="es-CO"/>
              </w:rPr>
            </w:pPr>
            <w:r w:rsidRPr="007A6A76">
              <w:rPr>
                <w:rFonts w:ascii="Calibri" w:eastAsia="Calibri" w:hAnsi="Calibri" w:cs="Calibri"/>
                <w:b/>
                <w:i/>
                <w:color w:val="auto"/>
                <w:sz w:val="20"/>
                <w:szCs w:val="20"/>
                <w:lang w:val="es-CO"/>
              </w:rPr>
              <w:t>CEDULA</w:t>
            </w:r>
          </w:p>
        </w:tc>
        <w:tc>
          <w:tcPr>
            <w:tcW w:w="833" w:type="pct"/>
            <w:shd w:val="clear" w:color="auto" w:fill="D9D9D9" w:themeFill="background1" w:themeFillShade="D9"/>
            <w:vAlign w:val="center"/>
          </w:tcPr>
          <w:p w14:paraId="349BC236" w14:textId="77777777" w:rsidR="00B7106E" w:rsidRPr="007A6A76" w:rsidRDefault="00B7106E" w:rsidP="003E1937">
            <w:pPr>
              <w:tabs>
                <w:tab w:val="center" w:pos="4419"/>
                <w:tab w:val="right" w:pos="8838"/>
              </w:tabs>
              <w:spacing w:after="0" w:line="240" w:lineRule="auto"/>
              <w:ind w:left="-360" w:right="-400" w:firstLine="0"/>
              <w:jc w:val="center"/>
              <w:rPr>
                <w:rFonts w:ascii="Calibri" w:eastAsia="Calibri" w:hAnsi="Calibri" w:cs="Calibri"/>
                <w:b/>
                <w:i/>
                <w:color w:val="auto"/>
                <w:sz w:val="20"/>
                <w:szCs w:val="20"/>
                <w:lang w:val="es-CO"/>
              </w:rPr>
            </w:pPr>
            <w:r w:rsidRPr="007A6A76">
              <w:rPr>
                <w:rFonts w:ascii="Calibri" w:eastAsia="Calibri" w:hAnsi="Calibri" w:cs="Calibri"/>
                <w:b/>
                <w:i/>
                <w:color w:val="auto"/>
                <w:sz w:val="20"/>
                <w:szCs w:val="20"/>
                <w:lang w:val="es-CO"/>
              </w:rPr>
              <w:t>INSTITUCION EDUCATIVA</w:t>
            </w:r>
          </w:p>
        </w:tc>
        <w:tc>
          <w:tcPr>
            <w:tcW w:w="843" w:type="pct"/>
            <w:shd w:val="clear" w:color="auto" w:fill="D9D9D9" w:themeFill="background1" w:themeFillShade="D9"/>
            <w:vAlign w:val="center"/>
          </w:tcPr>
          <w:p w14:paraId="56765128" w14:textId="77777777" w:rsidR="00B7106E" w:rsidRPr="007A6A76" w:rsidRDefault="00B7106E" w:rsidP="007A6A76">
            <w:pPr>
              <w:tabs>
                <w:tab w:val="center" w:pos="4419"/>
                <w:tab w:val="right" w:pos="8838"/>
              </w:tabs>
              <w:spacing w:after="0" w:line="240" w:lineRule="auto"/>
              <w:ind w:left="0" w:right="-400" w:firstLine="0"/>
              <w:jc w:val="center"/>
              <w:rPr>
                <w:rFonts w:ascii="Calibri" w:eastAsia="Calibri" w:hAnsi="Calibri" w:cs="Calibri"/>
                <w:b/>
                <w:i/>
                <w:color w:val="auto"/>
                <w:sz w:val="20"/>
                <w:szCs w:val="20"/>
                <w:lang w:val="es-CO"/>
              </w:rPr>
            </w:pPr>
            <w:r w:rsidRPr="007A6A76">
              <w:rPr>
                <w:rFonts w:ascii="Calibri" w:eastAsia="Calibri" w:hAnsi="Calibri" w:cs="Calibri"/>
                <w:b/>
                <w:i/>
                <w:color w:val="auto"/>
                <w:sz w:val="20"/>
                <w:szCs w:val="20"/>
                <w:lang w:val="es-CO"/>
              </w:rPr>
              <w:t>MUNICIPIO</w:t>
            </w:r>
          </w:p>
        </w:tc>
        <w:tc>
          <w:tcPr>
            <w:tcW w:w="703" w:type="pct"/>
            <w:shd w:val="clear" w:color="auto" w:fill="D9D9D9" w:themeFill="background1" w:themeFillShade="D9"/>
            <w:vAlign w:val="center"/>
          </w:tcPr>
          <w:p w14:paraId="14144692" w14:textId="77777777" w:rsidR="00B7106E" w:rsidRPr="007A6A76" w:rsidRDefault="00B7106E" w:rsidP="007A6A76">
            <w:pPr>
              <w:tabs>
                <w:tab w:val="center" w:pos="4419"/>
                <w:tab w:val="right" w:pos="8838"/>
              </w:tabs>
              <w:spacing w:after="0" w:line="240" w:lineRule="auto"/>
              <w:ind w:left="0" w:right="-400" w:firstLine="0"/>
              <w:jc w:val="center"/>
              <w:rPr>
                <w:rFonts w:ascii="Calibri" w:eastAsia="Calibri" w:hAnsi="Calibri" w:cs="Calibri"/>
                <w:b/>
                <w:i/>
                <w:color w:val="auto"/>
                <w:sz w:val="20"/>
                <w:szCs w:val="20"/>
                <w:lang w:val="es-CO"/>
              </w:rPr>
            </w:pPr>
            <w:r w:rsidRPr="007A6A76">
              <w:rPr>
                <w:rFonts w:ascii="Calibri" w:eastAsia="Calibri" w:hAnsi="Calibri" w:cs="Calibri"/>
                <w:b/>
                <w:i/>
                <w:color w:val="auto"/>
                <w:sz w:val="20"/>
                <w:szCs w:val="20"/>
                <w:lang w:val="es-CO"/>
              </w:rPr>
              <w:t>CARGO</w:t>
            </w:r>
          </w:p>
        </w:tc>
      </w:tr>
      <w:tr w:rsidR="007A6A76" w:rsidRPr="007A6A76" w14:paraId="6C4663AB" w14:textId="77777777" w:rsidTr="007A6A76">
        <w:trPr>
          <w:trHeight w:val="419"/>
        </w:trPr>
        <w:tc>
          <w:tcPr>
            <w:tcW w:w="1552" w:type="pct"/>
          </w:tcPr>
          <w:p w14:paraId="123DC5B8"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r w:rsidRPr="007A6A76">
              <w:rPr>
                <w:rFonts w:ascii="Calibri" w:eastAsia="Calibri" w:hAnsi="Calibri" w:cs="Times New Roman"/>
                <w:i/>
                <w:color w:val="auto"/>
                <w:sz w:val="22"/>
                <w:lang w:val="es-ES"/>
              </w:rPr>
              <w:t>CLAUDIA ANABEL ANDRADE</w:t>
            </w:r>
          </w:p>
          <w:p w14:paraId="66D6D1B3"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p>
        </w:tc>
        <w:tc>
          <w:tcPr>
            <w:tcW w:w="1068" w:type="pct"/>
          </w:tcPr>
          <w:p w14:paraId="5A37A029"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r w:rsidRPr="007A6A76">
              <w:rPr>
                <w:rFonts w:ascii="Calibri" w:eastAsia="Calibri" w:hAnsi="Calibri" w:cs="Times New Roman"/>
                <w:i/>
                <w:color w:val="auto"/>
                <w:sz w:val="22"/>
                <w:lang w:val="es-ES"/>
              </w:rPr>
              <w:t>59.795.918 De Samaniego</w:t>
            </w:r>
          </w:p>
        </w:tc>
        <w:tc>
          <w:tcPr>
            <w:tcW w:w="833" w:type="pct"/>
          </w:tcPr>
          <w:p w14:paraId="09D200FF" w14:textId="77777777" w:rsidR="00B7106E" w:rsidRPr="007A6A76" w:rsidRDefault="00B7106E" w:rsidP="00B7106E">
            <w:pPr>
              <w:tabs>
                <w:tab w:val="center" w:pos="4419"/>
                <w:tab w:val="right" w:pos="8838"/>
              </w:tabs>
              <w:spacing w:after="0" w:line="360" w:lineRule="auto"/>
              <w:ind w:left="0" w:right="-400" w:firstLine="0"/>
              <w:jc w:val="both"/>
              <w:rPr>
                <w:rFonts w:ascii="Calibri" w:eastAsia="Calibri" w:hAnsi="Calibri" w:cs="Calibri"/>
                <w:i/>
                <w:color w:val="auto"/>
                <w:sz w:val="20"/>
                <w:szCs w:val="20"/>
                <w:lang w:val="es-CO"/>
              </w:rPr>
            </w:pPr>
            <w:r w:rsidRPr="007A6A76">
              <w:rPr>
                <w:rFonts w:ascii="Calibri" w:eastAsia="Calibri" w:hAnsi="Calibri" w:cs="Calibri"/>
                <w:i/>
                <w:color w:val="auto"/>
                <w:sz w:val="20"/>
                <w:szCs w:val="20"/>
                <w:lang w:val="es-CO"/>
              </w:rPr>
              <w:t>I. E SIDÓN</w:t>
            </w:r>
          </w:p>
        </w:tc>
        <w:tc>
          <w:tcPr>
            <w:tcW w:w="843" w:type="pct"/>
          </w:tcPr>
          <w:p w14:paraId="587CFDF8" w14:textId="77777777" w:rsidR="00B7106E" w:rsidRPr="007A6A76" w:rsidRDefault="00B7106E" w:rsidP="00B7106E">
            <w:pPr>
              <w:tabs>
                <w:tab w:val="center" w:pos="4419"/>
                <w:tab w:val="right" w:pos="8838"/>
              </w:tabs>
              <w:spacing w:after="0" w:line="360" w:lineRule="auto"/>
              <w:ind w:left="0" w:right="-400" w:firstLine="0"/>
              <w:jc w:val="both"/>
              <w:rPr>
                <w:rFonts w:ascii="Calibri" w:eastAsia="Calibri" w:hAnsi="Calibri" w:cs="Calibri"/>
                <w:i/>
                <w:color w:val="auto"/>
                <w:sz w:val="20"/>
                <w:szCs w:val="20"/>
                <w:lang w:val="es-CO"/>
              </w:rPr>
            </w:pPr>
            <w:r w:rsidRPr="007A6A76">
              <w:rPr>
                <w:rFonts w:ascii="Calibri" w:eastAsia="Calibri" w:hAnsi="Calibri" w:cs="Times New Roman"/>
                <w:i/>
                <w:color w:val="auto"/>
                <w:sz w:val="22"/>
                <w:lang w:val="es-CO"/>
              </w:rPr>
              <w:t>CUMBITARA</w:t>
            </w:r>
          </w:p>
        </w:tc>
        <w:tc>
          <w:tcPr>
            <w:tcW w:w="703" w:type="pct"/>
          </w:tcPr>
          <w:p w14:paraId="4E27E9EF" w14:textId="44D19C35" w:rsidR="00B7106E" w:rsidRPr="007A6A76" w:rsidRDefault="00B7106E" w:rsidP="00B7106E">
            <w:pPr>
              <w:tabs>
                <w:tab w:val="center" w:pos="4419"/>
                <w:tab w:val="right" w:pos="8838"/>
              </w:tabs>
              <w:spacing w:after="0" w:line="360" w:lineRule="auto"/>
              <w:ind w:left="0" w:right="-400" w:firstLine="0"/>
              <w:jc w:val="both"/>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DOCENTE Primaria</w:t>
            </w:r>
          </w:p>
        </w:tc>
      </w:tr>
      <w:tr w:rsidR="007A6A76" w:rsidRPr="007A6A76" w14:paraId="097CF1EA" w14:textId="77777777" w:rsidTr="007A6A76">
        <w:trPr>
          <w:trHeight w:val="419"/>
        </w:trPr>
        <w:tc>
          <w:tcPr>
            <w:tcW w:w="1552" w:type="pct"/>
          </w:tcPr>
          <w:p w14:paraId="636A7BE6" w14:textId="77777777" w:rsidR="00B7106E" w:rsidRPr="007A6A76" w:rsidRDefault="00B7106E" w:rsidP="00B7106E">
            <w:pPr>
              <w:spacing w:after="0" w:line="240" w:lineRule="auto"/>
              <w:ind w:left="0" w:firstLine="0"/>
              <w:jc w:val="both"/>
              <w:rPr>
                <w:rFonts w:ascii="Times New Roman" w:eastAsia="Times New Roman" w:hAnsi="Times New Roman" w:cs="Times New Roman"/>
                <w:i/>
                <w:color w:val="auto"/>
                <w:sz w:val="20"/>
                <w:szCs w:val="18"/>
                <w:lang w:val="es-ES" w:eastAsia="es-ES"/>
              </w:rPr>
            </w:pPr>
            <w:r w:rsidRPr="007A6A76">
              <w:rPr>
                <w:rFonts w:ascii="Times New Roman" w:eastAsia="Times New Roman" w:hAnsi="Times New Roman" w:cs="Times New Roman"/>
                <w:i/>
                <w:color w:val="auto"/>
                <w:sz w:val="20"/>
                <w:szCs w:val="18"/>
                <w:lang w:val="es-ES" w:eastAsia="es-ES"/>
              </w:rPr>
              <w:t>RUBI AMPARO BURBANO</w:t>
            </w:r>
          </w:p>
          <w:p w14:paraId="07200C3C"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p>
        </w:tc>
        <w:tc>
          <w:tcPr>
            <w:tcW w:w="1068" w:type="pct"/>
          </w:tcPr>
          <w:p w14:paraId="73821FED" w14:textId="77777777" w:rsidR="00B7106E" w:rsidRPr="007A6A76" w:rsidRDefault="00B7106E" w:rsidP="00B7106E">
            <w:pPr>
              <w:spacing w:after="0" w:line="240" w:lineRule="auto"/>
              <w:ind w:left="0" w:firstLine="0"/>
              <w:rPr>
                <w:rFonts w:ascii="Times New Roman" w:eastAsia="Times New Roman" w:hAnsi="Times New Roman" w:cs="Times New Roman"/>
                <w:i/>
                <w:color w:val="auto"/>
                <w:sz w:val="22"/>
                <w:szCs w:val="18"/>
                <w:lang w:val="es-ES" w:eastAsia="es-ES"/>
              </w:rPr>
            </w:pPr>
            <w:r w:rsidRPr="007A6A76">
              <w:rPr>
                <w:rFonts w:ascii="Times New Roman" w:eastAsia="Times New Roman" w:hAnsi="Times New Roman" w:cs="Times New Roman"/>
                <w:i/>
                <w:color w:val="auto"/>
                <w:sz w:val="22"/>
                <w:szCs w:val="18"/>
                <w:lang w:val="es-ES" w:eastAsia="es-ES"/>
              </w:rPr>
              <w:t>30.742.268 De Pasto</w:t>
            </w:r>
          </w:p>
          <w:p w14:paraId="620FC7E6"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p>
        </w:tc>
        <w:tc>
          <w:tcPr>
            <w:tcW w:w="833" w:type="pct"/>
          </w:tcPr>
          <w:p w14:paraId="20051054"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I. E SIDÓN</w:t>
            </w:r>
          </w:p>
        </w:tc>
        <w:tc>
          <w:tcPr>
            <w:tcW w:w="843" w:type="pct"/>
          </w:tcPr>
          <w:p w14:paraId="7D50339D"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CUMBITARA</w:t>
            </w:r>
          </w:p>
        </w:tc>
        <w:tc>
          <w:tcPr>
            <w:tcW w:w="703" w:type="pct"/>
          </w:tcPr>
          <w:p w14:paraId="08D90AB8"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DOCENTE Primaria</w:t>
            </w:r>
          </w:p>
        </w:tc>
      </w:tr>
      <w:tr w:rsidR="007A6A76" w:rsidRPr="007A6A76" w14:paraId="7FB70049" w14:textId="77777777" w:rsidTr="007A6A76">
        <w:trPr>
          <w:trHeight w:val="431"/>
        </w:trPr>
        <w:tc>
          <w:tcPr>
            <w:tcW w:w="1552" w:type="pct"/>
          </w:tcPr>
          <w:p w14:paraId="195952E9"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r w:rsidRPr="007A6A76">
              <w:rPr>
                <w:rFonts w:ascii="Times New Roman" w:eastAsia="Times New Roman" w:hAnsi="Times New Roman" w:cs="Times New Roman"/>
                <w:i/>
                <w:color w:val="auto"/>
                <w:sz w:val="20"/>
                <w:szCs w:val="18"/>
                <w:lang w:val="es-ES" w:eastAsia="es-ES"/>
              </w:rPr>
              <w:t>PAOLA ANDREA ARAUJO RUIZ</w:t>
            </w:r>
          </w:p>
        </w:tc>
        <w:tc>
          <w:tcPr>
            <w:tcW w:w="1068" w:type="pct"/>
          </w:tcPr>
          <w:p w14:paraId="12CE7144"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r w:rsidRPr="007A6A76">
              <w:rPr>
                <w:rFonts w:ascii="Times New Roman" w:eastAsia="Times New Roman" w:hAnsi="Times New Roman" w:cs="Times New Roman"/>
                <w:i/>
                <w:color w:val="auto"/>
                <w:szCs w:val="18"/>
                <w:lang w:val="es-ES" w:eastAsia="es-ES"/>
              </w:rPr>
              <w:t>36.750.576 De Pasto</w:t>
            </w:r>
          </w:p>
        </w:tc>
        <w:tc>
          <w:tcPr>
            <w:tcW w:w="833" w:type="pct"/>
          </w:tcPr>
          <w:p w14:paraId="5472A6E0"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I. E SIDÓN</w:t>
            </w:r>
          </w:p>
        </w:tc>
        <w:tc>
          <w:tcPr>
            <w:tcW w:w="843" w:type="pct"/>
          </w:tcPr>
          <w:p w14:paraId="4D78B4F1"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CUMBITARA</w:t>
            </w:r>
          </w:p>
        </w:tc>
        <w:tc>
          <w:tcPr>
            <w:tcW w:w="703" w:type="pct"/>
          </w:tcPr>
          <w:p w14:paraId="2AC26C07"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DOCENTE Primaria</w:t>
            </w:r>
          </w:p>
        </w:tc>
      </w:tr>
      <w:tr w:rsidR="007A6A76" w:rsidRPr="007A6A76" w14:paraId="0862923C" w14:textId="77777777" w:rsidTr="007A6A76">
        <w:trPr>
          <w:trHeight w:val="395"/>
        </w:trPr>
        <w:tc>
          <w:tcPr>
            <w:tcW w:w="1552" w:type="pct"/>
          </w:tcPr>
          <w:p w14:paraId="2A92F61E"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r w:rsidRPr="007A6A76">
              <w:rPr>
                <w:rFonts w:ascii="Times New Roman" w:eastAsia="Times New Roman" w:hAnsi="Times New Roman" w:cs="Times New Roman"/>
                <w:i/>
                <w:color w:val="auto"/>
                <w:sz w:val="20"/>
                <w:szCs w:val="18"/>
                <w:lang w:val="es-ES" w:eastAsia="es-ES"/>
              </w:rPr>
              <w:t>LUIS RAMIRO BASTIDAS R.</w:t>
            </w:r>
          </w:p>
        </w:tc>
        <w:tc>
          <w:tcPr>
            <w:tcW w:w="1068" w:type="pct"/>
          </w:tcPr>
          <w:p w14:paraId="62F8B1A4"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r w:rsidRPr="007A6A76">
              <w:rPr>
                <w:rFonts w:ascii="Times New Roman" w:eastAsia="Times New Roman" w:hAnsi="Times New Roman" w:cs="Times New Roman"/>
                <w:i/>
                <w:color w:val="auto"/>
                <w:sz w:val="22"/>
                <w:szCs w:val="18"/>
                <w:lang w:val="es-ES" w:eastAsia="es-ES"/>
              </w:rPr>
              <w:t>87.531.590 de Guaitarilla</w:t>
            </w:r>
          </w:p>
        </w:tc>
        <w:tc>
          <w:tcPr>
            <w:tcW w:w="833" w:type="pct"/>
          </w:tcPr>
          <w:p w14:paraId="67546FB4"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I. E SIDÓN</w:t>
            </w:r>
          </w:p>
        </w:tc>
        <w:tc>
          <w:tcPr>
            <w:tcW w:w="843" w:type="pct"/>
          </w:tcPr>
          <w:p w14:paraId="2D4E2794"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CUMBITARA</w:t>
            </w:r>
          </w:p>
        </w:tc>
        <w:tc>
          <w:tcPr>
            <w:tcW w:w="703" w:type="pct"/>
          </w:tcPr>
          <w:p w14:paraId="2A5134C7" w14:textId="53BBD70F"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 xml:space="preserve">Director(E) I.E </w:t>
            </w:r>
            <w:proofErr w:type="spellStart"/>
            <w:r w:rsidRPr="007A6A76">
              <w:rPr>
                <w:rFonts w:ascii="Calibri" w:eastAsia="Calibri" w:hAnsi="Calibri" w:cs="Times New Roman"/>
                <w:i/>
                <w:color w:val="auto"/>
                <w:sz w:val="22"/>
                <w:lang w:val="es-CO"/>
              </w:rPr>
              <w:t>Sidon</w:t>
            </w:r>
            <w:proofErr w:type="spellEnd"/>
            <w:r w:rsidRPr="007A6A76">
              <w:rPr>
                <w:rFonts w:ascii="Calibri" w:eastAsia="Calibri" w:hAnsi="Calibri" w:cs="Times New Roman"/>
                <w:i/>
                <w:color w:val="auto"/>
                <w:sz w:val="22"/>
                <w:lang w:val="es-CO"/>
              </w:rPr>
              <w:t xml:space="preserve"> Docente secundaria</w:t>
            </w:r>
          </w:p>
        </w:tc>
      </w:tr>
      <w:tr w:rsidR="007A6A76" w:rsidRPr="007A6A76" w14:paraId="2D37680B" w14:textId="77777777" w:rsidTr="007A6A76">
        <w:trPr>
          <w:trHeight w:val="443"/>
        </w:trPr>
        <w:tc>
          <w:tcPr>
            <w:tcW w:w="1552" w:type="pct"/>
          </w:tcPr>
          <w:p w14:paraId="4890B667"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r w:rsidRPr="007A6A76">
              <w:rPr>
                <w:rFonts w:ascii="Calibri" w:eastAsia="Calibri" w:hAnsi="Calibri" w:cs="Times New Roman"/>
                <w:i/>
                <w:color w:val="auto"/>
                <w:sz w:val="22"/>
                <w:lang w:val="es-ES"/>
              </w:rPr>
              <w:t>AURA INES MARTINEZ RUEDA</w:t>
            </w:r>
          </w:p>
        </w:tc>
        <w:tc>
          <w:tcPr>
            <w:tcW w:w="1068" w:type="pct"/>
          </w:tcPr>
          <w:p w14:paraId="72B26681"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r w:rsidRPr="007A6A76">
              <w:rPr>
                <w:rFonts w:ascii="Times New Roman" w:eastAsia="Times New Roman" w:hAnsi="Times New Roman" w:cs="Times New Roman"/>
                <w:i/>
                <w:color w:val="auto"/>
                <w:szCs w:val="18"/>
                <w:lang w:val="es-ES" w:eastAsia="es-ES"/>
              </w:rPr>
              <w:t>30.733.666 De Pasto.</w:t>
            </w:r>
          </w:p>
        </w:tc>
        <w:tc>
          <w:tcPr>
            <w:tcW w:w="833" w:type="pct"/>
          </w:tcPr>
          <w:p w14:paraId="1FA136CA"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I. E SIDÓN</w:t>
            </w:r>
          </w:p>
        </w:tc>
        <w:tc>
          <w:tcPr>
            <w:tcW w:w="843" w:type="pct"/>
          </w:tcPr>
          <w:p w14:paraId="06BFADDE"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CUMBITARA</w:t>
            </w:r>
          </w:p>
        </w:tc>
        <w:tc>
          <w:tcPr>
            <w:tcW w:w="703" w:type="pct"/>
          </w:tcPr>
          <w:p w14:paraId="027DBFE5"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Docente secundaria</w:t>
            </w:r>
          </w:p>
        </w:tc>
      </w:tr>
      <w:tr w:rsidR="007A6A76" w:rsidRPr="007A6A76" w14:paraId="2AEA1054" w14:textId="77777777" w:rsidTr="007A6A76">
        <w:trPr>
          <w:trHeight w:val="431"/>
        </w:trPr>
        <w:tc>
          <w:tcPr>
            <w:tcW w:w="1552" w:type="pct"/>
          </w:tcPr>
          <w:p w14:paraId="419F3C26"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r w:rsidRPr="007A6A76">
              <w:rPr>
                <w:rFonts w:ascii="Calibri" w:eastAsia="Calibri" w:hAnsi="Calibri" w:cs="Times New Roman"/>
                <w:i/>
                <w:color w:val="auto"/>
                <w:sz w:val="22"/>
                <w:lang w:val="es-ES"/>
              </w:rPr>
              <w:t>MARIA I. BENAVIDES VALLEJO</w:t>
            </w:r>
          </w:p>
        </w:tc>
        <w:tc>
          <w:tcPr>
            <w:tcW w:w="1068" w:type="pct"/>
          </w:tcPr>
          <w:p w14:paraId="14D35998" w14:textId="77777777" w:rsidR="00B7106E" w:rsidRPr="007A6A76" w:rsidRDefault="00B7106E" w:rsidP="00B7106E">
            <w:pPr>
              <w:spacing w:after="0" w:line="240" w:lineRule="auto"/>
              <w:ind w:left="0" w:firstLine="0"/>
              <w:rPr>
                <w:rFonts w:ascii="Calibri" w:eastAsia="Calibri" w:hAnsi="Calibri" w:cs="Times New Roman"/>
                <w:i/>
                <w:color w:val="auto"/>
                <w:sz w:val="22"/>
                <w:lang w:val="es-ES"/>
              </w:rPr>
            </w:pPr>
            <w:r w:rsidRPr="007A6A76">
              <w:rPr>
                <w:rFonts w:ascii="Times New Roman" w:eastAsia="Times New Roman" w:hAnsi="Times New Roman" w:cs="Times New Roman"/>
                <w:i/>
                <w:color w:val="auto"/>
                <w:szCs w:val="18"/>
                <w:lang w:val="es-ES" w:eastAsia="es-ES"/>
              </w:rPr>
              <w:t>36.755.485 De Pasto</w:t>
            </w:r>
          </w:p>
        </w:tc>
        <w:tc>
          <w:tcPr>
            <w:tcW w:w="833" w:type="pct"/>
          </w:tcPr>
          <w:p w14:paraId="07BAEF96"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I. E SIDÓN</w:t>
            </w:r>
          </w:p>
        </w:tc>
        <w:tc>
          <w:tcPr>
            <w:tcW w:w="843" w:type="pct"/>
          </w:tcPr>
          <w:p w14:paraId="2985FF19"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CUMBITARA</w:t>
            </w:r>
          </w:p>
        </w:tc>
        <w:tc>
          <w:tcPr>
            <w:tcW w:w="703" w:type="pct"/>
          </w:tcPr>
          <w:p w14:paraId="14981F00" w14:textId="77777777" w:rsidR="00B7106E" w:rsidRPr="007A6A76" w:rsidRDefault="00B7106E" w:rsidP="00B7106E">
            <w:pPr>
              <w:spacing w:after="0" w:line="240" w:lineRule="auto"/>
              <w:ind w:left="0" w:firstLine="0"/>
              <w:rPr>
                <w:rFonts w:ascii="Calibri" w:eastAsia="Calibri" w:hAnsi="Calibri" w:cs="Times New Roman"/>
                <w:i/>
                <w:color w:val="auto"/>
                <w:sz w:val="22"/>
                <w:lang w:val="es-CO"/>
              </w:rPr>
            </w:pPr>
            <w:r w:rsidRPr="007A6A76">
              <w:rPr>
                <w:rFonts w:ascii="Calibri" w:eastAsia="Calibri" w:hAnsi="Calibri" w:cs="Times New Roman"/>
                <w:i/>
                <w:color w:val="auto"/>
                <w:sz w:val="22"/>
                <w:lang w:val="es-CO"/>
              </w:rPr>
              <w:t>Docente secundaria</w:t>
            </w:r>
          </w:p>
        </w:tc>
      </w:tr>
      <w:tr w:rsidR="007A6A76" w:rsidRPr="007A6A76" w14:paraId="2F8DED37" w14:textId="77777777" w:rsidTr="007A6A76">
        <w:trPr>
          <w:trHeight w:val="431"/>
        </w:trPr>
        <w:tc>
          <w:tcPr>
            <w:tcW w:w="1552" w:type="pct"/>
          </w:tcPr>
          <w:p w14:paraId="2669D8F2" w14:textId="77777777" w:rsidR="00B7106E" w:rsidRPr="007A6A76" w:rsidRDefault="00B7106E" w:rsidP="00B7106E">
            <w:pPr>
              <w:spacing w:after="0" w:line="240" w:lineRule="auto"/>
              <w:ind w:left="0" w:firstLine="0"/>
              <w:jc w:val="both"/>
              <w:rPr>
                <w:rFonts w:ascii="Calibri" w:eastAsia="Calibri" w:hAnsi="Calibri" w:cs="Times New Roman"/>
                <w:i/>
                <w:color w:val="auto"/>
                <w:sz w:val="22"/>
                <w:lang w:val="es-ES"/>
              </w:rPr>
            </w:pPr>
          </w:p>
        </w:tc>
        <w:tc>
          <w:tcPr>
            <w:tcW w:w="1068" w:type="pct"/>
          </w:tcPr>
          <w:p w14:paraId="45B47216" w14:textId="22C389BC" w:rsidR="00B7106E" w:rsidRPr="007A6A76" w:rsidRDefault="00B7106E" w:rsidP="00B7106E">
            <w:pPr>
              <w:spacing w:after="0" w:line="240" w:lineRule="auto"/>
              <w:ind w:left="0" w:firstLine="0"/>
              <w:rPr>
                <w:rFonts w:ascii="Calibri" w:eastAsia="Calibri" w:hAnsi="Calibri" w:cs="Times New Roman"/>
                <w:i/>
                <w:color w:val="auto"/>
                <w:sz w:val="22"/>
                <w:lang w:val="es-ES"/>
              </w:rPr>
            </w:pPr>
          </w:p>
        </w:tc>
        <w:tc>
          <w:tcPr>
            <w:tcW w:w="833" w:type="pct"/>
          </w:tcPr>
          <w:p w14:paraId="583FBA74" w14:textId="0B6E551A" w:rsidR="00B7106E" w:rsidRPr="007A6A76" w:rsidRDefault="00B7106E" w:rsidP="00B7106E">
            <w:pPr>
              <w:spacing w:after="0" w:line="240" w:lineRule="auto"/>
              <w:ind w:left="0" w:firstLine="0"/>
              <w:rPr>
                <w:rFonts w:ascii="Calibri" w:eastAsia="Calibri" w:hAnsi="Calibri" w:cs="Times New Roman"/>
                <w:i/>
                <w:color w:val="auto"/>
                <w:sz w:val="22"/>
                <w:lang w:val="es-CO"/>
              </w:rPr>
            </w:pPr>
          </w:p>
        </w:tc>
        <w:tc>
          <w:tcPr>
            <w:tcW w:w="843" w:type="pct"/>
          </w:tcPr>
          <w:p w14:paraId="1FE0CFDB" w14:textId="64221AE3" w:rsidR="00B7106E" w:rsidRPr="007A6A76" w:rsidRDefault="00B7106E" w:rsidP="00B7106E">
            <w:pPr>
              <w:spacing w:after="0" w:line="240" w:lineRule="auto"/>
              <w:ind w:left="0" w:firstLine="0"/>
              <w:rPr>
                <w:rFonts w:ascii="Calibri" w:eastAsia="Calibri" w:hAnsi="Calibri" w:cs="Times New Roman"/>
                <w:i/>
                <w:color w:val="auto"/>
                <w:sz w:val="22"/>
                <w:lang w:val="es-CO"/>
              </w:rPr>
            </w:pPr>
          </w:p>
        </w:tc>
        <w:tc>
          <w:tcPr>
            <w:tcW w:w="703" w:type="pct"/>
          </w:tcPr>
          <w:p w14:paraId="0E92C4A0" w14:textId="1D626DFC" w:rsidR="00B7106E" w:rsidRPr="007A6A76" w:rsidRDefault="00B7106E" w:rsidP="00B7106E">
            <w:pPr>
              <w:spacing w:after="0" w:line="240" w:lineRule="auto"/>
              <w:ind w:left="0" w:firstLine="0"/>
              <w:rPr>
                <w:rFonts w:ascii="Calibri" w:eastAsia="Calibri" w:hAnsi="Calibri" w:cs="Times New Roman"/>
                <w:i/>
                <w:color w:val="auto"/>
                <w:sz w:val="22"/>
                <w:lang w:val="es-CO"/>
              </w:rPr>
            </w:pPr>
          </w:p>
        </w:tc>
      </w:tr>
    </w:tbl>
    <w:p w14:paraId="72D22E92" w14:textId="77777777" w:rsidR="00B7106E" w:rsidRPr="00BF4E78" w:rsidRDefault="00B7106E" w:rsidP="00B7106E">
      <w:pPr>
        <w:tabs>
          <w:tab w:val="center" w:pos="4419"/>
          <w:tab w:val="right" w:pos="8838"/>
        </w:tabs>
        <w:spacing w:after="0" w:line="240" w:lineRule="auto"/>
        <w:ind w:left="-360" w:right="-400" w:firstLine="0"/>
        <w:jc w:val="center"/>
        <w:rPr>
          <w:rFonts w:ascii="Tahoma" w:eastAsia="Calibri" w:hAnsi="Tahoma" w:cs="Tahoma"/>
          <w:color w:val="auto"/>
          <w:sz w:val="10"/>
          <w:szCs w:val="10"/>
          <w:lang w:val="es-CO"/>
        </w:rPr>
      </w:pPr>
    </w:p>
    <w:p w14:paraId="636131CF" w14:textId="1F4523D6" w:rsidR="00B7106E" w:rsidRDefault="00B7106E" w:rsidP="007A6A76">
      <w:pPr>
        <w:spacing w:after="0" w:line="240" w:lineRule="auto"/>
        <w:ind w:left="0" w:firstLine="0"/>
        <w:jc w:val="center"/>
        <w:rPr>
          <w:rFonts w:ascii="Calibri" w:eastAsia="Times New Roman" w:hAnsi="Calibri" w:cs="Calibri"/>
          <w:b/>
          <w:i/>
          <w:color w:val="auto"/>
          <w:szCs w:val="24"/>
          <w:lang w:val="es-CO" w:eastAsia="es-ES"/>
        </w:rPr>
      </w:pPr>
      <w:r w:rsidRPr="007A6A76">
        <w:rPr>
          <w:rFonts w:ascii="Calibri" w:eastAsia="Times New Roman" w:hAnsi="Calibri" w:cs="Calibri"/>
          <w:b/>
          <w:i/>
          <w:color w:val="auto"/>
          <w:szCs w:val="24"/>
          <w:lang w:val="es-CO" w:eastAsia="es-ES"/>
        </w:rPr>
        <w:t>CARGA ACADEMICA Y ORGANIZACIÓN DE LAS AREAS Y HORARIO EN PRIMARIA</w:t>
      </w:r>
    </w:p>
    <w:p w14:paraId="3A7C9BC3" w14:textId="77777777" w:rsidR="007A6A76" w:rsidRPr="007A6A76" w:rsidRDefault="007A6A76" w:rsidP="007A6A76">
      <w:pPr>
        <w:spacing w:after="0" w:line="240" w:lineRule="auto"/>
        <w:ind w:left="0" w:firstLine="0"/>
        <w:jc w:val="center"/>
        <w:rPr>
          <w:rFonts w:ascii="Calibri" w:eastAsia="Times New Roman" w:hAnsi="Calibri" w:cs="Calibri"/>
          <w:b/>
          <w:i/>
          <w:color w:val="auto"/>
          <w:szCs w:val="24"/>
          <w:lang w:val="es-CO" w:eastAsia="es-E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4"/>
        <w:gridCol w:w="1246"/>
        <w:gridCol w:w="1246"/>
        <w:gridCol w:w="1248"/>
        <w:gridCol w:w="1248"/>
        <w:gridCol w:w="1248"/>
        <w:gridCol w:w="1244"/>
      </w:tblGrid>
      <w:tr w:rsidR="00B7106E" w:rsidRPr="00AB37DF" w14:paraId="7B6FAC61" w14:textId="77777777" w:rsidTr="007A6A76">
        <w:trPr>
          <w:trHeight w:val="254"/>
        </w:trPr>
        <w:tc>
          <w:tcPr>
            <w:tcW w:w="870" w:type="pct"/>
            <w:shd w:val="clear" w:color="auto" w:fill="D9D9D9" w:themeFill="background1" w:themeFillShade="D9"/>
          </w:tcPr>
          <w:p w14:paraId="22C0B54B"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AREA</w:t>
            </w:r>
          </w:p>
        </w:tc>
        <w:tc>
          <w:tcPr>
            <w:tcW w:w="688" w:type="pct"/>
            <w:shd w:val="clear" w:color="auto" w:fill="D9D9D9" w:themeFill="background1" w:themeFillShade="D9"/>
          </w:tcPr>
          <w:p w14:paraId="55F7CD5F"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CO" w:eastAsia="es-ES"/>
              </w:rPr>
            </w:pPr>
            <w:r w:rsidRPr="00AB37DF">
              <w:rPr>
                <w:rFonts w:ascii="Times New Roman" w:eastAsia="Times New Roman" w:hAnsi="Times New Roman" w:cs="Times New Roman"/>
                <w:b/>
                <w:i/>
                <w:color w:val="auto"/>
                <w:sz w:val="18"/>
                <w:lang w:val="es-CO" w:eastAsia="es-ES"/>
              </w:rPr>
              <w:t xml:space="preserve">0º </w:t>
            </w:r>
          </w:p>
        </w:tc>
        <w:tc>
          <w:tcPr>
            <w:tcW w:w="688" w:type="pct"/>
            <w:shd w:val="clear" w:color="auto" w:fill="D9D9D9" w:themeFill="background1" w:themeFillShade="D9"/>
          </w:tcPr>
          <w:p w14:paraId="1E8E8829"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CO" w:eastAsia="es-ES"/>
              </w:rPr>
            </w:pPr>
            <w:r w:rsidRPr="00AB37DF">
              <w:rPr>
                <w:rFonts w:ascii="Times New Roman" w:eastAsia="Times New Roman" w:hAnsi="Times New Roman" w:cs="Times New Roman"/>
                <w:b/>
                <w:i/>
                <w:color w:val="auto"/>
                <w:sz w:val="18"/>
                <w:lang w:val="es-CO" w:eastAsia="es-ES"/>
              </w:rPr>
              <w:t>1º</w:t>
            </w:r>
          </w:p>
        </w:tc>
        <w:tc>
          <w:tcPr>
            <w:tcW w:w="689" w:type="pct"/>
            <w:shd w:val="clear" w:color="auto" w:fill="D9D9D9" w:themeFill="background1" w:themeFillShade="D9"/>
          </w:tcPr>
          <w:p w14:paraId="5D0A4DC8"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CO" w:eastAsia="es-ES"/>
              </w:rPr>
            </w:pPr>
            <w:r w:rsidRPr="00AB37DF">
              <w:rPr>
                <w:rFonts w:ascii="Times New Roman" w:eastAsia="Times New Roman" w:hAnsi="Times New Roman" w:cs="Times New Roman"/>
                <w:b/>
                <w:i/>
                <w:color w:val="auto"/>
                <w:sz w:val="18"/>
                <w:lang w:val="es-CO" w:eastAsia="es-ES"/>
              </w:rPr>
              <w:t>2º</w:t>
            </w:r>
          </w:p>
        </w:tc>
        <w:tc>
          <w:tcPr>
            <w:tcW w:w="689" w:type="pct"/>
            <w:shd w:val="clear" w:color="auto" w:fill="D9D9D9" w:themeFill="background1" w:themeFillShade="D9"/>
          </w:tcPr>
          <w:p w14:paraId="6F56D708"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CO" w:eastAsia="es-ES"/>
              </w:rPr>
            </w:pPr>
            <w:r w:rsidRPr="00AB37DF">
              <w:rPr>
                <w:rFonts w:ascii="Times New Roman" w:eastAsia="Times New Roman" w:hAnsi="Times New Roman" w:cs="Times New Roman"/>
                <w:b/>
                <w:i/>
                <w:color w:val="auto"/>
                <w:sz w:val="18"/>
                <w:lang w:val="es-CO" w:eastAsia="es-ES"/>
              </w:rPr>
              <w:t>3º</w:t>
            </w:r>
          </w:p>
        </w:tc>
        <w:tc>
          <w:tcPr>
            <w:tcW w:w="689" w:type="pct"/>
            <w:shd w:val="clear" w:color="auto" w:fill="D9D9D9" w:themeFill="background1" w:themeFillShade="D9"/>
          </w:tcPr>
          <w:p w14:paraId="718444E4"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CO" w:eastAsia="es-ES"/>
              </w:rPr>
            </w:pPr>
            <w:r w:rsidRPr="00AB37DF">
              <w:rPr>
                <w:rFonts w:ascii="Times New Roman" w:eastAsia="Times New Roman" w:hAnsi="Times New Roman" w:cs="Times New Roman"/>
                <w:b/>
                <w:i/>
                <w:color w:val="auto"/>
                <w:sz w:val="18"/>
                <w:lang w:val="es-CO" w:eastAsia="es-ES"/>
              </w:rPr>
              <w:t>4º</w:t>
            </w:r>
          </w:p>
        </w:tc>
        <w:tc>
          <w:tcPr>
            <w:tcW w:w="688" w:type="pct"/>
            <w:shd w:val="clear" w:color="auto" w:fill="D9D9D9" w:themeFill="background1" w:themeFillShade="D9"/>
          </w:tcPr>
          <w:p w14:paraId="7A53C9BF" w14:textId="77777777" w:rsidR="00B7106E" w:rsidRPr="00AB37DF" w:rsidRDefault="00B7106E" w:rsidP="00B7106E">
            <w:pPr>
              <w:spacing w:after="0" w:line="240" w:lineRule="auto"/>
              <w:ind w:left="0" w:firstLine="0"/>
              <w:jc w:val="center"/>
              <w:rPr>
                <w:rFonts w:ascii="Times New Roman" w:eastAsia="Times New Roman" w:hAnsi="Times New Roman" w:cs="Times New Roman"/>
                <w:b/>
                <w:i/>
                <w:color w:val="auto"/>
                <w:sz w:val="18"/>
                <w:lang w:val="es-ES" w:eastAsia="es-ES"/>
              </w:rPr>
            </w:pPr>
            <w:r w:rsidRPr="00AB37DF">
              <w:rPr>
                <w:rFonts w:ascii="Times New Roman" w:eastAsia="Times New Roman" w:hAnsi="Times New Roman" w:cs="Times New Roman"/>
                <w:b/>
                <w:i/>
                <w:color w:val="auto"/>
                <w:sz w:val="18"/>
                <w:lang w:val="es-ES" w:eastAsia="es-ES"/>
              </w:rPr>
              <w:t>5o</w:t>
            </w:r>
          </w:p>
        </w:tc>
      </w:tr>
      <w:tr w:rsidR="00B7106E" w:rsidRPr="00AB37DF" w14:paraId="61143188" w14:textId="77777777" w:rsidTr="007A6A76">
        <w:trPr>
          <w:trHeight w:val="206"/>
        </w:trPr>
        <w:tc>
          <w:tcPr>
            <w:tcW w:w="870" w:type="pct"/>
            <w:shd w:val="clear" w:color="auto" w:fill="auto"/>
          </w:tcPr>
          <w:p w14:paraId="0634F92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C. NATURALES</w:t>
            </w:r>
          </w:p>
        </w:tc>
        <w:tc>
          <w:tcPr>
            <w:tcW w:w="688" w:type="pct"/>
            <w:shd w:val="clear" w:color="auto" w:fill="auto"/>
          </w:tcPr>
          <w:p w14:paraId="39472702"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CLAUDIA</w:t>
            </w:r>
          </w:p>
        </w:tc>
        <w:tc>
          <w:tcPr>
            <w:tcW w:w="688" w:type="pct"/>
            <w:shd w:val="clear" w:color="auto" w:fill="auto"/>
          </w:tcPr>
          <w:p w14:paraId="79B0496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CLAUDIA</w:t>
            </w:r>
          </w:p>
        </w:tc>
        <w:tc>
          <w:tcPr>
            <w:tcW w:w="689" w:type="pct"/>
            <w:shd w:val="clear" w:color="auto" w:fill="auto"/>
          </w:tcPr>
          <w:p w14:paraId="7AFCA77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49B08EB7"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155FD547"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1885D39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28EEAFC4" w14:textId="77777777" w:rsidTr="007A6A76">
        <w:trPr>
          <w:trHeight w:val="218"/>
        </w:trPr>
        <w:tc>
          <w:tcPr>
            <w:tcW w:w="870" w:type="pct"/>
            <w:shd w:val="clear" w:color="auto" w:fill="auto"/>
          </w:tcPr>
          <w:p w14:paraId="5EBD262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C. SOCIALES</w:t>
            </w:r>
          </w:p>
        </w:tc>
        <w:tc>
          <w:tcPr>
            <w:tcW w:w="688" w:type="pct"/>
            <w:shd w:val="clear" w:color="auto" w:fill="auto"/>
          </w:tcPr>
          <w:p w14:paraId="196D16F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091693B8"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422D9DB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6B090F5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559F22F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550E841A"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45C1ECD6" w14:textId="77777777" w:rsidTr="007A6A76">
        <w:trPr>
          <w:trHeight w:val="218"/>
        </w:trPr>
        <w:tc>
          <w:tcPr>
            <w:tcW w:w="870" w:type="pct"/>
            <w:shd w:val="clear" w:color="auto" w:fill="auto"/>
          </w:tcPr>
          <w:p w14:paraId="67D9AF4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ESPAÑOL – CASTELLANO</w:t>
            </w:r>
          </w:p>
        </w:tc>
        <w:tc>
          <w:tcPr>
            <w:tcW w:w="688" w:type="pct"/>
            <w:shd w:val="clear" w:color="auto" w:fill="auto"/>
          </w:tcPr>
          <w:p w14:paraId="2525C555"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35100A7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436F81F4"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27D942F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54EB931D"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6C77AA02"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3F508A18" w14:textId="77777777" w:rsidTr="007A6A76">
        <w:trPr>
          <w:trHeight w:val="218"/>
        </w:trPr>
        <w:tc>
          <w:tcPr>
            <w:tcW w:w="870" w:type="pct"/>
            <w:shd w:val="clear" w:color="auto" w:fill="auto"/>
          </w:tcPr>
          <w:p w14:paraId="3BA7ACFA"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INGLES</w:t>
            </w:r>
          </w:p>
        </w:tc>
        <w:tc>
          <w:tcPr>
            <w:tcW w:w="688" w:type="pct"/>
            <w:shd w:val="clear" w:color="auto" w:fill="auto"/>
          </w:tcPr>
          <w:p w14:paraId="2AA3C77E"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AURA</w:t>
            </w:r>
          </w:p>
        </w:tc>
        <w:tc>
          <w:tcPr>
            <w:tcW w:w="688" w:type="pct"/>
            <w:shd w:val="clear" w:color="auto" w:fill="auto"/>
          </w:tcPr>
          <w:p w14:paraId="6828E9FD"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AURA</w:t>
            </w:r>
          </w:p>
        </w:tc>
        <w:tc>
          <w:tcPr>
            <w:tcW w:w="689" w:type="pct"/>
            <w:shd w:val="clear" w:color="auto" w:fill="auto"/>
          </w:tcPr>
          <w:p w14:paraId="04A5781D"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AURA</w:t>
            </w:r>
          </w:p>
        </w:tc>
        <w:tc>
          <w:tcPr>
            <w:tcW w:w="689" w:type="pct"/>
            <w:shd w:val="clear" w:color="auto" w:fill="auto"/>
          </w:tcPr>
          <w:p w14:paraId="5AFDA4E9"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AURA</w:t>
            </w:r>
          </w:p>
        </w:tc>
        <w:tc>
          <w:tcPr>
            <w:tcW w:w="689" w:type="pct"/>
          </w:tcPr>
          <w:p w14:paraId="4FAC573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219A80EB"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31597B49" w14:textId="77777777" w:rsidTr="007A6A76">
        <w:trPr>
          <w:trHeight w:val="218"/>
        </w:trPr>
        <w:tc>
          <w:tcPr>
            <w:tcW w:w="870" w:type="pct"/>
            <w:shd w:val="clear" w:color="auto" w:fill="auto"/>
          </w:tcPr>
          <w:p w14:paraId="0FCE829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MATEMATICAS</w:t>
            </w:r>
          </w:p>
        </w:tc>
        <w:tc>
          <w:tcPr>
            <w:tcW w:w="688" w:type="pct"/>
            <w:shd w:val="clear" w:color="auto" w:fill="auto"/>
          </w:tcPr>
          <w:p w14:paraId="007422AA"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02627E65"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1797A9B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30574363"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1EC0ECFE"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6A509B0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24832F2D" w14:textId="77777777" w:rsidTr="007A6A76">
        <w:trPr>
          <w:trHeight w:val="206"/>
        </w:trPr>
        <w:tc>
          <w:tcPr>
            <w:tcW w:w="870" w:type="pct"/>
            <w:shd w:val="clear" w:color="auto" w:fill="auto"/>
          </w:tcPr>
          <w:p w14:paraId="50DB5FC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INFORMATICA</w:t>
            </w:r>
          </w:p>
        </w:tc>
        <w:tc>
          <w:tcPr>
            <w:tcW w:w="688" w:type="pct"/>
            <w:shd w:val="clear" w:color="auto" w:fill="auto"/>
          </w:tcPr>
          <w:p w14:paraId="0AF75C33"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4E98B564"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5373A541"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169785F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4DFBC014"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4E04AD8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2D5F7CDA" w14:textId="77777777" w:rsidTr="007A6A76">
        <w:trPr>
          <w:trHeight w:val="218"/>
        </w:trPr>
        <w:tc>
          <w:tcPr>
            <w:tcW w:w="870" w:type="pct"/>
            <w:shd w:val="clear" w:color="auto" w:fill="auto"/>
          </w:tcPr>
          <w:p w14:paraId="57B59E3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ETICA Y VALORES</w:t>
            </w:r>
          </w:p>
        </w:tc>
        <w:tc>
          <w:tcPr>
            <w:tcW w:w="688" w:type="pct"/>
            <w:shd w:val="clear" w:color="auto" w:fill="auto"/>
          </w:tcPr>
          <w:p w14:paraId="6D83D87B"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7614D679"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1874E07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56D3D61F"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17CA5980"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48D84F1A"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6B5137DE" w14:textId="77777777" w:rsidTr="007A6A76">
        <w:trPr>
          <w:trHeight w:val="218"/>
        </w:trPr>
        <w:tc>
          <w:tcPr>
            <w:tcW w:w="870" w:type="pct"/>
            <w:shd w:val="clear" w:color="auto" w:fill="auto"/>
          </w:tcPr>
          <w:p w14:paraId="434579F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RELIGION</w:t>
            </w:r>
          </w:p>
        </w:tc>
        <w:tc>
          <w:tcPr>
            <w:tcW w:w="688" w:type="pct"/>
            <w:shd w:val="clear" w:color="auto" w:fill="auto"/>
          </w:tcPr>
          <w:p w14:paraId="5B647FC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3986AB9E"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7E729A52"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0D97386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7D5B5739"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342E326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0B31F5C0" w14:textId="77777777" w:rsidTr="007A6A76">
        <w:trPr>
          <w:trHeight w:val="218"/>
        </w:trPr>
        <w:tc>
          <w:tcPr>
            <w:tcW w:w="870" w:type="pct"/>
            <w:shd w:val="clear" w:color="auto" w:fill="auto"/>
          </w:tcPr>
          <w:p w14:paraId="25D9294D"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ARTISITICA</w:t>
            </w:r>
          </w:p>
        </w:tc>
        <w:tc>
          <w:tcPr>
            <w:tcW w:w="688" w:type="pct"/>
            <w:shd w:val="clear" w:color="auto" w:fill="auto"/>
          </w:tcPr>
          <w:p w14:paraId="171226F2"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2E6CDFB1"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21CE519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031D8C04"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1F912DBA"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1F93FBDC"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r w:rsidR="00B7106E" w:rsidRPr="00AB37DF" w14:paraId="0C94D2C9" w14:textId="77777777" w:rsidTr="007A6A76">
        <w:trPr>
          <w:trHeight w:val="218"/>
        </w:trPr>
        <w:tc>
          <w:tcPr>
            <w:tcW w:w="870" w:type="pct"/>
            <w:shd w:val="clear" w:color="auto" w:fill="auto"/>
          </w:tcPr>
          <w:p w14:paraId="16AD7D87"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EDUC  FISICA</w:t>
            </w:r>
          </w:p>
        </w:tc>
        <w:tc>
          <w:tcPr>
            <w:tcW w:w="688" w:type="pct"/>
            <w:shd w:val="clear" w:color="auto" w:fill="auto"/>
          </w:tcPr>
          <w:p w14:paraId="18B54F0E"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8" w:type="pct"/>
            <w:shd w:val="clear" w:color="auto" w:fill="auto"/>
          </w:tcPr>
          <w:p w14:paraId="7EA68999"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ES" w:eastAsia="es-ES"/>
              </w:rPr>
              <w:t>P. CLAUDIA</w:t>
            </w:r>
          </w:p>
        </w:tc>
        <w:tc>
          <w:tcPr>
            <w:tcW w:w="689" w:type="pct"/>
            <w:shd w:val="clear" w:color="auto" w:fill="auto"/>
          </w:tcPr>
          <w:p w14:paraId="55F9B7A7"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shd w:val="clear" w:color="auto" w:fill="auto"/>
          </w:tcPr>
          <w:p w14:paraId="68077248"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ES" w:eastAsia="es-ES"/>
              </w:rPr>
            </w:pPr>
            <w:r w:rsidRPr="00AB37DF">
              <w:rPr>
                <w:rFonts w:ascii="Times New Roman" w:eastAsia="Times New Roman" w:hAnsi="Times New Roman" w:cs="Times New Roman"/>
                <w:i/>
                <w:color w:val="auto"/>
                <w:sz w:val="18"/>
                <w:lang w:val="es-CO" w:eastAsia="es-ES"/>
              </w:rPr>
              <w:t>P. RUBI</w:t>
            </w:r>
          </w:p>
        </w:tc>
        <w:tc>
          <w:tcPr>
            <w:tcW w:w="689" w:type="pct"/>
          </w:tcPr>
          <w:p w14:paraId="00B83496"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c>
          <w:tcPr>
            <w:tcW w:w="688" w:type="pct"/>
          </w:tcPr>
          <w:p w14:paraId="35C61EB5"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18"/>
                <w:lang w:val="es-CO" w:eastAsia="es-ES"/>
              </w:rPr>
            </w:pPr>
            <w:r w:rsidRPr="00AB37DF">
              <w:rPr>
                <w:rFonts w:ascii="Times New Roman" w:eastAsia="Times New Roman" w:hAnsi="Times New Roman" w:cs="Times New Roman"/>
                <w:i/>
                <w:color w:val="auto"/>
                <w:sz w:val="18"/>
                <w:lang w:val="es-CO" w:eastAsia="es-ES"/>
              </w:rPr>
              <w:t>P. PAOLA</w:t>
            </w:r>
          </w:p>
        </w:tc>
      </w:tr>
    </w:tbl>
    <w:p w14:paraId="42E26421"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27"/>
        <w:gridCol w:w="4527"/>
      </w:tblGrid>
      <w:tr w:rsidR="00B7106E" w:rsidRPr="00BF4E78" w14:paraId="560114B7" w14:textId="77777777" w:rsidTr="007A6A76">
        <w:trPr>
          <w:jc w:val="center"/>
        </w:trPr>
        <w:tc>
          <w:tcPr>
            <w:tcW w:w="9056" w:type="dxa"/>
            <w:gridSpan w:val="2"/>
            <w:shd w:val="clear" w:color="auto" w:fill="D9D9D9" w:themeFill="background1" w:themeFillShade="D9"/>
          </w:tcPr>
          <w:p w14:paraId="0228102C"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TOTAL HORAS SEMANALES POR DOCENTE PRIMARIA</w:t>
            </w:r>
          </w:p>
        </w:tc>
      </w:tr>
      <w:tr w:rsidR="00B7106E" w:rsidRPr="00BF4E78" w14:paraId="66873AF4" w14:textId="77777777" w:rsidTr="007A6A76">
        <w:trPr>
          <w:jc w:val="center"/>
        </w:trPr>
        <w:tc>
          <w:tcPr>
            <w:tcW w:w="4528" w:type="dxa"/>
            <w:shd w:val="clear" w:color="auto" w:fill="auto"/>
          </w:tcPr>
          <w:p w14:paraId="02849B2F"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P. CLAUDIA</w:t>
            </w:r>
          </w:p>
        </w:tc>
        <w:tc>
          <w:tcPr>
            <w:tcW w:w="4528" w:type="dxa"/>
            <w:shd w:val="clear" w:color="auto" w:fill="auto"/>
          </w:tcPr>
          <w:p w14:paraId="3442175E"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25</w:t>
            </w:r>
          </w:p>
        </w:tc>
      </w:tr>
      <w:tr w:rsidR="00B7106E" w:rsidRPr="00BF4E78" w14:paraId="30944BBC" w14:textId="77777777" w:rsidTr="007A6A76">
        <w:trPr>
          <w:jc w:val="center"/>
        </w:trPr>
        <w:tc>
          <w:tcPr>
            <w:tcW w:w="4528" w:type="dxa"/>
            <w:shd w:val="clear" w:color="auto" w:fill="auto"/>
          </w:tcPr>
          <w:p w14:paraId="6CED9042"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P. RUBI</w:t>
            </w:r>
          </w:p>
        </w:tc>
        <w:tc>
          <w:tcPr>
            <w:tcW w:w="4528" w:type="dxa"/>
            <w:shd w:val="clear" w:color="auto" w:fill="auto"/>
          </w:tcPr>
          <w:p w14:paraId="70C42A36"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25</w:t>
            </w:r>
          </w:p>
        </w:tc>
      </w:tr>
      <w:tr w:rsidR="00B7106E" w:rsidRPr="00BF4E78" w14:paraId="1190907A" w14:textId="77777777" w:rsidTr="007A6A76">
        <w:trPr>
          <w:jc w:val="center"/>
        </w:trPr>
        <w:tc>
          <w:tcPr>
            <w:tcW w:w="4528" w:type="dxa"/>
            <w:shd w:val="clear" w:color="auto" w:fill="auto"/>
          </w:tcPr>
          <w:p w14:paraId="442A3759"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P. PAOLA</w:t>
            </w:r>
          </w:p>
        </w:tc>
        <w:tc>
          <w:tcPr>
            <w:tcW w:w="4528" w:type="dxa"/>
            <w:shd w:val="clear" w:color="auto" w:fill="auto"/>
          </w:tcPr>
          <w:p w14:paraId="229A392F"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r w:rsidRPr="00BF4E78">
              <w:rPr>
                <w:rFonts w:ascii="Calibri" w:eastAsia="Times New Roman" w:hAnsi="Calibri" w:cs="Calibri"/>
                <w:i/>
                <w:color w:val="auto"/>
                <w:szCs w:val="24"/>
                <w:lang w:val="es-CO" w:eastAsia="es-ES"/>
              </w:rPr>
              <w:t>25</w:t>
            </w:r>
          </w:p>
        </w:tc>
      </w:tr>
    </w:tbl>
    <w:p w14:paraId="02ED0962" w14:textId="77777777" w:rsidR="00B7106E" w:rsidRPr="00BF4E78" w:rsidRDefault="00B7106E" w:rsidP="00B7106E">
      <w:pPr>
        <w:spacing w:after="0" w:line="240" w:lineRule="auto"/>
        <w:ind w:left="0" w:firstLine="0"/>
        <w:jc w:val="center"/>
        <w:rPr>
          <w:rFonts w:ascii="Calibri" w:eastAsia="Times New Roman" w:hAnsi="Calibri" w:cs="Calibri"/>
          <w:i/>
          <w:color w:val="auto"/>
          <w:szCs w:val="24"/>
          <w:lang w:val="es-CO" w:eastAsia="es-ES"/>
        </w:rPr>
      </w:pPr>
    </w:p>
    <w:p w14:paraId="5A8D93B2" w14:textId="77777777" w:rsidR="00B7106E" w:rsidRPr="00BF4E78" w:rsidRDefault="00B7106E" w:rsidP="00B7106E">
      <w:pPr>
        <w:tabs>
          <w:tab w:val="left" w:pos="5570"/>
        </w:tabs>
        <w:spacing w:after="0" w:line="240" w:lineRule="auto"/>
        <w:ind w:left="0" w:firstLine="0"/>
        <w:rPr>
          <w:rFonts w:ascii="Calibri" w:eastAsia="Times New Roman" w:hAnsi="Calibri" w:cs="Calibri"/>
          <w:i/>
          <w:color w:val="auto"/>
          <w:sz w:val="28"/>
          <w:szCs w:val="18"/>
          <w:lang w:val="es-CO" w:eastAsia="es-ES"/>
        </w:rPr>
      </w:pPr>
      <w:r w:rsidRPr="00BF4E78">
        <w:rPr>
          <w:rFonts w:ascii="Calibri" w:eastAsia="Times New Roman" w:hAnsi="Calibri" w:cs="Calibri"/>
          <w:color w:val="auto"/>
          <w:szCs w:val="24"/>
          <w:lang w:val="es-CO" w:eastAsia="es-ES"/>
        </w:rPr>
        <w:tab/>
      </w:r>
    </w:p>
    <w:p w14:paraId="0467FC1F" w14:textId="165174BB" w:rsidR="00B7106E" w:rsidRPr="007A6A76" w:rsidRDefault="00B7106E" w:rsidP="00B7106E">
      <w:pPr>
        <w:spacing w:after="0" w:line="240" w:lineRule="auto"/>
        <w:ind w:left="0" w:firstLine="0"/>
        <w:jc w:val="center"/>
        <w:rPr>
          <w:rFonts w:ascii="Calibri" w:eastAsia="Times New Roman" w:hAnsi="Calibri" w:cs="Calibri"/>
          <w:b/>
          <w:i/>
          <w:color w:val="auto"/>
          <w:sz w:val="28"/>
          <w:szCs w:val="18"/>
          <w:lang w:val="es-CO" w:eastAsia="es-ES"/>
        </w:rPr>
      </w:pPr>
      <w:r w:rsidRPr="007A6A76">
        <w:rPr>
          <w:rFonts w:ascii="Calibri" w:eastAsia="Times New Roman" w:hAnsi="Calibri" w:cs="Calibri"/>
          <w:b/>
          <w:i/>
          <w:color w:val="auto"/>
          <w:sz w:val="28"/>
          <w:szCs w:val="18"/>
          <w:lang w:val="es-CO" w:eastAsia="es-ES"/>
        </w:rPr>
        <w:lastRenderedPageBreak/>
        <w:t>CARGA ACADEMICA ORGANIZACIÓN DE LAS AREAS Y HORARIO EN EL BACHILLERATO  I.E. SIDÓN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2"/>
        <w:gridCol w:w="1221"/>
        <w:gridCol w:w="1221"/>
        <w:gridCol w:w="1220"/>
        <w:gridCol w:w="1220"/>
        <w:gridCol w:w="1220"/>
        <w:gridCol w:w="1220"/>
      </w:tblGrid>
      <w:tr w:rsidR="00B7106E" w:rsidRPr="00AB37DF" w14:paraId="27346486" w14:textId="77777777" w:rsidTr="00AB37DF">
        <w:trPr>
          <w:trHeight w:val="254"/>
        </w:trPr>
        <w:tc>
          <w:tcPr>
            <w:tcW w:w="956" w:type="pct"/>
            <w:shd w:val="clear" w:color="auto" w:fill="D9D9D9" w:themeFill="background1" w:themeFillShade="D9"/>
          </w:tcPr>
          <w:p w14:paraId="243FDD52"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AREA</w:t>
            </w:r>
          </w:p>
        </w:tc>
        <w:tc>
          <w:tcPr>
            <w:tcW w:w="674" w:type="pct"/>
            <w:shd w:val="clear" w:color="auto" w:fill="D9D9D9" w:themeFill="background1" w:themeFillShade="D9"/>
          </w:tcPr>
          <w:p w14:paraId="411A6523"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 xml:space="preserve">6º </w:t>
            </w:r>
          </w:p>
        </w:tc>
        <w:tc>
          <w:tcPr>
            <w:tcW w:w="674" w:type="pct"/>
            <w:shd w:val="clear" w:color="auto" w:fill="D9D9D9" w:themeFill="background1" w:themeFillShade="D9"/>
          </w:tcPr>
          <w:p w14:paraId="2CA6BB1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7º</w:t>
            </w:r>
          </w:p>
        </w:tc>
        <w:tc>
          <w:tcPr>
            <w:tcW w:w="674" w:type="pct"/>
            <w:shd w:val="clear" w:color="auto" w:fill="D9D9D9" w:themeFill="background1" w:themeFillShade="D9"/>
          </w:tcPr>
          <w:p w14:paraId="1364573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8º</w:t>
            </w:r>
          </w:p>
        </w:tc>
        <w:tc>
          <w:tcPr>
            <w:tcW w:w="674" w:type="pct"/>
            <w:shd w:val="clear" w:color="auto" w:fill="D9D9D9" w:themeFill="background1" w:themeFillShade="D9"/>
          </w:tcPr>
          <w:p w14:paraId="0B72CE7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9º</w:t>
            </w:r>
          </w:p>
        </w:tc>
        <w:tc>
          <w:tcPr>
            <w:tcW w:w="674" w:type="pct"/>
            <w:shd w:val="clear" w:color="auto" w:fill="D9D9D9" w:themeFill="background1" w:themeFillShade="D9"/>
          </w:tcPr>
          <w:p w14:paraId="4E67A43D" w14:textId="77777777" w:rsidR="00B7106E" w:rsidRPr="00AB37DF" w:rsidRDefault="00B7106E" w:rsidP="00B7106E">
            <w:pPr>
              <w:spacing w:after="0" w:line="240" w:lineRule="auto"/>
              <w:ind w:left="0" w:firstLine="0"/>
              <w:jc w:val="center"/>
              <w:rPr>
                <w:rFonts w:ascii="Times New Roman" w:eastAsia="Times New Roman" w:hAnsi="Times New Roman" w:cs="Times New Roman"/>
                <w:color w:val="auto"/>
                <w:sz w:val="20"/>
                <w:lang w:val="es-CO" w:eastAsia="es-ES"/>
              </w:rPr>
            </w:pPr>
            <w:r w:rsidRPr="00AB37DF">
              <w:rPr>
                <w:rFonts w:ascii="Times New Roman" w:eastAsia="Times New Roman" w:hAnsi="Times New Roman" w:cs="Times New Roman"/>
                <w:color w:val="auto"/>
                <w:sz w:val="20"/>
                <w:lang w:val="es-CO" w:eastAsia="es-ES"/>
              </w:rPr>
              <w:t>10º</w:t>
            </w:r>
          </w:p>
        </w:tc>
        <w:tc>
          <w:tcPr>
            <w:tcW w:w="674" w:type="pct"/>
            <w:shd w:val="clear" w:color="auto" w:fill="D9D9D9" w:themeFill="background1" w:themeFillShade="D9"/>
          </w:tcPr>
          <w:p w14:paraId="79149F68" w14:textId="77777777" w:rsidR="00B7106E" w:rsidRPr="00AB37DF" w:rsidRDefault="00B7106E" w:rsidP="00B7106E">
            <w:pPr>
              <w:spacing w:after="0" w:line="240" w:lineRule="auto"/>
              <w:ind w:left="0" w:firstLine="0"/>
              <w:jc w:val="center"/>
              <w:rPr>
                <w:rFonts w:ascii="Times New Roman" w:eastAsia="Times New Roman" w:hAnsi="Times New Roman" w:cs="Times New Roman"/>
                <w:color w:val="auto"/>
                <w:sz w:val="20"/>
                <w:szCs w:val="24"/>
                <w:lang w:val="es-ES" w:eastAsia="es-ES"/>
              </w:rPr>
            </w:pPr>
            <w:r w:rsidRPr="00AB37DF">
              <w:rPr>
                <w:rFonts w:ascii="Times New Roman" w:eastAsia="Times New Roman" w:hAnsi="Times New Roman" w:cs="Times New Roman"/>
                <w:color w:val="auto"/>
                <w:sz w:val="20"/>
                <w:szCs w:val="24"/>
                <w:lang w:val="es-ES" w:eastAsia="es-ES"/>
              </w:rPr>
              <w:t>11o</w:t>
            </w:r>
          </w:p>
        </w:tc>
      </w:tr>
      <w:tr w:rsidR="00AB37DF" w:rsidRPr="00AB37DF" w14:paraId="15DFAE97" w14:textId="77777777" w:rsidTr="00AB37DF">
        <w:trPr>
          <w:trHeight w:val="206"/>
        </w:trPr>
        <w:tc>
          <w:tcPr>
            <w:tcW w:w="956" w:type="pct"/>
            <w:shd w:val="clear" w:color="auto" w:fill="D9D9D9" w:themeFill="background1" w:themeFillShade="D9"/>
          </w:tcPr>
          <w:p w14:paraId="20013961"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FISICA</w:t>
            </w:r>
          </w:p>
        </w:tc>
        <w:tc>
          <w:tcPr>
            <w:tcW w:w="2696" w:type="pct"/>
            <w:gridSpan w:val="4"/>
            <w:vMerge w:val="restart"/>
            <w:shd w:val="clear" w:color="auto" w:fill="auto"/>
          </w:tcPr>
          <w:p w14:paraId="25987D44"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660A539F"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tcPr>
          <w:p w14:paraId="3536E443"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r>
      <w:tr w:rsidR="00AB37DF" w:rsidRPr="00AB37DF" w14:paraId="5EAF833B" w14:textId="77777777" w:rsidTr="00AB37DF">
        <w:trPr>
          <w:trHeight w:val="218"/>
        </w:trPr>
        <w:tc>
          <w:tcPr>
            <w:tcW w:w="956" w:type="pct"/>
            <w:shd w:val="clear" w:color="auto" w:fill="D9D9D9" w:themeFill="background1" w:themeFillShade="D9"/>
          </w:tcPr>
          <w:p w14:paraId="41399EF0"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QUIMICA</w:t>
            </w:r>
          </w:p>
        </w:tc>
        <w:tc>
          <w:tcPr>
            <w:tcW w:w="2696" w:type="pct"/>
            <w:gridSpan w:val="4"/>
            <w:vMerge/>
            <w:shd w:val="clear" w:color="auto" w:fill="auto"/>
          </w:tcPr>
          <w:p w14:paraId="12DDCB92"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61D750F7"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tcPr>
          <w:p w14:paraId="1C4A0506"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r>
      <w:tr w:rsidR="00AB37DF" w:rsidRPr="00AB37DF" w14:paraId="1FC905C5" w14:textId="77777777" w:rsidTr="00AB37DF">
        <w:trPr>
          <w:trHeight w:val="218"/>
        </w:trPr>
        <w:tc>
          <w:tcPr>
            <w:tcW w:w="956" w:type="pct"/>
            <w:shd w:val="clear" w:color="auto" w:fill="D9D9D9" w:themeFill="background1" w:themeFillShade="D9"/>
          </w:tcPr>
          <w:p w14:paraId="0E4A564A"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ECONOMIA POLITICA</w:t>
            </w:r>
          </w:p>
        </w:tc>
        <w:tc>
          <w:tcPr>
            <w:tcW w:w="2696" w:type="pct"/>
            <w:gridSpan w:val="4"/>
            <w:vMerge/>
            <w:shd w:val="clear" w:color="auto" w:fill="auto"/>
          </w:tcPr>
          <w:p w14:paraId="414ACBD9"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6D7B2550"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285353F7"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r>
      <w:tr w:rsidR="00AB37DF" w:rsidRPr="00AB37DF" w14:paraId="1A4873EB" w14:textId="77777777" w:rsidTr="00AB37DF">
        <w:trPr>
          <w:trHeight w:val="218"/>
        </w:trPr>
        <w:tc>
          <w:tcPr>
            <w:tcW w:w="956" w:type="pct"/>
            <w:shd w:val="clear" w:color="auto" w:fill="D9D9D9" w:themeFill="background1" w:themeFillShade="D9"/>
          </w:tcPr>
          <w:p w14:paraId="7DEF24A3"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FILOSOFIA</w:t>
            </w:r>
          </w:p>
        </w:tc>
        <w:tc>
          <w:tcPr>
            <w:tcW w:w="2696" w:type="pct"/>
            <w:gridSpan w:val="4"/>
            <w:vMerge/>
            <w:shd w:val="clear" w:color="auto" w:fill="auto"/>
          </w:tcPr>
          <w:p w14:paraId="0BB70091"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069D6D2E"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60724185" w14:textId="77777777" w:rsidR="00AB37DF" w:rsidRPr="00AB37DF" w:rsidRDefault="00AB37DF"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r>
      <w:tr w:rsidR="00B7106E" w:rsidRPr="00AB37DF" w14:paraId="4D56B87E" w14:textId="77777777" w:rsidTr="00AB37DF">
        <w:trPr>
          <w:trHeight w:val="206"/>
        </w:trPr>
        <w:tc>
          <w:tcPr>
            <w:tcW w:w="956" w:type="pct"/>
            <w:shd w:val="clear" w:color="auto" w:fill="D9D9D9" w:themeFill="background1" w:themeFillShade="D9"/>
          </w:tcPr>
          <w:p w14:paraId="6893C7B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C. NATURALES</w:t>
            </w:r>
          </w:p>
        </w:tc>
        <w:tc>
          <w:tcPr>
            <w:tcW w:w="674" w:type="pct"/>
            <w:shd w:val="clear" w:color="auto" w:fill="auto"/>
          </w:tcPr>
          <w:p w14:paraId="0861FDB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32502D5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48E7B80C"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7C8C779A"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tcPr>
          <w:p w14:paraId="33D5479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1827E3B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r>
      <w:tr w:rsidR="00B7106E" w:rsidRPr="00AB37DF" w14:paraId="072938EC" w14:textId="77777777" w:rsidTr="00AB37DF">
        <w:trPr>
          <w:trHeight w:val="218"/>
        </w:trPr>
        <w:tc>
          <w:tcPr>
            <w:tcW w:w="956" w:type="pct"/>
            <w:shd w:val="clear" w:color="auto" w:fill="D9D9D9" w:themeFill="background1" w:themeFillShade="D9"/>
          </w:tcPr>
          <w:p w14:paraId="12F0A6A6"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C. SOCIALES</w:t>
            </w:r>
          </w:p>
        </w:tc>
        <w:tc>
          <w:tcPr>
            <w:tcW w:w="674" w:type="pct"/>
            <w:shd w:val="clear" w:color="auto" w:fill="auto"/>
          </w:tcPr>
          <w:p w14:paraId="3535DEDC"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6EB36C5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7451592B"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6FD6ACB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19AE0B6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44F85D8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r>
      <w:tr w:rsidR="00B7106E" w:rsidRPr="00AB37DF" w14:paraId="130E7B4A" w14:textId="77777777" w:rsidTr="00AB37DF">
        <w:trPr>
          <w:trHeight w:val="218"/>
        </w:trPr>
        <w:tc>
          <w:tcPr>
            <w:tcW w:w="956" w:type="pct"/>
            <w:shd w:val="clear" w:color="auto" w:fill="D9D9D9" w:themeFill="background1" w:themeFillShade="D9"/>
          </w:tcPr>
          <w:p w14:paraId="53797BA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ESPAÑOL – CASTELLANO</w:t>
            </w:r>
          </w:p>
        </w:tc>
        <w:tc>
          <w:tcPr>
            <w:tcW w:w="674" w:type="pct"/>
            <w:shd w:val="clear" w:color="auto" w:fill="auto"/>
          </w:tcPr>
          <w:p w14:paraId="76892E7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07C8C76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3C958B9C"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5019C26D"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0744B8E0"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727524B7"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r>
      <w:tr w:rsidR="00B7106E" w:rsidRPr="00AB37DF" w14:paraId="0E4C2481" w14:textId="77777777" w:rsidTr="00AB37DF">
        <w:trPr>
          <w:trHeight w:val="218"/>
        </w:trPr>
        <w:tc>
          <w:tcPr>
            <w:tcW w:w="956" w:type="pct"/>
            <w:shd w:val="clear" w:color="auto" w:fill="D9D9D9" w:themeFill="background1" w:themeFillShade="D9"/>
          </w:tcPr>
          <w:p w14:paraId="2D9C94A2"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INGLES</w:t>
            </w:r>
          </w:p>
        </w:tc>
        <w:tc>
          <w:tcPr>
            <w:tcW w:w="674" w:type="pct"/>
            <w:shd w:val="clear" w:color="auto" w:fill="auto"/>
          </w:tcPr>
          <w:p w14:paraId="6AFEE10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4F0B524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0061844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381C80FE"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tcPr>
          <w:p w14:paraId="388D6B0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tcPr>
          <w:p w14:paraId="244F390B"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r>
      <w:tr w:rsidR="00B7106E" w:rsidRPr="00AB37DF" w14:paraId="45232F49" w14:textId="77777777" w:rsidTr="00AB37DF">
        <w:trPr>
          <w:trHeight w:val="218"/>
        </w:trPr>
        <w:tc>
          <w:tcPr>
            <w:tcW w:w="956" w:type="pct"/>
            <w:shd w:val="clear" w:color="auto" w:fill="D9D9D9" w:themeFill="background1" w:themeFillShade="D9"/>
          </w:tcPr>
          <w:p w14:paraId="1A21239C"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MATEMATICAS</w:t>
            </w:r>
          </w:p>
        </w:tc>
        <w:tc>
          <w:tcPr>
            <w:tcW w:w="674" w:type="pct"/>
            <w:shd w:val="clear" w:color="auto" w:fill="auto"/>
          </w:tcPr>
          <w:p w14:paraId="045FDABD"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6C572793"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669624F7" w14:textId="77777777" w:rsidR="00B7106E" w:rsidRPr="00AB37DF" w:rsidRDefault="00B7106E" w:rsidP="00B7106E">
            <w:pPr>
              <w:spacing w:after="0" w:line="240" w:lineRule="auto"/>
              <w:ind w:left="0" w:firstLine="0"/>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29150D9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tcPr>
          <w:p w14:paraId="27B74F5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tcPr>
          <w:p w14:paraId="3E6BB59D"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r>
      <w:tr w:rsidR="00B7106E" w:rsidRPr="00AB37DF" w14:paraId="00FF3869" w14:textId="77777777" w:rsidTr="00AB37DF">
        <w:trPr>
          <w:trHeight w:val="206"/>
        </w:trPr>
        <w:tc>
          <w:tcPr>
            <w:tcW w:w="956" w:type="pct"/>
            <w:shd w:val="clear" w:color="auto" w:fill="D9D9D9" w:themeFill="background1" w:themeFillShade="D9"/>
          </w:tcPr>
          <w:p w14:paraId="71D9E8E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INFORMATICA</w:t>
            </w:r>
          </w:p>
        </w:tc>
        <w:tc>
          <w:tcPr>
            <w:tcW w:w="674" w:type="pct"/>
            <w:shd w:val="clear" w:color="auto" w:fill="auto"/>
          </w:tcPr>
          <w:p w14:paraId="4FC8902D"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5C4FF94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031AADA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318399A2"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tcPr>
          <w:p w14:paraId="20A9B2C6"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tcPr>
          <w:p w14:paraId="293C150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r>
      <w:tr w:rsidR="00B7106E" w:rsidRPr="00AB37DF" w14:paraId="0EAF76D6" w14:textId="77777777" w:rsidTr="00AB37DF">
        <w:trPr>
          <w:trHeight w:val="218"/>
        </w:trPr>
        <w:tc>
          <w:tcPr>
            <w:tcW w:w="956" w:type="pct"/>
            <w:shd w:val="clear" w:color="auto" w:fill="D9D9D9" w:themeFill="background1" w:themeFillShade="D9"/>
          </w:tcPr>
          <w:p w14:paraId="5A23D49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ETICA Y VALORES</w:t>
            </w:r>
          </w:p>
        </w:tc>
        <w:tc>
          <w:tcPr>
            <w:tcW w:w="674" w:type="pct"/>
            <w:shd w:val="clear" w:color="auto" w:fill="auto"/>
          </w:tcPr>
          <w:p w14:paraId="2B9F3A10"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PAOLA</w:t>
            </w:r>
          </w:p>
        </w:tc>
        <w:tc>
          <w:tcPr>
            <w:tcW w:w="674" w:type="pct"/>
            <w:shd w:val="clear" w:color="auto" w:fill="auto"/>
          </w:tcPr>
          <w:p w14:paraId="1683464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452B58F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shd w:val="clear" w:color="auto" w:fill="auto"/>
          </w:tcPr>
          <w:p w14:paraId="2B02149E"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09DDAD0C"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184448F4"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r>
      <w:tr w:rsidR="00B7106E" w:rsidRPr="00AB37DF" w14:paraId="01E97076" w14:textId="77777777" w:rsidTr="00AB37DF">
        <w:trPr>
          <w:trHeight w:val="218"/>
        </w:trPr>
        <w:tc>
          <w:tcPr>
            <w:tcW w:w="956" w:type="pct"/>
            <w:shd w:val="clear" w:color="auto" w:fill="D9D9D9" w:themeFill="background1" w:themeFillShade="D9"/>
          </w:tcPr>
          <w:p w14:paraId="7C6E9A13"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RELIGION</w:t>
            </w:r>
          </w:p>
        </w:tc>
        <w:tc>
          <w:tcPr>
            <w:tcW w:w="674" w:type="pct"/>
            <w:shd w:val="clear" w:color="auto" w:fill="auto"/>
          </w:tcPr>
          <w:p w14:paraId="3A19BCCB"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086C952F"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RELIGI</w:t>
            </w:r>
          </w:p>
        </w:tc>
        <w:tc>
          <w:tcPr>
            <w:tcW w:w="674" w:type="pct"/>
            <w:shd w:val="clear" w:color="auto" w:fill="auto"/>
          </w:tcPr>
          <w:p w14:paraId="48A3F2F5"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RUBI</w:t>
            </w:r>
          </w:p>
        </w:tc>
        <w:tc>
          <w:tcPr>
            <w:tcW w:w="674" w:type="pct"/>
            <w:shd w:val="clear" w:color="auto" w:fill="auto"/>
          </w:tcPr>
          <w:p w14:paraId="54AC7466"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P.RUBI</w:t>
            </w:r>
          </w:p>
        </w:tc>
        <w:tc>
          <w:tcPr>
            <w:tcW w:w="674" w:type="pct"/>
          </w:tcPr>
          <w:p w14:paraId="76FA4D42"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7B72E5DE"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r>
      <w:tr w:rsidR="00B7106E" w:rsidRPr="00AB37DF" w14:paraId="080F5D31" w14:textId="77777777" w:rsidTr="00AB37DF">
        <w:trPr>
          <w:trHeight w:val="218"/>
        </w:trPr>
        <w:tc>
          <w:tcPr>
            <w:tcW w:w="956" w:type="pct"/>
            <w:shd w:val="clear" w:color="auto" w:fill="D9D9D9" w:themeFill="background1" w:themeFillShade="D9"/>
          </w:tcPr>
          <w:p w14:paraId="738C0740"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ARTISITICA</w:t>
            </w:r>
          </w:p>
        </w:tc>
        <w:tc>
          <w:tcPr>
            <w:tcW w:w="674" w:type="pct"/>
            <w:shd w:val="clear" w:color="auto" w:fill="auto"/>
          </w:tcPr>
          <w:p w14:paraId="5DFF1EC8"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CLAUDIA</w:t>
            </w:r>
          </w:p>
        </w:tc>
        <w:tc>
          <w:tcPr>
            <w:tcW w:w="674" w:type="pct"/>
            <w:shd w:val="clear" w:color="auto" w:fill="auto"/>
          </w:tcPr>
          <w:p w14:paraId="1F4CCB3B"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601D517A"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5FCB944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tcPr>
          <w:p w14:paraId="200360C6"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c>
          <w:tcPr>
            <w:tcW w:w="674" w:type="pct"/>
          </w:tcPr>
          <w:p w14:paraId="3CA459A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p>
        </w:tc>
      </w:tr>
      <w:tr w:rsidR="00B7106E" w:rsidRPr="00AB37DF" w14:paraId="4C91705E" w14:textId="77777777" w:rsidTr="00AB37DF">
        <w:trPr>
          <w:trHeight w:val="218"/>
        </w:trPr>
        <w:tc>
          <w:tcPr>
            <w:tcW w:w="956" w:type="pct"/>
            <w:shd w:val="clear" w:color="auto" w:fill="D9D9D9" w:themeFill="background1" w:themeFillShade="D9"/>
          </w:tcPr>
          <w:p w14:paraId="5076E343"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EDUC  FISICA</w:t>
            </w:r>
          </w:p>
        </w:tc>
        <w:tc>
          <w:tcPr>
            <w:tcW w:w="674" w:type="pct"/>
            <w:shd w:val="clear" w:color="auto" w:fill="auto"/>
          </w:tcPr>
          <w:p w14:paraId="7BF95F9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LUIS</w:t>
            </w:r>
          </w:p>
        </w:tc>
        <w:tc>
          <w:tcPr>
            <w:tcW w:w="674" w:type="pct"/>
            <w:shd w:val="clear" w:color="auto" w:fill="auto"/>
          </w:tcPr>
          <w:p w14:paraId="28D55DC1"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ALFREDO</w:t>
            </w:r>
          </w:p>
        </w:tc>
        <w:tc>
          <w:tcPr>
            <w:tcW w:w="674" w:type="pct"/>
            <w:shd w:val="clear" w:color="auto" w:fill="auto"/>
          </w:tcPr>
          <w:p w14:paraId="1C7A819E"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shd w:val="clear" w:color="auto" w:fill="auto"/>
          </w:tcPr>
          <w:p w14:paraId="22CB4F56"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AURA</w:t>
            </w:r>
          </w:p>
        </w:tc>
        <w:tc>
          <w:tcPr>
            <w:tcW w:w="674" w:type="pct"/>
          </w:tcPr>
          <w:p w14:paraId="6CAF4DE9"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 MARY</w:t>
            </w:r>
          </w:p>
        </w:tc>
        <w:tc>
          <w:tcPr>
            <w:tcW w:w="674" w:type="pct"/>
          </w:tcPr>
          <w:p w14:paraId="1C4CE247" w14:textId="77777777" w:rsidR="00B7106E" w:rsidRPr="00AB37DF" w:rsidRDefault="00B7106E" w:rsidP="00B7106E">
            <w:pPr>
              <w:spacing w:after="0" w:line="240" w:lineRule="auto"/>
              <w:ind w:left="0" w:firstLine="0"/>
              <w:jc w:val="center"/>
              <w:rPr>
                <w:rFonts w:ascii="Times New Roman" w:eastAsia="Times New Roman" w:hAnsi="Times New Roman" w:cs="Times New Roman"/>
                <w:i/>
                <w:color w:val="auto"/>
                <w:sz w:val="20"/>
                <w:lang w:val="es-CO" w:eastAsia="es-ES"/>
              </w:rPr>
            </w:pPr>
            <w:r w:rsidRPr="00AB37DF">
              <w:rPr>
                <w:rFonts w:ascii="Times New Roman" w:eastAsia="Times New Roman" w:hAnsi="Times New Roman" w:cs="Times New Roman"/>
                <w:i/>
                <w:color w:val="auto"/>
                <w:sz w:val="20"/>
                <w:lang w:val="es-CO" w:eastAsia="es-ES"/>
              </w:rPr>
              <w:t>P.MARY</w:t>
            </w:r>
          </w:p>
        </w:tc>
      </w:tr>
    </w:tbl>
    <w:p w14:paraId="0290B74B" w14:textId="77777777" w:rsidR="00B7106E" w:rsidRPr="00BF4E78" w:rsidRDefault="00B7106E" w:rsidP="00B7106E">
      <w:pPr>
        <w:spacing w:after="0" w:line="240" w:lineRule="auto"/>
        <w:ind w:left="0" w:firstLine="0"/>
        <w:rPr>
          <w:rFonts w:ascii="Times New Roman" w:eastAsia="Times New Roman" w:hAnsi="Times New Roman" w:cs="Times New Roman"/>
          <w:vanish/>
          <w:color w:val="auto"/>
          <w:szCs w:val="24"/>
          <w:lang w:val="es-ES" w:eastAsia="es-ES"/>
        </w:rPr>
      </w:pPr>
    </w:p>
    <w:tbl>
      <w:tblPr>
        <w:tblpPr w:leftFromText="141" w:rightFromText="141" w:vertAnchor="text" w:horzAnchor="margin" w:tblpY="479"/>
        <w:tblW w:w="47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61"/>
        <w:gridCol w:w="4261"/>
      </w:tblGrid>
      <w:tr w:rsidR="00B7106E" w:rsidRPr="00BF4E78" w14:paraId="65CD9784" w14:textId="77777777" w:rsidTr="007A6A76">
        <w:tc>
          <w:tcPr>
            <w:tcW w:w="5000" w:type="pct"/>
            <w:gridSpan w:val="2"/>
            <w:shd w:val="clear" w:color="auto" w:fill="D9D9D9" w:themeFill="background1" w:themeFillShade="D9"/>
          </w:tcPr>
          <w:p w14:paraId="04D4765E"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32"/>
                <w:szCs w:val="18"/>
                <w:lang w:val="es-CO" w:eastAsia="es-ES"/>
              </w:rPr>
              <w:t>TOTAL HORAS SEMANALES POR DOCENTE</w:t>
            </w:r>
          </w:p>
        </w:tc>
      </w:tr>
      <w:tr w:rsidR="00B7106E" w:rsidRPr="00BF4E78" w14:paraId="12964161" w14:textId="77777777" w:rsidTr="00473734">
        <w:tc>
          <w:tcPr>
            <w:tcW w:w="2500" w:type="pct"/>
            <w:shd w:val="clear" w:color="auto" w:fill="auto"/>
          </w:tcPr>
          <w:p w14:paraId="1B3A8999"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P. ALFREDO</w:t>
            </w:r>
          </w:p>
        </w:tc>
        <w:tc>
          <w:tcPr>
            <w:tcW w:w="2500" w:type="pct"/>
            <w:shd w:val="clear" w:color="auto" w:fill="auto"/>
          </w:tcPr>
          <w:p w14:paraId="2FBD774B"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30</w:t>
            </w:r>
          </w:p>
        </w:tc>
      </w:tr>
      <w:tr w:rsidR="00B7106E" w:rsidRPr="00BF4E78" w14:paraId="73E628CF" w14:textId="77777777" w:rsidTr="00473734">
        <w:tc>
          <w:tcPr>
            <w:tcW w:w="2500" w:type="pct"/>
            <w:shd w:val="clear" w:color="auto" w:fill="auto"/>
          </w:tcPr>
          <w:p w14:paraId="2956E481"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P. MARY</w:t>
            </w:r>
          </w:p>
        </w:tc>
        <w:tc>
          <w:tcPr>
            <w:tcW w:w="2500" w:type="pct"/>
            <w:shd w:val="clear" w:color="auto" w:fill="auto"/>
          </w:tcPr>
          <w:p w14:paraId="05890089"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30</w:t>
            </w:r>
          </w:p>
        </w:tc>
      </w:tr>
      <w:tr w:rsidR="00B7106E" w:rsidRPr="00BF4E78" w14:paraId="158D89F4" w14:textId="77777777" w:rsidTr="00473734">
        <w:tc>
          <w:tcPr>
            <w:tcW w:w="2500" w:type="pct"/>
            <w:shd w:val="clear" w:color="auto" w:fill="auto"/>
          </w:tcPr>
          <w:p w14:paraId="5FB8915F"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P. LUIS</w:t>
            </w:r>
          </w:p>
        </w:tc>
        <w:tc>
          <w:tcPr>
            <w:tcW w:w="2500" w:type="pct"/>
            <w:shd w:val="clear" w:color="auto" w:fill="auto"/>
          </w:tcPr>
          <w:p w14:paraId="46ADD33C"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30</w:t>
            </w:r>
          </w:p>
        </w:tc>
      </w:tr>
      <w:tr w:rsidR="00B7106E" w:rsidRPr="00BF4E78" w14:paraId="433C5B67" w14:textId="77777777" w:rsidTr="00473734">
        <w:tc>
          <w:tcPr>
            <w:tcW w:w="2500" w:type="pct"/>
            <w:shd w:val="clear" w:color="auto" w:fill="auto"/>
          </w:tcPr>
          <w:p w14:paraId="71F2115B"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P. AURA</w:t>
            </w:r>
          </w:p>
        </w:tc>
        <w:tc>
          <w:tcPr>
            <w:tcW w:w="2500" w:type="pct"/>
            <w:shd w:val="clear" w:color="auto" w:fill="auto"/>
          </w:tcPr>
          <w:p w14:paraId="6E90C758"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r w:rsidRPr="00BF4E78">
              <w:rPr>
                <w:rFonts w:ascii="Calibri" w:eastAsia="Times New Roman" w:hAnsi="Calibri" w:cs="Calibri"/>
                <w:i/>
                <w:color w:val="auto"/>
                <w:sz w:val="28"/>
                <w:szCs w:val="18"/>
                <w:lang w:val="es-CO" w:eastAsia="es-ES"/>
              </w:rPr>
              <w:t>30</w:t>
            </w:r>
          </w:p>
        </w:tc>
      </w:tr>
    </w:tbl>
    <w:p w14:paraId="7D8B4F90"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64783CA6"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73BB9786"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68363902"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0335E469"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45884C16" w14:textId="77777777" w:rsidR="00B7106E" w:rsidRPr="00BF4E78" w:rsidRDefault="00B7106E" w:rsidP="00B7106E">
      <w:pPr>
        <w:spacing w:after="0" w:line="240" w:lineRule="auto"/>
        <w:ind w:left="0" w:firstLine="0"/>
        <w:jc w:val="center"/>
        <w:rPr>
          <w:rFonts w:ascii="Calibri" w:eastAsia="Times New Roman" w:hAnsi="Calibri" w:cs="Calibri"/>
          <w:i/>
          <w:color w:val="auto"/>
          <w:sz w:val="28"/>
          <w:szCs w:val="18"/>
          <w:lang w:val="es-CO" w:eastAsia="es-ES"/>
        </w:rPr>
      </w:pPr>
    </w:p>
    <w:p w14:paraId="0308EF3F" w14:textId="77777777" w:rsidR="008F2B81" w:rsidRPr="00BF4E78" w:rsidRDefault="008F2B81" w:rsidP="00241046">
      <w:pPr>
        <w:spacing w:after="160" w:line="259" w:lineRule="auto"/>
        <w:ind w:left="0" w:firstLine="0"/>
        <w:rPr>
          <w:rFonts w:ascii="Times New Roman" w:hAnsi="Times New Roman" w:cs="Times New Roman"/>
          <w:i/>
          <w:lang w:val="es-CO"/>
        </w:rPr>
      </w:pPr>
    </w:p>
    <w:p w14:paraId="72591B48" w14:textId="77777777" w:rsidR="007A6A76" w:rsidRDefault="007A6A76">
      <w:pPr>
        <w:spacing w:after="160" w:line="259" w:lineRule="auto"/>
        <w:ind w:left="0" w:firstLine="0"/>
        <w:rPr>
          <w:rFonts w:ascii="Times New Roman" w:hAnsi="Times New Roman" w:cs="Times New Roman"/>
          <w:i/>
        </w:rPr>
      </w:pPr>
      <w:r>
        <w:rPr>
          <w:rFonts w:ascii="Times New Roman" w:hAnsi="Times New Roman" w:cs="Times New Roman"/>
          <w:i/>
        </w:rPr>
        <w:br w:type="page"/>
      </w:r>
    </w:p>
    <w:p w14:paraId="75E3B8C0" w14:textId="5F78971C" w:rsidR="008F2B81" w:rsidRPr="007A6A76" w:rsidRDefault="008F2B81" w:rsidP="007A6A76">
      <w:pPr>
        <w:spacing w:line="360" w:lineRule="auto"/>
        <w:jc w:val="center"/>
        <w:rPr>
          <w:rFonts w:ascii="Times New Roman" w:hAnsi="Times New Roman" w:cs="Times New Roman"/>
          <w:b/>
          <w:i/>
          <w:sz w:val="28"/>
          <w:szCs w:val="28"/>
        </w:rPr>
      </w:pPr>
      <w:r w:rsidRPr="007A6A76">
        <w:rPr>
          <w:rFonts w:ascii="Times New Roman" w:hAnsi="Times New Roman" w:cs="Times New Roman"/>
          <w:b/>
          <w:i/>
          <w:sz w:val="28"/>
          <w:szCs w:val="28"/>
        </w:rPr>
        <w:lastRenderedPageBreak/>
        <w:t>DESCRIPCION DE LA PLANTA FISICA ACTUAL</w:t>
      </w:r>
    </w:p>
    <w:p w14:paraId="3C339FC0" w14:textId="77777777" w:rsidR="008F2B81" w:rsidRPr="00BF4E78" w:rsidRDefault="008F2B81" w:rsidP="008F2B81">
      <w:pPr>
        <w:spacing w:line="360" w:lineRule="auto"/>
        <w:jc w:val="both"/>
        <w:rPr>
          <w:rFonts w:ascii="Times New Roman" w:hAnsi="Times New Roman" w:cs="Times New Roman"/>
          <w:i/>
          <w:lang w:val="es-CO"/>
        </w:rPr>
      </w:pPr>
    </w:p>
    <w:p w14:paraId="23846849" w14:textId="77777777" w:rsidR="008F2B81" w:rsidRPr="00BF4E78" w:rsidRDefault="008F2B81" w:rsidP="007A6A76">
      <w:pPr>
        <w:spacing w:line="360" w:lineRule="auto"/>
        <w:ind w:left="-426"/>
        <w:jc w:val="both"/>
        <w:rPr>
          <w:rFonts w:ascii="Times New Roman" w:hAnsi="Times New Roman" w:cs="Times New Roman"/>
          <w:i/>
          <w:lang w:val="es-CO"/>
        </w:rPr>
      </w:pPr>
      <w:r w:rsidRPr="00BF4E78">
        <w:rPr>
          <w:rFonts w:ascii="Times New Roman" w:hAnsi="Times New Roman" w:cs="Times New Roman"/>
          <w:i/>
          <w:lang w:val="es-CO"/>
        </w:rPr>
        <w:t xml:space="preserve">La nueva infraestructura </w:t>
      </w:r>
      <w:proofErr w:type="spellStart"/>
      <w:r w:rsidRPr="00BF4E78">
        <w:rPr>
          <w:rFonts w:ascii="Times New Roman" w:hAnsi="Times New Roman" w:cs="Times New Roman"/>
          <w:i/>
          <w:lang w:val="es-CO"/>
        </w:rPr>
        <w:t>conttibuye</w:t>
      </w:r>
      <w:proofErr w:type="spellEnd"/>
      <w:r w:rsidRPr="00BF4E78">
        <w:rPr>
          <w:rFonts w:ascii="Times New Roman" w:hAnsi="Times New Roman" w:cs="Times New Roman"/>
          <w:i/>
          <w:lang w:val="es-CO"/>
        </w:rPr>
        <w:t xml:space="preserve"> a que se practique la inclusión y participación activa en la convivencia escolar, siendo la institución un modelo de inclusión social, lo que permitirá a todos los estudiantes integrarse plenamente en la vida escolar mientras que inculcará el respeto de los derechos humanos, las libertadas de expresión, la apreciación de las diferentes culturas en la comunidad y la expresión creativa. Se busca también el bienestar local del área donde se encuentra la institución, incentivando los modelos de ciudadanía dentro de las áreas locales, enriqueciendo su misión educativa con actividades que mejoren el medio ambiente y la calidad de vida de la población local. </w:t>
      </w:r>
    </w:p>
    <w:p w14:paraId="29A182B3" w14:textId="77777777" w:rsidR="008F2B81" w:rsidRPr="00BF4E78" w:rsidRDefault="008F2B81" w:rsidP="008F2B81">
      <w:pPr>
        <w:spacing w:line="360" w:lineRule="auto"/>
        <w:jc w:val="both"/>
        <w:rPr>
          <w:rFonts w:ascii="Times New Roman" w:hAnsi="Times New Roman" w:cs="Times New Roman"/>
          <w:i/>
        </w:rPr>
      </w:pPr>
    </w:p>
    <w:p w14:paraId="341FE020" w14:textId="77777777" w:rsidR="008F2B81" w:rsidRPr="00BF4E78" w:rsidRDefault="008F2B81" w:rsidP="0013032D">
      <w:pPr>
        <w:spacing w:line="360" w:lineRule="auto"/>
        <w:ind w:left="-426" w:firstLine="0"/>
        <w:jc w:val="both"/>
        <w:rPr>
          <w:rFonts w:ascii="Times New Roman" w:hAnsi="Times New Roman" w:cs="Times New Roman"/>
          <w:i/>
        </w:rPr>
      </w:pPr>
      <w:r w:rsidRPr="00BF4E78">
        <w:rPr>
          <w:rFonts w:ascii="Times New Roman" w:hAnsi="Times New Roman" w:cs="Times New Roman"/>
          <w:i/>
        </w:rPr>
        <w:t xml:space="preserve">Número de aulas. El número de aulas con las que cuenta el I.E. SIDÓN es de 6 aulas. En algunos casos como es  el de la primaria, se tiene dos grados por salón, debido a que no hay salones suficientes y la cantidad de docentes es de apenas 3. Para la secundaria que contamos hasta el grado 11º hay cuatro docentes en espera de otro que refuerce la planta de </w:t>
      </w:r>
      <w:proofErr w:type="spellStart"/>
      <w:r w:rsidRPr="00BF4E78">
        <w:rPr>
          <w:rFonts w:ascii="Times New Roman" w:hAnsi="Times New Roman" w:cs="Times New Roman"/>
          <w:i/>
        </w:rPr>
        <w:t>personal</w:t>
      </w:r>
      <w:proofErr w:type="spellEnd"/>
      <w:r w:rsidRPr="00BF4E78">
        <w:rPr>
          <w:rFonts w:ascii="Times New Roman" w:hAnsi="Times New Roman" w:cs="Times New Roman"/>
          <w:i/>
        </w:rPr>
        <w:t xml:space="preserve"> ya sea para primaria o para secundaria, según las necesidades y los salones disponibles. </w:t>
      </w:r>
    </w:p>
    <w:p w14:paraId="45E5EFF6" w14:textId="77777777" w:rsidR="008F2B81" w:rsidRPr="00BF4E78" w:rsidRDefault="008F2B81" w:rsidP="008F2B81">
      <w:pPr>
        <w:spacing w:line="360" w:lineRule="auto"/>
        <w:jc w:val="both"/>
        <w:rPr>
          <w:rFonts w:ascii="Times New Roman" w:hAnsi="Times New Roman" w:cs="Times New Roman"/>
          <w:i/>
        </w:rPr>
      </w:pPr>
    </w:p>
    <w:p w14:paraId="21337D05" w14:textId="77777777" w:rsidR="008F2B81" w:rsidRPr="00BF4E78" w:rsidRDefault="008F2B81" w:rsidP="0013032D">
      <w:pPr>
        <w:spacing w:line="360" w:lineRule="auto"/>
        <w:ind w:left="-426" w:firstLine="0"/>
        <w:jc w:val="both"/>
        <w:rPr>
          <w:rFonts w:ascii="Times New Roman" w:hAnsi="Times New Roman" w:cs="Times New Roman"/>
          <w:i/>
        </w:rPr>
      </w:pPr>
      <w:r w:rsidRPr="00BF4E78">
        <w:rPr>
          <w:rFonts w:ascii="Times New Roman" w:hAnsi="Times New Roman" w:cs="Times New Roman"/>
          <w:i/>
        </w:rPr>
        <w:t xml:space="preserve">A la fecha la planta física se encuentra totalmente terminada contando además con un ascensor para uso exclusivo para personas con discapacidad. </w:t>
      </w:r>
    </w:p>
    <w:p w14:paraId="4F4FFBB0" w14:textId="77777777" w:rsidR="008F2B81" w:rsidRPr="00BF4E78" w:rsidRDefault="008F2B81" w:rsidP="0013032D">
      <w:pPr>
        <w:spacing w:line="360" w:lineRule="auto"/>
        <w:ind w:left="-426" w:firstLine="1192"/>
        <w:jc w:val="both"/>
        <w:rPr>
          <w:rFonts w:ascii="Times New Roman" w:hAnsi="Times New Roman" w:cs="Times New Roman"/>
          <w:i/>
        </w:rPr>
      </w:pPr>
    </w:p>
    <w:p w14:paraId="4A7764BB" w14:textId="77777777" w:rsidR="008F2B81" w:rsidRPr="00BF4E78" w:rsidRDefault="008F2B81" w:rsidP="0013032D">
      <w:pPr>
        <w:spacing w:line="360" w:lineRule="auto"/>
        <w:ind w:left="-426" w:firstLine="0"/>
        <w:jc w:val="both"/>
        <w:rPr>
          <w:rFonts w:ascii="Times New Roman" w:hAnsi="Times New Roman" w:cs="Times New Roman"/>
          <w:i/>
        </w:rPr>
      </w:pPr>
      <w:r w:rsidRPr="00BF4E78">
        <w:rPr>
          <w:rFonts w:ascii="Times New Roman" w:hAnsi="Times New Roman" w:cs="Times New Roman"/>
          <w:i/>
        </w:rPr>
        <w:t>Unidades sanitarias.  Se cuenta con dos unidades sanitarias con 8 sanitarios, 2 orinales para hombres y una ducha, todos con puertas, falta instalación eléctrica.</w:t>
      </w:r>
    </w:p>
    <w:p w14:paraId="616032F2" w14:textId="77777777" w:rsidR="008F2B81" w:rsidRPr="00BF4E78" w:rsidRDefault="008F2B81" w:rsidP="008F2B81">
      <w:pPr>
        <w:spacing w:line="360" w:lineRule="auto"/>
        <w:jc w:val="both"/>
        <w:rPr>
          <w:rFonts w:ascii="Times New Roman" w:hAnsi="Times New Roman" w:cs="Times New Roman"/>
          <w:i/>
        </w:rPr>
      </w:pPr>
    </w:p>
    <w:p w14:paraId="428F6606" w14:textId="77777777" w:rsidR="008F2B81" w:rsidRPr="00BF4E78" w:rsidRDefault="008F2B81" w:rsidP="0013032D">
      <w:pPr>
        <w:spacing w:line="360" w:lineRule="auto"/>
        <w:ind w:left="-426"/>
        <w:jc w:val="both"/>
        <w:rPr>
          <w:rFonts w:ascii="Times New Roman" w:hAnsi="Times New Roman" w:cs="Times New Roman"/>
          <w:i/>
        </w:rPr>
      </w:pPr>
      <w:r w:rsidRPr="00BF4E78">
        <w:rPr>
          <w:rFonts w:ascii="Times New Roman" w:hAnsi="Times New Roman" w:cs="Times New Roman"/>
          <w:i/>
        </w:rPr>
        <w:t>Biblioteca. Se cuenta con algunos libros distribuidos en todos los salones,  materiales didácticos. Algunos textos son obsoletos. Con la adecuación de la nueva planta física se dispondrá de un espacio exclusivo para el desarrollo de las acciones propias de la biblioteca.</w:t>
      </w:r>
    </w:p>
    <w:p w14:paraId="1249D48A" w14:textId="77777777" w:rsidR="008F2B81" w:rsidRPr="00BF4E78" w:rsidRDefault="008F2B81" w:rsidP="008F2B81">
      <w:pPr>
        <w:spacing w:line="360" w:lineRule="auto"/>
        <w:jc w:val="both"/>
        <w:rPr>
          <w:rFonts w:ascii="Times New Roman" w:hAnsi="Times New Roman" w:cs="Times New Roman"/>
          <w:i/>
        </w:rPr>
      </w:pPr>
    </w:p>
    <w:p w14:paraId="356B7C3D" w14:textId="77777777" w:rsidR="008F2B81" w:rsidRPr="00BF4E78" w:rsidRDefault="008F2B81" w:rsidP="0013032D">
      <w:pPr>
        <w:spacing w:line="360" w:lineRule="auto"/>
        <w:ind w:left="-426"/>
        <w:jc w:val="both"/>
        <w:rPr>
          <w:rFonts w:ascii="Times New Roman" w:hAnsi="Times New Roman" w:cs="Times New Roman"/>
          <w:i/>
        </w:rPr>
      </w:pPr>
      <w:r w:rsidRPr="00BF4E78">
        <w:rPr>
          <w:rFonts w:ascii="Times New Roman" w:hAnsi="Times New Roman" w:cs="Times New Roman"/>
          <w:i/>
        </w:rPr>
        <w:t xml:space="preserve">Sala de informática. Se cuenta con 15 equipos de los cuales todos funcionan; 17 portátiles y 6 equipos de escritorio. Se cuenta con servicio de internet desde el presente año escolar;  Se </w:t>
      </w:r>
      <w:r w:rsidRPr="00BF4E78">
        <w:rPr>
          <w:rFonts w:ascii="Times New Roman" w:hAnsi="Times New Roman" w:cs="Times New Roman"/>
          <w:i/>
        </w:rPr>
        <w:lastRenderedPageBreak/>
        <w:t xml:space="preserve">cuenta con 45 </w:t>
      </w:r>
      <w:proofErr w:type="spellStart"/>
      <w:r w:rsidRPr="00BF4E78">
        <w:rPr>
          <w:rFonts w:ascii="Times New Roman" w:hAnsi="Times New Roman" w:cs="Times New Roman"/>
          <w:i/>
        </w:rPr>
        <w:t>Tablets</w:t>
      </w:r>
      <w:proofErr w:type="spellEnd"/>
      <w:r w:rsidRPr="00BF4E78">
        <w:rPr>
          <w:rFonts w:ascii="Times New Roman" w:hAnsi="Times New Roman" w:cs="Times New Roman"/>
          <w:i/>
        </w:rPr>
        <w:t xml:space="preserve">, 2 </w:t>
      </w:r>
      <w:proofErr w:type="gramStart"/>
      <w:r w:rsidRPr="00BF4E78">
        <w:rPr>
          <w:rFonts w:ascii="Times New Roman" w:hAnsi="Times New Roman" w:cs="Times New Roman"/>
          <w:i/>
        </w:rPr>
        <w:t>video</w:t>
      </w:r>
      <w:proofErr w:type="gramEnd"/>
      <w:r w:rsidRPr="00BF4E78">
        <w:rPr>
          <w:rFonts w:ascii="Times New Roman" w:hAnsi="Times New Roman" w:cs="Times New Roman"/>
          <w:i/>
        </w:rPr>
        <w:t xml:space="preserve"> </w:t>
      </w:r>
      <w:proofErr w:type="spellStart"/>
      <w:r w:rsidRPr="00BF4E78">
        <w:rPr>
          <w:rFonts w:ascii="Times New Roman" w:hAnsi="Times New Roman" w:cs="Times New Roman"/>
          <w:i/>
        </w:rPr>
        <w:t>beam</w:t>
      </w:r>
      <w:proofErr w:type="spellEnd"/>
      <w:r w:rsidRPr="00BF4E78">
        <w:rPr>
          <w:rFonts w:ascii="Times New Roman" w:hAnsi="Times New Roman" w:cs="Times New Roman"/>
          <w:i/>
        </w:rPr>
        <w:t xml:space="preserve">, amplificación y una fotocopiadora, dos parlantes para eventos culturales </w:t>
      </w:r>
      <w:proofErr w:type="spellStart"/>
      <w:r w:rsidRPr="00BF4E78">
        <w:rPr>
          <w:rFonts w:ascii="Times New Roman" w:hAnsi="Times New Roman" w:cs="Times New Roman"/>
          <w:i/>
        </w:rPr>
        <w:t>propos</w:t>
      </w:r>
      <w:proofErr w:type="spellEnd"/>
      <w:r w:rsidRPr="00BF4E78">
        <w:rPr>
          <w:rFonts w:ascii="Times New Roman" w:hAnsi="Times New Roman" w:cs="Times New Roman"/>
          <w:i/>
        </w:rPr>
        <w:t xml:space="preserve"> de la vida escolar.</w:t>
      </w:r>
    </w:p>
    <w:p w14:paraId="7789FC49" w14:textId="77777777" w:rsidR="008F2B81" w:rsidRPr="00BF4E78" w:rsidRDefault="008F2B81" w:rsidP="008F2B81">
      <w:pPr>
        <w:spacing w:line="360" w:lineRule="auto"/>
        <w:jc w:val="both"/>
        <w:rPr>
          <w:rFonts w:ascii="Times New Roman" w:hAnsi="Times New Roman" w:cs="Times New Roman"/>
          <w:i/>
        </w:rPr>
      </w:pPr>
      <w:r w:rsidRPr="00BF4E78">
        <w:rPr>
          <w:rFonts w:ascii="Times New Roman" w:hAnsi="Times New Roman" w:cs="Times New Roman"/>
          <w:i/>
        </w:rPr>
        <w:t xml:space="preserve"> </w:t>
      </w:r>
    </w:p>
    <w:p w14:paraId="03A06B58" w14:textId="77777777" w:rsidR="008F2B81" w:rsidRPr="00BF4E78" w:rsidRDefault="008F2B81" w:rsidP="0013032D">
      <w:pPr>
        <w:spacing w:line="360" w:lineRule="auto"/>
        <w:ind w:left="-426"/>
        <w:jc w:val="both"/>
        <w:rPr>
          <w:rFonts w:ascii="Times New Roman" w:hAnsi="Times New Roman" w:cs="Times New Roman"/>
          <w:i/>
        </w:rPr>
      </w:pPr>
      <w:r w:rsidRPr="00BF4E78">
        <w:rPr>
          <w:rFonts w:ascii="Times New Roman" w:hAnsi="Times New Roman" w:cs="Times New Roman"/>
          <w:i/>
        </w:rPr>
        <w:t>Restaurante Escolar.  El restaurante escolar está organizado, cuenta con una amplia zona para la atención de los estudiantes y se cuenta con dos manipuladoras pagadas, una parte colabora la alcaldía y otra la junta de padres de familia. El restaurante escolar hace parte de la nueva planta física, cuenta con todos los requerimientos para la prestación del servicio.</w:t>
      </w:r>
    </w:p>
    <w:p w14:paraId="3C42B4F5" w14:textId="77777777" w:rsidR="008F2B81" w:rsidRPr="00BF4E78" w:rsidRDefault="008F2B81" w:rsidP="008F2B81">
      <w:pPr>
        <w:spacing w:line="360" w:lineRule="auto"/>
        <w:jc w:val="both"/>
        <w:rPr>
          <w:rFonts w:ascii="Times New Roman" w:hAnsi="Times New Roman" w:cs="Times New Roman"/>
          <w:i/>
        </w:rPr>
      </w:pPr>
    </w:p>
    <w:p w14:paraId="6624F85D" w14:textId="77777777" w:rsidR="008F2B81" w:rsidRPr="00BF4E78" w:rsidRDefault="008F2B81" w:rsidP="0013032D">
      <w:pPr>
        <w:spacing w:line="360" w:lineRule="auto"/>
        <w:ind w:left="-426"/>
        <w:jc w:val="both"/>
        <w:rPr>
          <w:rFonts w:ascii="Times New Roman" w:hAnsi="Times New Roman" w:cs="Times New Roman"/>
          <w:i/>
        </w:rPr>
      </w:pPr>
      <w:r w:rsidRPr="00BF4E78">
        <w:rPr>
          <w:rFonts w:ascii="Times New Roman" w:hAnsi="Times New Roman" w:cs="Times New Roman"/>
          <w:i/>
        </w:rPr>
        <w:t>Cancha.  Se cuenta con un polideportivo en buen estado, construido  con recursos de la alcaldía y la comunidad.</w:t>
      </w:r>
    </w:p>
    <w:p w14:paraId="3358EE10" w14:textId="77777777" w:rsidR="008F2B81" w:rsidRPr="00BF4E78" w:rsidRDefault="008F2B81" w:rsidP="008F2B81">
      <w:pPr>
        <w:spacing w:line="360" w:lineRule="auto"/>
        <w:jc w:val="both"/>
        <w:rPr>
          <w:rFonts w:ascii="Times New Roman" w:hAnsi="Times New Roman" w:cs="Times New Roman"/>
          <w:i/>
          <w:lang w:val="es-ES"/>
        </w:rPr>
      </w:pPr>
    </w:p>
    <w:p w14:paraId="6F2AEFE5" w14:textId="77777777" w:rsidR="0013032D" w:rsidRDefault="008F2B81" w:rsidP="0013032D">
      <w:pPr>
        <w:spacing w:line="360" w:lineRule="auto"/>
        <w:ind w:left="-426"/>
        <w:jc w:val="both"/>
        <w:rPr>
          <w:rFonts w:ascii="Times New Roman" w:hAnsi="Times New Roman" w:cs="Times New Roman"/>
          <w:i/>
          <w:lang w:val="es-ES"/>
        </w:rPr>
      </w:pPr>
      <w:r w:rsidRPr="00BF4E78">
        <w:rPr>
          <w:rFonts w:ascii="Times New Roman" w:hAnsi="Times New Roman" w:cs="Times New Roman"/>
          <w:i/>
          <w:lang w:val="es-ES"/>
        </w:rPr>
        <w:t xml:space="preserve">Laboratorio de Física y Química: se cuenta con 1 laboratorios de Química, 1 de Física, 1 de biología y </w:t>
      </w:r>
      <w:proofErr w:type="spellStart"/>
      <w:r w:rsidRPr="00BF4E78">
        <w:rPr>
          <w:rFonts w:ascii="Times New Roman" w:hAnsi="Times New Roman" w:cs="Times New Roman"/>
          <w:i/>
          <w:lang w:val="es-ES"/>
        </w:rPr>
        <w:t>semilaboratorio</w:t>
      </w:r>
      <w:proofErr w:type="spellEnd"/>
      <w:r w:rsidRPr="00BF4E78">
        <w:rPr>
          <w:rFonts w:ascii="Times New Roman" w:hAnsi="Times New Roman" w:cs="Times New Roman"/>
          <w:i/>
          <w:lang w:val="es-ES"/>
        </w:rPr>
        <w:t xml:space="preserve"> de Electrónica; sin embargo, no cuentan con el espacio adecuado para las diferentes prácticas. </w:t>
      </w:r>
    </w:p>
    <w:p w14:paraId="4ADA66B3" w14:textId="77777777" w:rsidR="0013032D" w:rsidRDefault="0013032D" w:rsidP="0013032D">
      <w:pPr>
        <w:spacing w:line="360" w:lineRule="auto"/>
        <w:ind w:left="-426"/>
        <w:jc w:val="both"/>
        <w:rPr>
          <w:rFonts w:ascii="Times New Roman" w:hAnsi="Times New Roman" w:cs="Times New Roman"/>
          <w:i/>
          <w:lang w:val="es-ES"/>
        </w:rPr>
      </w:pPr>
    </w:p>
    <w:p w14:paraId="618AA575" w14:textId="5D4212DC" w:rsidR="008F2B81" w:rsidRPr="00BF4E78" w:rsidRDefault="008F2B81" w:rsidP="0013032D">
      <w:pPr>
        <w:spacing w:line="360" w:lineRule="auto"/>
        <w:ind w:left="-426"/>
        <w:jc w:val="both"/>
        <w:rPr>
          <w:rFonts w:ascii="Times New Roman" w:hAnsi="Times New Roman" w:cs="Times New Roman"/>
          <w:i/>
          <w:lang w:val="es-ES"/>
        </w:rPr>
      </w:pPr>
      <w:r w:rsidRPr="00BF4E78">
        <w:rPr>
          <w:rFonts w:ascii="Times New Roman" w:hAnsi="Times New Roman" w:cs="Times New Roman"/>
          <w:i/>
          <w:lang w:val="es-ES"/>
        </w:rPr>
        <w:t xml:space="preserve">Residencia estudiantil </w:t>
      </w:r>
    </w:p>
    <w:p w14:paraId="1EB83BD2" w14:textId="77777777" w:rsidR="0013032D" w:rsidRDefault="0013032D" w:rsidP="0013032D">
      <w:pPr>
        <w:spacing w:line="360" w:lineRule="auto"/>
        <w:ind w:left="-426"/>
        <w:jc w:val="both"/>
        <w:rPr>
          <w:rFonts w:ascii="Times New Roman" w:hAnsi="Times New Roman" w:cs="Times New Roman"/>
          <w:i/>
          <w:lang w:val="es-ES"/>
        </w:rPr>
      </w:pPr>
    </w:p>
    <w:p w14:paraId="2F9173CD" w14:textId="77777777" w:rsidR="0013032D" w:rsidRDefault="008F2B81" w:rsidP="0013032D">
      <w:pPr>
        <w:spacing w:line="360" w:lineRule="auto"/>
        <w:ind w:left="-426"/>
        <w:jc w:val="both"/>
        <w:rPr>
          <w:rFonts w:ascii="Times New Roman" w:hAnsi="Times New Roman" w:cs="Times New Roman"/>
          <w:i/>
          <w:lang w:val="es-ES"/>
        </w:rPr>
      </w:pPr>
      <w:r w:rsidRPr="00BF4E78">
        <w:rPr>
          <w:rFonts w:ascii="Times New Roman" w:hAnsi="Times New Roman" w:cs="Times New Roman"/>
          <w:i/>
          <w:lang w:val="es-ES"/>
        </w:rPr>
        <w:t xml:space="preserve">Se </w:t>
      </w:r>
      <w:proofErr w:type="spellStart"/>
      <w:r w:rsidRPr="00BF4E78">
        <w:rPr>
          <w:rFonts w:ascii="Times New Roman" w:hAnsi="Times New Roman" w:cs="Times New Roman"/>
          <w:i/>
          <w:lang w:val="es-ES"/>
        </w:rPr>
        <w:t>empezo</w:t>
      </w:r>
      <w:proofErr w:type="spellEnd"/>
      <w:r w:rsidRPr="00BF4E78">
        <w:rPr>
          <w:rFonts w:ascii="Times New Roman" w:hAnsi="Times New Roman" w:cs="Times New Roman"/>
          <w:i/>
          <w:lang w:val="es-ES"/>
        </w:rPr>
        <w:t xml:space="preserve"> la obra desde mayo de 2018 y culmino en octubre de 2019, consta de 10 habitantes incluida la cocina.</w:t>
      </w:r>
    </w:p>
    <w:p w14:paraId="79F260E3" w14:textId="77777777" w:rsidR="0013032D" w:rsidRDefault="0013032D" w:rsidP="0013032D">
      <w:pPr>
        <w:spacing w:line="360" w:lineRule="auto"/>
        <w:ind w:left="-426"/>
        <w:jc w:val="both"/>
        <w:rPr>
          <w:rFonts w:ascii="Times New Roman" w:hAnsi="Times New Roman" w:cs="Times New Roman"/>
          <w:i/>
          <w:lang w:val="es-ES"/>
        </w:rPr>
      </w:pPr>
    </w:p>
    <w:p w14:paraId="71B3FAB6" w14:textId="7A145AF5" w:rsidR="008F2B81" w:rsidRPr="00BF4E78" w:rsidRDefault="008F2B81" w:rsidP="0013032D">
      <w:pPr>
        <w:spacing w:line="360" w:lineRule="auto"/>
        <w:ind w:left="-426"/>
        <w:jc w:val="both"/>
        <w:rPr>
          <w:rFonts w:ascii="Times New Roman" w:hAnsi="Times New Roman" w:cs="Times New Roman"/>
          <w:i/>
          <w:lang w:val="es-ES"/>
        </w:rPr>
      </w:pPr>
      <w:r w:rsidRPr="00BF4E78">
        <w:rPr>
          <w:rFonts w:ascii="Times New Roman" w:hAnsi="Times New Roman" w:cs="Times New Roman"/>
          <w:i/>
          <w:lang w:val="es-ES"/>
        </w:rPr>
        <w:t>Tiene baños y orinales segundo piso hay un salón para realización de reuniones.</w:t>
      </w:r>
    </w:p>
    <w:p w14:paraId="20A60823" w14:textId="77777777" w:rsidR="008F2B81" w:rsidRPr="00BF4E78" w:rsidRDefault="008F2B81" w:rsidP="0013032D">
      <w:pPr>
        <w:spacing w:line="360" w:lineRule="auto"/>
        <w:ind w:left="-426"/>
        <w:jc w:val="both"/>
        <w:rPr>
          <w:rFonts w:ascii="Times New Roman" w:hAnsi="Times New Roman" w:cs="Times New Roman"/>
          <w:i/>
          <w:lang w:val="es-ES"/>
        </w:rPr>
      </w:pPr>
      <w:r w:rsidRPr="00BF4E78">
        <w:rPr>
          <w:rFonts w:ascii="Times New Roman" w:hAnsi="Times New Roman" w:cs="Times New Roman"/>
          <w:i/>
          <w:lang w:val="es-ES"/>
        </w:rPr>
        <w:t xml:space="preserve">La residencia </w:t>
      </w:r>
      <w:proofErr w:type="spellStart"/>
      <w:r w:rsidRPr="00BF4E78">
        <w:rPr>
          <w:rFonts w:ascii="Times New Roman" w:hAnsi="Times New Roman" w:cs="Times New Roman"/>
          <w:i/>
          <w:lang w:val="es-ES"/>
        </w:rPr>
        <w:t>esta</w:t>
      </w:r>
      <w:proofErr w:type="spellEnd"/>
      <w:r w:rsidRPr="00BF4E78">
        <w:rPr>
          <w:rFonts w:ascii="Times New Roman" w:hAnsi="Times New Roman" w:cs="Times New Roman"/>
          <w:i/>
          <w:lang w:val="es-ES"/>
        </w:rPr>
        <w:t xml:space="preserve"> organizada para atender a 50 jóvenes en muy buenas condiciones de comodidad. </w:t>
      </w:r>
    </w:p>
    <w:p w14:paraId="1C92EF79" w14:textId="77777777" w:rsidR="008F2B81" w:rsidRPr="00BF4E78" w:rsidRDefault="008F2B81" w:rsidP="008F2B81">
      <w:pPr>
        <w:spacing w:line="360" w:lineRule="auto"/>
        <w:jc w:val="both"/>
        <w:rPr>
          <w:rFonts w:ascii="Times New Roman" w:hAnsi="Times New Roman" w:cs="Times New Roman"/>
          <w:i/>
          <w:lang w:val="es-ES"/>
        </w:rPr>
      </w:pPr>
    </w:p>
    <w:p w14:paraId="4BF9B6BE" w14:textId="77777777" w:rsidR="008F2B81" w:rsidRPr="00BF4E78"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t xml:space="preserve">Como parte del servicio de residencia se les ofrece un desayuno un refrigerio y la cena en la tarde. </w:t>
      </w:r>
    </w:p>
    <w:p w14:paraId="45E4834B" w14:textId="77777777" w:rsidR="008F2B81" w:rsidRPr="00BF4E78" w:rsidRDefault="008F2B81" w:rsidP="0013032D">
      <w:pPr>
        <w:spacing w:line="360" w:lineRule="auto"/>
        <w:ind w:left="-284"/>
        <w:jc w:val="both"/>
        <w:rPr>
          <w:rFonts w:ascii="Times New Roman" w:hAnsi="Times New Roman" w:cs="Times New Roman"/>
          <w:i/>
          <w:lang w:val="es-ES"/>
        </w:rPr>
      </w:pPr>
    </w:p>
    <w:p w14:paraId="6A8DC024" w14:textId="77777777" w:rsidR="008F2B81" w:rsidRPr="00BF4E78"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t>El servicio es de lunes a viernes la población mayoritaria es afro y solamente se reciben estudiantes para secundaria. Los estudiantes proceden de veredas lejanas entre dos y cuatro horas caminando hasta llegar al sitio de residencia.</w:t>
      </w:r>
    </w:p>
    <w:p w14:paraId="394C29CC" w14:textId="77777777" w:rsidR="008F2B81" w:rsidRPr="00BF4E78"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lastRenderedPageBreak/>
        <w:t xml:space="preserve">El sostenimiento de la residencia es proporcionado por la alcaldía en su mayoría y otros recursos son propios </w:t>
      </w:r>
    </w:p>
    <w:p w14:paraId="39EC52E6" w14:textId="77777777" w:rsidR="008F2B81" w:rsidRPr="00BF4E78" w:rsidRDefault="008F2B81" w:rsidP="008F2B81">
      <w:pPr>
        <w:spacing w:line="360" w:lineRule="auto"/>
        <w:jc w:val="both"/>
        <w:rPr>
          <w:rFonts w:ascii="Times New Roman" w:hAnsi="Times New Roman" w:cs="Times New Roman"/>
          <w:i/>
          <w:lang w:val="es-ES"/>
        </w:rPr>
      </w:pPr>
    </w:p>
    <w:p w14:paraId="3A350896" w14:textId="77777777" w:rsidR="008F2B81" w:rsidRPr="00BF4E78"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t>Las normas de convivencia se aplican igual tanto para el colegio como residencia.</w:t>
      </w:r>
    </w:p>
    <w:p w14:paraId="1F9743D4" w14:textId="77777777" w:rsidR="008F2B81" w:rsidRPr="00BF4E78" w:rsidRDefault="008F2B81" w:rsidP="0013032D">
      <w:pPr>
        <w:spacing w:line="360" w:lineRule="auto"/>
        <w:ind w:left="-284"/>
        <w:jc w:val="both"/>
        <w:rPr>
          <w:rFonts w:ascii="Times New Roman" w:hAnsi="Times New Roman" w:cs="Times New Roman"/>
          <w:i/>
          <w:lang w:val="es-ES"/>
        </w:rPr>
      </w:pPr>
    </w:p>
    <w:p w14:paraId="0911CD9F" w14:textId="77777777" w:rsidR="008F2B81" w:rsidRPr="00BF4E78"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t xml:space="preserve">El cuidado y apoyo de los estudiantes de la residencia </w:t>
      </w:r>
      <w:proofErr w:type="spellStart"/>
      <w:r w:rsidRPr="00BF4E78">
        <w:rPr>
          <w:rFonts w:ascii="Times New Roman" w:hAnsi="Times New Roman" w:cs="Times New Roman"/>
          <w:i/>
          <w:lang w:val="es-ES"/>
        </w:rPr>
        <w:t>esta</w:t>
      </w:r>
      <w:proofErr w:type="spellEnd"/>
      <w:r w:rsidRPr="00BF4E78">
        <w:rPr>
          <w:rFonts w:ascii="Times New Roman" w:hAnsi="Times New Roman" w:cs="Times New Roman"/>
          <w:i/>
          <w:lang w:val="es-ES"/>
        </w:rPr>
        <w:t xml:space="preserve"> a cargo de una empleada que las acompaña las 24 horas del </w:t>
      </w:r>
      <w:proofErr w:type="spellStart"/>
      <w:r w:rsidRPr="00BF4E78">
        <w:rPr>
          <w:rFonts w:ascii="Times New Roman" w:hAnsi="Times New Roman" w:cs="Times New Roman"/>
          <w:i/>
          <w:lang w:val="es-ES"/>
        </w:rPr>
        <w:t>dia</w:t>
      </w:r>
      <w:proofErr w:type="spellEnd"/>
      <w:r w:rsidRPr="00BF4E78">
        <w:rPr>
          <w:rFonts w:ascii="Times New Roman" w:hAnsi="Times New Roman" w:cs="Times New Roman"/>
          <w:i/>
          <w:lang w:val="es-ES"/>
        </w:rPr>
        <w:t xml:space="preserve">. De igual manera, un docente semanalmente les hace el acompañamiento, no hay participación directa de los padres de familia en esta instancia. </w:t>
      </w:r>
    </w:p>
    <w:p w14:paraId="0B0A09AF" w14:textId="77777777" w:rsidR="008F2B81" w:rsidRPr="00BF4E78" w:rsidRDefault="008F2B81" w:rsidP="0013032D">
      <w:pPr>
        <w:spacing w:line="360" w:lineRule="auto"/>
        <w:ind w:left="-284"/>
        <w:jc w:val="both"/>
        <w:rPr>
          <w:rFonts w:ascii="Times New Roman" w:hAnsi="Times New Roman" w:cs="Times New Roman"/>
          <w:i/>
          <w:lang w:val="es-ES"/>
        </w:rPr>
      </w:pPr>
    </w:p>
    <w:p w14:paraId="1B487AED" w14:textId="77777777" w:rsidR="0013032D" w:rsidRDefault="008F2B81"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lang w:val="es-ES"/>
        </w:rPr>
        <w:t xml:space="preserve">Existe una junta para la dirección y toma de decisiones de la residencia estudiantil conformada por docentes, estudiantes y padres de familia. </w:t>
      </w:r>
      <w:r w:rsidR="0013032D">
        <w:rPr>
          <w:rFonts w:ascii="Times New Roman" w:hAnsi="Times New Roman" w:cs="Times New Roman"/>
          <w:i/>
          <w:lang w:val="es-ES"/>
        </w:rPr>
        <w:t xml:space="preserve"> </w:t>
      </w:r>
    </w:p>
    <w:p w14:paraId="0B655E58" w14:textId="78EC460E" w:rsidR="008F2B81" w:rsidRPr="00BF4E78" w:rsidRDefault="00B7106E" w:rsidP="0013032D">
      <w:pPr>
        <w:spacing w:line="360" w:lineRule="auto"/>
        <w:ind w:left="-284"/>
        <w:jc w:val="both"/>
        <w:rPr>
          <w:rFonts w:ascii="Times New Roman" w:hAnsi="Times New Roman" w:cs="Times New Roman"/>
          <w:i/>
          <w:lang w:val="es-ES"/>
        </w:rPr>
      </w:pPr>
      <w:r w:rsidRPr="00BF4E78">
        <w:rPr>
          <w:rFonts w:ascii="Times New Roman" w:hAnsi="Times New Roman" w:cs="Times New Roman"/>
          <w:i/>
          <w:noProof/>
          <w:lang w:val="es-CO" w:eastAsia="es-CO"/>
        </w:rPr>
        <w:drawing>
          <wp:anchor distT="0" distB="0" distL="114300" distR="114300" simplePos="0" relativeHeight="251681792" behindDoc="1" locked="0" layoutInCell="1" allowOverlap="1" wp14:anchorId="51BBFB43" wp14:editId="03A5AC60">
            <wp:simplePos x="0" y="0"/>
            <wp:positionH relativeFrom="column">
              <wp:posOffset>-346075</wp:posOffset>
            </wp:positionH>
            <wp:positionV relativeFrom="paragraph">
              <wp:posOffset>885825</wp:posOffset>
            </wp:positionV>
            <wp:extent cx="3343275" cy="3648075"/>
            <wp:effectExtent l="0" t="0" r="9525" b="9525"/>
            <wp:wrapTight wrapText="bothSides">
              <wp:wrapPolygon edited="0">
                <wp:start x="0" y="0"/>
                <wp:lineTo x="0" y="21544"/>
                <wp:lineTo x="21538" y="21544"/>
                <wp:lineTo x="21538" y="0"/>
                <wp:lineTo x="0" y="0"/>
              </wp:wrapPolygon>
            </wp:wrapTight>
            <wp:docPr id="3" name="Imagen 3" descr="E:\fotos colegio sidon\IMG_20190903_122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otos colegio sidon\IMG_20190903_122601.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43275" cy="3648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F2B81" w:rsidRPr="00BF4E78">
        <w:rPr>
          <w:rFonts w:ascii="Times New Roman" w:hAnsi="Times New Roman" w:cs="Times New Roman"/>
          <w:i/>
          <w:noProof/>
          <w:lang w:val="es-CO" w:eastAsia="es-CO"/>
        </w:rPr>
        <w:drawing>
          <wp:anchor distT="0" distB="0" distL="114300" distR="114300" simplePos="0" relativeHeight="251682816" behindDoc="0" locked="0" layoutInCell="1" allowOverlap="1" wp14:anchorId="6C7C1343" wp14:editId="58294526">
            <wp:simplePos x="0" y="0"/>
            <wp:positionH relativeFrom="column">
              <wp:posOffset>3139440</wp:posOffset>
            </wp:positionH>
            <wp:positionV relativeFrom="paragraph">
              <wp:posOffset>879475</wp:posOffset>
            </wp:positionV>
            <wp:extent cx="2875915" cy="3667125"/>
            <wp:effectExtent l="0" t="0" r="635" b="9525"/>
            <wp:wrapSquare wrapText="bothSides"/>
            <wp:docPr id="2" name="Imagen 2" descr="E:\fotos colegio sidon\IMG_20190816_0958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otos colegio sidon\IMG_20190816_095808.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875915" cy="3667125"/>
                    </a:xfrm>
                    <a:prstGeom prst="rect">
                      <a:avLst/>
                    </a:prstGeom>
                    <a:noFill/>
                    <a:ln>
                      <a:noFill/>
                    </a:ln>
                  </pic:spPr>
                </pic:pic>
              </a:graphicData>
            </a:graphic>
            <wp14:sizeRelH relativeFrom="page">
              <wp14:pctWidth>0</wp14:pctWidth>
            </wp14:sizeRelH>
            <wp14:sizeRelV relativeFrom="page">
              <wp14:pctHeight>0</wp14:pctHeight>
            </wp14:sizeRelV>
          </wp:anchor>
        </w:drawing>
      </w:r>
      <w:r w:rsidR="008F2B81" w:rsidRPr="00BF4E78">
        <w:rPr>
          <w:rFonts w:ascii="Times New Roman" w:hAnsi="Times New Roman" w:cs="Times New Roman"/>
          <w:i/>
          <w:lang w:val="es-ES"/>
        </w:rPr>
        <w:t>En el mes de octubre hubo una revisión técnica por parte de la secretaria departamental de Nariño y del ministerio de educación para su correspondiente legalización ante el ministerio de educación.</w:t>
      </w:r>
    </w:p>
    <w:p w14:paraId="4AE10BFE" w14:textId="77777777" w:rsidR="008F2B81" w:rsidRPr="00BF4E78" w:rsidRDefault="008F2B81" w:rsidP="008F2B81">
      <w:pPr>
        <w:spacing w:line="360" w:lineRule="auto"/>
        <w:jc w:val="both"/>
        <w:rPr>
          <w:rFonts w:ascii="Times New Roman" w:hAnsi="Times New Roman" w:cs="Times New Roman"/>
          <w:i/>
          <w:lang w:val="es-ES"/>
        </w:rPr>
      </w:pPr>
    </w:p>
    <w:p w14:paraId="3695E7B1" w14:textId="77777777" w:rsidR="008F2B81" w:rsidRPr="00BF4E78" w:rsidRDefault="008F2B81" w:rsidP="008F2B81">
      <w:pPr>
        <w:spacing w:line="360" w:lineRule="auto"/>
        <w:jc w:val="both"/>
        <w:rPr>
          <w:rFonts w:ascii="Times New Roman" w:hAnsi="Times New Roman" w:cs="Times New Roman"/>
          <w:i/>
          <w:lang w:val="es-ES"/>
        </w:rPr>
      </w:pPr>
      <w:r w:rsidRPr="00BF4E78">
        <w:rPr>
          <w:rFonts w:ascii="Times New Roman" w:hAnsi="Times New Roman" w:cs="Times New Roman"/>
          <w:i/>
          <w:noProof/>
          <w:lang w:val="es-CO" w:eastAsia="es-CO"/>
        </w:rPr>
        <w:lastRenderedPageBreak/>
        <w:drawing>
          <wp:inline distT="0" distB="0" distL="0" distR="0" wp14:anchorId="112C6882" wp14:editId="6FB1FF64">
            <wp:extent cx="5612130" cy="4209098"/>
            <wp:effectExtent l="0" t="0" r="7620" b="1270"/>
            <wp:docPr id="4" name="Imagen 4" descr="E:\fotos colegio sidon\IMG_20191020_1316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otos colegio sidon\IMG_20191020_131656.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2FE631AA" w14:textId="77777777" w:rsidR="008F2B81" w:rsidRPr="00BF4E78" w:rsidRDefault="008F2B81" w:rsidP="008F2B81">
      <w:pPr>
        <w:spacing w:line="360" w:lineRule="auto"/>
        <w:jc w:val="both"/>
        <w:rPr>
          <w:rFonts w:ascii="Times New Roman" w:hAnsi="Times New Roman" w:cs="Times New Roman"/>
          <w:i/>
          <w:lang w:val="es-ES"/>
        </w:rPr>
      </w:pPr>
    </w:p>
    <w:p w14:paraId="2D0C21B9" w14:textId="77777777" w:rsidR="008F2B81" w:rsidRPr="00BF4E78" w:rsidRDefault="008F2B81" w:rsidP="008F2B81">
      <w:pPr>
        <w:spacing w:line="360" w:lineRule="auto"/>
        <w:jc w:val="both"/>
        <w:rPr>
          <w:rFonts w:ascii="Times New Roman" w:hAnsi="Times New Roman" w:cs="Times New Roman"/>
          <w:i/>
          <w:lang w:val="es-ES"/>
        </w:rPr>
      </w:pPr>
      <w:r w:rsidRPr="00BF4E78">
        <w:rPr>
          <w:rFonts w:ascii="Times New Roman" w:hAnsi="Times New Roman" w:cs="Times New Roman"/>
          <w:i/>
          <w:noProof/>
          <w:lang w:val="es-CO" w:eastAsia="es-CO"/>
        </w:rPr>
        <w:lastRenderedPageBreak/>
        <w:drawing>
          <wp:inline distT="0" distB="0" distL="0" distR="0" wp14:anchorId="1A9F9A10" wp14:editId="77E61FAA">
            <wp:extent cx="5612130" cy="4209098"/>
            <wp:effectExtent l="0" t="0" r="7620" b="1270"/>
            <wp:docPr id="5" name="Imagen 5" descr="E:\fotos colegio sidon\IMG_20191020_131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fotos colegio sidon\IMG_20191020_131708.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45767D50" w14:textId="77777777" w:rsidR="008F2B81" w:rsidRPr="00BF4E78" w:rsidRDefault="008F2B81" w:rsidP="008F2B81">
      <w:pPr>
        <w:spacing w:line="360" w:lineRule="auto"/>
        <w:jc w:val="both"/>
        <w:rPr>
          <w:rFonts w:ascii="Times New Roman" w:hAnsi="Times New Roman" w:cs="Times New Roman"/>
          <w:i/>
          <w:lang w:val="es-ES"/>
        </w:rPr>
      </w:pPr>
      <w:r w:rsidRPr="00BF4E78">
        <w:rPr>
          <w:rFonts w:ascii="Times New Roman" w:hAnsi="Times New Roman" w:cs="Times New Roman"/>
          <w:i/>
          <w:noProof/>
          <w:lang w:val="es-CO" w:eastAsia="es-CO"/>
        </w:rPr>
        <w:lastRenderedPageBreak/>
        <w:drawing>
          <wp:inline distT="0" distB="0" distL="0" distR="0" wp14:anchorId="5259C461" wp14:editId="58CF8E62">
            <wp:extent cx="5612130" cy="7482840"/>
            <wp:effectExtent l="0" t="0" r="7620" b="3810"/>
            <wp:docPr id="6" name="Imagen 6" descr="E:\fotos colegio sidon\IMG_20191020_131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fotos colegio sidon\IMG_20191020_131747.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612130" cy="7482840"/>
                    </a:xfrm>
                    <a:prstGeom prst="rect">
                      <a:avLst/>
                    </a:prstGeom>
                    <a:noFill/>
                    <a:ln>
                      <a:noFill/>
                    </a:ln>
                  </pic:spPr>
                </pic:pic>
              </a:graphicData>
            </a:graphic>
          </wp:inline>
        </w:drawing>
      </w:r>
    </w:p>
    <w:p w14:paraId="6DB24E5C" w14:textId="77777777" w:rsidR="008F2B81" w:rsidRPr="00BF4E78" w:rsidRDefault="008F2B81" w:rsidP="008F2B81">
      <w:pPr>
        <w:spacing w:after="160" w:line="259" w:lineRule="auto"/>
        <w:ind w:left="0" w:firstLine="0"/>
        <w:jc w:val="both"/>
        <w:rPr>
          <w:rFonts w:ascii="Times New Roman" w:hAnsi="Times New Roman" w:cs="Times New Roman"/>
          <w:bCs/>
          <w:i/>
          <w:lang w:val="es-CO" w:eastAsia="es-CO"/>
        </w:rPr>
      </w:pPr>
      <w:r w:rsidRPr="00BF4E78">
        <w:rPr>
          <w:rFonts w:ascii="Times New Roman" w:hAnsi="Times New Roman" w:cs="Times New Roman"/>
          <w:bCs/>
          <w:i/>
          <w:lang w:val="es-CO" w:eastAsia="es-CO"/>
        </w:rPr>
        <w:br w:type="page"/>
      </w:r>
      <w:r w:rsidRPr="00BF4E78">
        <w:rPr>
          <w:rFonts w:ascii="Times New Roman" w:hAnsi="Times New Roman" w:cs="Times New Roman"/>
          <w:bCs/>
          <w:i/>
          <w:noProof/>
          <w:lang w:val="es-CO" w:eastAsia="es-CO"/>
        </w:rPr>
        <w:lastRenderedPageBreak/>
        <w:drawing>
          <wp:inline distT="0" distB="0" distL="0" distR="0" wp14:anchorId="2D963AF1" wp14:editId="775FF442">
            <wp:extent cx="5612130" cy="4209098"/>
            <wp:effectExtent l="0" t="0" r="7620" b="1270"/>
            <wp:docPr id="8" name="Imagen 8" descr="E:\fotos colegio sidon\IMG_20191020_131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fotos colegio sidon\IMG_20191020_131801.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6C7519A1" w14:textId="77777777" w:rsidR="008F2B81" w:rsidRPr="00BF4E78" w:rsidRDefault="008F2B81" w:rsidP="008F2B81">
      <w:pPr>
        <w:spacing w:after="160" w:line="259" w:lineRule="auto"/>
        <w:ind w:left="0" w:firstLine="0"/>
        <w:rPr>
          <w:rFonts w:ascii="Times New Roman" w:hAnsi="Times New Roman" w:cs="Times New Roman"/>
          <w:bCs/>
          <w:i/>
          <w:lang w:val="es-CO" w:eastAsia="es-CO"/>
        </w:rPr>
      </w:pPr>
      <w:r w:rsidRPr="00BF4E78">
        <w:rPr>
          <w:rFonts w:ascii="Times New Roman" w:hAnsi="Times New Roman" w:cs="Times New Roman"/>
          <w:bCs/>
          <w:i/>
          <w:noProof/>
          <w:lang w:val="es-CO" w:eastAsia="es-CO"/>
        </w:rPr>
        <w:lastRenderedPageBreak/>
        <w:drawing>
          <wp:inline distT="0" distB="0" distL="0" distR="0" wp14:anchorId="372A7779" wp14:editId="73361B38">
            <wp:extent cx="5612130" cy="4209098"/>
            <wp:effectExtent l="0" t="0" r="7620" b="1270"/>
            <wp:docPr id="17" name="Imagen 17" descr="E:\fotos colegio sidon\IMG_20191022_1645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fotos colegio sidon\IMG_20191022_164539.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63651937" w14:textId="77777777" w:rsidR="008F2B81" w:rsidRDefault="008F2B81" w:rsidP="008F2B81">
      <w:pPr>
        <w:spacing w:after="160" w:line="259" w:lineRule="auto"/>
        <w:ind w:left="0" w:firstLine="0"/>
        <w:rPr>
          <w:rFonts w:ascii="Times New Roman" w:hAnsi="Times New Roman" w:cs="Times New Roman"/>
          <w:b/>
          <w:bCs/>
          <w:i/>
          <w:lang w:val="es-CO" w:eastAsia="es-CO"/>
        </w:rPr>
      </w:pPr>
      <w:r w:rsidRPr="00BF4E78">
        <w:rPr>
          <w:noProof/>
          <w:lang w:val="es-CO" w:eastAsia="es-CO"/>
        </w:rPr>
        <w:lastRenderedPageBreak/>
        <w:drawing>
          <wp:anchor distT="0" distB="0" distL="114300" distR="114300" simplePos="0" relativeHeight="251683840" behindDoc="1" locked="0" layoutInCell="1" allowOverlap="1" wp14:anchorId="7DBF315F" wp14:editId="2AD5F76F">
            <wp:simplePos x="0" y="0"/>
            <wp:positionH relativeFrom="column">
              <wp:posOffset>-3810</wp:posOffset>
            </wp:positionH>
            <wp:positionV relativeFrom="paragraph">
              <wp:posOffset>0</wp:posOffset>
            </wp:positionV>
            <wp:extent cx="5612130" cy="4209415"/>
            <wp:effectExtent l="0" t="0" r="7620" b="635"/>
            <wp:wrapTight wrapText="bothSides">
              <wp:wrapPolygon edited="0">
                <wp:start x="0" y="0"/>
                <wp:lineTo x="0" y="21506"/>
                <wp:lineTo x="21556" y="21506"/>
                <wp:lineTo x="21556"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anchor>
        </w:drawing>
      </w:r>
      <w:r w:rsidRPr="00BF4E78">
        <w:t xml:space="preserve"> </w:t>
      </w:r>
      <w:r w:rsidRPr="00BF4E78">
        <w:rPr>
          <w:rFonts w:ascii="Times New Roman" w:hAnsi="Times New Roman" w:cs="Times New Roman"/>
          <w:bCs/>
          <w:i/>
          <w:lang w:val="es-CO" w:eastAsia="es-CO"/>
        </w:rPr>
        <w:br w:type="page"/>
      </w:r>
      <w:r w:rsidRPr="008C5FE4">
        <w:rPr>
          <w:noProof/>
          <w:lang w:val="es-CO" w:eastAsia="es-CO"/>
        </w:rPr>
        <w:lastRenderedPageBreak/>
        <w:drawing>
          <wp:inline distT="0" distB="0" distL="0" distR="0" wp14:anchorId="6D8222C8" wp14:editId="347D3B1B">
            <wp:extent cx="5612130" cy="4209415"/>
            <wp:effectExtent l="0" t="0" r="7620" b="63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4209415"/>
                    </a:xfrm>
                    <a:prstGeom prst="rect">
                      <a:avLst/>
                    </a:prstGeom>
                  </pic:spPr>
                </pic:pic>
              </a:graphicData>
            </a:graphic>
          </wp:inline>
        </w:drawing>
      </w:r>
    </w:p>
    <w:p w14:paraId="19D022E0" w14:textId="38854A31" w:rsidR="008F2B81" w:rsidRPr="00241046" w:rsidRDefault="008F2B81" w:rsidP="008F2B81">
      <w:pPr>
        <w:spacing w:after="160" w:line="259" w:lineRule="auto"/>
        <w:ind w:left="0" w:firstLine="0"/>
        <w:rPr>
          <w:rFonts w:ascii="Times New Roman" w:hAnsi="Times New Roman" w:cs="Times New Roman"/>
          <w:b/>
          <w:i/>
          <w:lang w:val="es-CO"/>
        </w:rPr>
      </w:pPr>
      <w:r w:rsidRPr="00A92999">
        <w:rPr>
          <w:noProof/>
          <w:lang w:val="es-CO" w:eastAsia="es-CO"/>
        </w:rPr>
        <w:lastRenderedPageBreak/>
        <w:drawing>
          <wp:anchor distT="0" distB="0" distL="114300" distR="114300" simplePos="0" relativeHeight="251684864" behindDoc="0" locked="0" layoutInCell="1" allowOverlap="1" wp14:anchorId="43515CBD" wp14:editId="235FA803">
            <wp:simplePos x="0" y="0"/>
            <wp:positionH relativeFrom="column">
              <wp:posOffset>-3810</wp:posOffset>
            </wp:positionH>
            <wp:positionV relativeFrom="paragraph">
              <wp:posOffset>0</wp:posOffset>
            </wp:positionV>
            <wp:extent cx="5612130" cy="4209415"/>
            <wp:effectExtent l="0" t="0" r="7620" b="635"/>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anchor>
        </w:drawing>
      </w:r>
    </w:p>
    <w:p w14:paraId="593A6649"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3072D48A"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405079B1"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6A5940AF"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7D135B0D" w14:textId="77777777" w:rsidR="00241046" w:rsidRPr="00241046" w:rsidRDefault="00241046" w:rsidP="00241046">
      <w:pPr>
        <w:spacing w:after="160" w:line="259" w:lineRule="auto"/>
        <w:ind w:left="0" w:firstLine="0"/>
        <w:rPr>
          <w:rFonts w:ascii="Times New Roman" w:hAnsi="Times New Roman" w:cs="Times New Roman"/>
          <w:b/>
          <w:i/>
          <w:lang w:val="es-CO"/>
        </w:rPr>
      </w:pPr>
    </w:p>
    <w:p w14:paraId="6F083254" w14:textId="013DFE9C" w:rsidR="00241046" w:rsidRDefault="00241046">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66EB266E" w14:textId="56043066" w:rsidR="0086740C" w:rsidRPr="00AB37DF" w:rsidRDefault="003759D6" w:rsidP="00AB37DF">
      <w:pPr>
        <w:pStyle w:val="Prrafodelista"/>
        <w:numPr>
          <w:ilvl w:val="0"/>
          <w:numId w:val="93"/>
        </w:numPr>
        <w:spacing w:line="360" w:lineRule="auto"/>
        <w:jc w:val="center"/>
        <w:rPr>
          <w:rFonts w:ascii="Times New Roman" w:hAnsi="Times New Roman" w:cs="Times New Roman"/>
          <w:b/>
          <w:i/>
          <w:sz w:val="28"/>
          <w:szCs w:val="28"/>
          <w:lang w:val="es-CO"/>
        </w:rPr>
      </w:pPr>
      <w:r w:rsidRPr="00AB37DF">
        <w:rPr>
          <w:rFonts w:ascii="Times New Roman" w:hAnsi="Times New Roman" w:cs="Times New Roman"/>
          <w:b/>
          <w:i/>
          <w:sz w:val="28"/>
          <w:szCs w:val="28"/>
          <w:lang w:val="es-CO"/>
        </w:rPr>
        <w:lastRenderedPageBreak/>
        <w:t>COMPONENTE</w:t>
      </w:r>
      <w:r w:rsidR="00132CCE" w:rsidRPr="00AB37DF">
        <w:rPr>
          <w:rFonts w:ascii="Times New Roman" w:hAnsi="Times New Roman" w:cs="Times New Roman"/>
          <w:b/>
          <w:i/>
          <w:sz w:val="28"/>
          <w:szCs w:val="28"/>
          <w:lang w:val="es-CO"/>
        </w:rPr>
        <w:t xml:space="preserve">  PEDAGÓGIC</w:t>
      </w:r>
      <w:r w:rsidRPr="00AB37DF">
        <w:rPr>
          <w:rFonts w:ascii="Times New Roman" w:hAnsi="Times New Roman" w:cs="Times New Roman"/>
          <w:b/>
          <w:i/>
          <w:sz w:val="28"/>
          <w:szCs w:val="28"/>
          <w:lang w:val="es-CO"/>
        </w:rPr>
        <w:t>O</w:t>
      </w:r>
    </w:p>
    <w:p w14:paraId="662E39D4"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166D5B20" w14:textId="3572CA66" w:rsidR="0086740C" w:rsidRPr="0013032D" w:rsidRDefault="008D62C1" w:rsidP="009012D8">
      <w:pPr>
        <w:spacing w:line="360" w:lineRule="auto"/>
        <w:jc w:val="both"/>
        <w:rPr>
          <w:rFonts w:ascii="Times New Roman" w:hAnsi="Times New Roman" w:cs="Times New Roman"/>
          <w:b/>
          <w:i/>
          <w:sz w:val="26"/>
          <w:szCs w:val="26"/>
          <w:lang w:val="es-CO"/>
        </w:rPr>
      </w:pPr>
      <w:r>
        <w:rPr>
          <w:rFonts w:ascii="Times New Roman" w:hAnsi="Times New Roman" w:cs="Times New Roman"/>
          <w:b/>
          <w:i/>
          <w:sz w:val="26"/>
          <w:szCs w:val="26"/>
          <w:lang w:val="es-CO"/>
        </w:rPr>
        <w:t>6</w:t>
      </w:r>
      <w:r w:rsidR="00132CCE" w:rsidRPr="0013032D">
        <w:rPr>
          <w:rFonts w:ascii="Times New Roman" w:hAnsi="Times New Roman" w:cs="Times New Roman"/>
          <w:b/>
          <w:i/>
          <w:sz w:val="26"/>
          <w:szCs w:val="26"/>
          <w:lang w:val="es-CO"/>
        </w:rPr>
        <w:t xml:space="preserve">.1. Marco Teórico </w:t>
      </w:r>
    </w:p>
    <w:p w14:paraId="38AE5F58" w14:textId="77777777" w:rsidR="00146F92" w:rsidRPr="00CA7A57" w:rsidRDefault="00146F92" w:rsidP="009012D8">
      <w:pPr>
        <w:spacing w:line="360" w:lineRule="auto"/>
        <w:jc w:val="both"/>
        <w:rPr>
          <w:rFonts w:ascii="Times New Roman" w:hAnsi="Times New Roman" w:cs="Times New Roman"/>
          <w:i/>
          <w:lang w:val="es-CO"/>
        </w:rPr>
      </w:pPr>
    </w:p>
    <w:p w14:paraId="241F5A18" w14:textId="66268041" w:rsidR="003759D6" w:rsidRPr="00CA7A57" w:rsidRDefault="00132CCE" w:rsidP="009012D8">
      <w:pPr>
        <w:spacing w:line="360" w:lineRule="auto"/>
        <w:jc w:val="both"/>
        <w:rPr>
          <w:rFonts w:ascii="Times New Roman" w:hAnsi="Times New Roman" w:cs="Times New Roman"/>
          <w:bCs/>
          <w:i/>
          <w:lang w:val="es-ES"/>
        </w:rPr>
      </w:pPr>
      <w:r w:rsidRPr="00CA7A57">
        <w:rPr>
          <w:rFonts w:ascii="Times New Roman" w:hAnsi="Times New Roman" w:cs="Times New Roman"/>
          <w:i/>
          <w:lang w:val="es-CO"/>
        </w:rPr>
        <w:t xml:space="preserve"> </w:t>
      </w:r>
      <w:r w:rsidR="003759D6" w:rsidRPr="00CA7A57">
        <w:rPr>
          <w:rFonts w:ascii="Times New Roman" w:hAnsi="Times New Roman" w:cs="Times New Roman"/>
          <w:i/>
          <w:lang w:val="es-ES"/>
        </w:rPr>
        <w:t>L</w:t>
      </w:r>
      <w:r w:rsidR="003759D6" w:rsidRPr="00CA7A57">
        <w:rPr>
          <w:rFonts w:ascii="Times New Roman" w:hAnsi="Times New Roman" w:cs="Times New Roman"/>
          <w:i/>
          <w:lang w:val="es-CO"/>
        </w:rPr>
        <w:t>a institución educativa</w:t>
      </w:r>
      <w:r w:rsidR="003759D6" w:rsidRPr="00CA7A57">
        <w:rPr>
          <w:rFonts w:ascii="Times New Roman" w:hAnsi="Times New Roman" w:cs="Times New Roman"/>
          <w:bCs/>
          <w:i/>
          <w:lang w:val="es-ES"/>
        </w:rPr>
        <w:t xml:space="preserve"> centra su quehacer pedagógico y formativo en su talento humano conformado por un grupo de profesionales que cuentan con las habilidades, competencias, formación y experiencia  necesarias en el logro de su misión, visión y objetivos al amparo de procesos de cualificación permanente a través de las siguientes acciones: </w:t>
      </w:r>
    </w:p>
    <w:p w14:paraId="06FAEBF0"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Establecer y fomentar relaciones de solidaridad y cooperación al interior de la institución, así como, con otras instituciones Educativas las que tienen afinidad por el tipo de institución.</w:t>
      </w:r>
    </w:p>
    <w:p w14:paraId="633A10B4"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Favorecer un ambiente de participación y compromiso de la Comunidad Educativa a través del servicio orientado al cumplimiento de la misión institucional.</w:t>
      </w:r>
    </w:p>
    <w:p w14:paraId="459FC446"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Fomentar la cultura del comportamiento, régimen disciplinario y manual de funciones no tanto sujetándose a las normas o leyes sino por los acuerdos y compromisos entre todos los miembros de la comunidad educativa.</w:t>
      </w:r>
    </w:p>
    <w:p w14:paraId="1D398713" w14:textId="77777777" w:rsidR="003759D6" w:rsidRPr="00CA7A57" w:rsidRDefault="003759D6" w:rsidP="009012D8">
      <w:pPr>
        <w:spacing w:line="360" w:lineRule="auto"/>
        <w:jc w:val="both"/>
        <w:rPr>
          <w:rFonts w:ascii="Times New Roman" w:hAnsi="Times New Roman" w:cs="Times New Roman"/>
          <w:bCs/>
          <w:i/>
          <w:lang w:val="es-ES"/>
        </w:rPr>
      </w:pPr>
    </w:p>
    <w:p w14:paraId="42FFAEFB"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Los estudiantes de la Institución Educativa Sidón cuentan con el acompañamiento y seguimiento permanente del personal docente en torno al desarrollo de su proceso de formación integral.</w:t>
      </w:r>
    </w:p>
    <w:p w14:paraId="65E8AD2C" w14:textId="77777777" w:rsidR="003759D6" w:rsidRPr="00CA7A57" w:rsidRDefault="003759D6" w:rsidP="009012D8">
      <w:pPr>
        <w:spacing w:line="360" w:lineRule="auto"/>
        <w:jc w:val="both"/>
        <w:rPr>
          <w:rFonts w:ascii="Times New Roman" w:hAnsi="Times New Roman" w:cs="Times New Roman"/>
          <w:bCs/>
          <w:i/>
          <w:lang w:val="es-ES"/>
        </w:rPr>
      </w:pPr>
    </w:p>
    <w:p w14:paraId="2A485098" w14:textId="77777777" w:rsidR="003759D6" w:rsidRPr="00CA7A57" w:rsidRDefault="003759D6" w:rsidP="009012D8">
      <w:pPr>
        <w:spacing w:line="360" w:lineRule="auto"/>
        <w:jc w:val="both"/>
        <w:rPr>
          <w:rFonts w:ascii="Times New Roman" w:hAnsi="Times New Roman" w:cs="Times New Roman"/>
          <w:b/>
          <w:bCs/>
          <w:i/>
          <w:lang w:val="es-ES"/>
        </w:rPr>
      </w:pPr>
      <w:r w:rsidRPr="00CA7A57">
        <w:rPr>
          <w:rFonts w:ascii="Times New Roman" w:hAnsi="Times New Roman" w:cs="Times New Roman"/>
          <w:bCs/>
          <w:i/>
          <w:lang w:val="es-ES"/>
        </w:rPr>
        <w:t xml:space="preserve">Disfrutando igualmente de las instalaciones y espacios físicos en contacto con la riqueza que brinda la naturaleza circundante; aspectos que contribuyen significativamente en el aprendizaje y la interacción social. </w:t>
      </w:r>
    </w:p>
    <w:p w14:paraId="7C8DCFAC" w14:textId="0CCD1463" w:rsidR="003759D6" w:rsidRPr="00CA7A57" w:rsidRDefault="003759D6" w:rsidP="009012D8">
      <w:pPr>
        <w:spacing w:line="360" w:lineRule="auto"/>
        <w:jc w:val="both"/>
        <w:rPr>
          <w:rFonts w:ascii="Times New Roman" w:hAnsi="Times New Roman" w:cs="Times New Roman"/>
          <w:i/>
          <w:lang w:val="es-CO"/>
        </w:rPr>
      </w:pPr>
    </w:p>
    <w:p w14:paraId="48A73238" w14:textId="0E5CD9D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La I</w:t>
      </w:r>
      <w:r w:rsidR="00F521E9" w:rsidRPr="00CA7A57">
        <w:rPr>
          <w:rFonts w:ascii="Times New Roman" w:hAnsi="Times New Roman" w:cs="Times New Roman"/>
          <w:i/>
          <w:lang w:val="es-CO"/>
        </w:rPr>
        <w:t xml:space="preserve">nstitución Educativa Sidón frente a las  exigencias del momento histórico colombiano </w:t>
      </w:r>
      <w:r w:rsidRPr="00CA7A57">
        <w:rPr>
          <w:rFonts w:ascii="Times New Roman" w:hAnsi="Times New Roman" w:cs="Times New Roman"/>
          <w:i/>
          <w:lang w:val="es-CO"/>
        </w:rPr>
        <w:t xml:space="preserve">y los retos de la educación </w:t>
      </w:r>
      <w:r w:rsidR="00F521E9" w:rsidRPr="00CA7A57">
        <w:rPr>
          <w:rFonts w:ascii="Times New Roman" w:hAnsi="Times New Roman" w:cs="Times New Roman"/>
          <w:i/>
          <w:lang w:val="es-CO"/>
        </w:rPr>
        <w:t xml:space="preserve">en el departamento de Nariño </w:t>
      </w:r>
      <w:r w:rsidRPr="00CA7A57">
        <w:rPr>
          <w:rFonts w:ascii="Times New Roman" w:hAnsi="Times New Roman" w:cs="Times New Roman"/>
          <w:i/>
          <w:lang w:val="es-CO"/>
        </w:rPr>
        <w:t xml:space="preserve">que plantea la formación de ciudadanos que sepan </w:t>
      </w:r>
      <w:r w:rsidR="00F521E9" w:rsidRPr="00CA7A57">
        <w:rPr>
          <w:rFonts w:ascii="Times New Roman" w:hAnsi="Times New Roman" w:cs="Times New Roman"/>
          <w:i/>
          <w:lang w:val="es-CO"/>
        </w:rPr>
        <w:t>interpretar, organizar</w:t>
      </w:r>
      <w:r w:rsidRPr="00CA7A57">
        <w:rPr>
          <w:rFonts w:ascii="Times New Roman" w:hAnsi="Times New Roman" w:cs="Times New Roman"/>
          <w:i/>
          <w:lang w:val="es-CO"/>
        </w:rPr>
        <w:t xml:space="preserve">, comprender, innovar, aplicar y compartir el conocimiento con análisis crítico y bajo </w:t>
      </w:r>
      <w:r w:rsidR="009A5517" w:rsidRPr="00CA7A57">
        <w:rPr>
          <w:rFonts w:ascii="Times New Roman" w:hAnsi="Times New Roman" w:cs="Times New Roman"/>
          <w:i/>
          <w:lang w:val="es-CO"/>
        </w:rPr>
        <w:t xml:space="preserve">los </w:t>
      </w:r>
      <w:r w:rsidRPr="00CA7A57">
        <w:rPr>
          <w:rFonts w:ascii="Times New Roman" w:hAnsi="Times New Roman" w:cs="Times New Roman"/>
          <w:i/>
          <w:lang w:val="es-CO"/>
        </w:rPr>
        <w:lastRenderedPageBreak/>
        <w:t xml:space="preserve">principios democráticos, interculturales y de solidaridad para contribuir a resolver los problemas actuales  y futuros de nuestra </w:t>
      </w:r>
      <w:r w:rsidR="009A5517" w:rsidRPr="00CA7A57">
        <w:rPr>
          <w:rFonts w:ascii="Times New Roman" w:hAnsi="Times New Roman" w:cs="Times New Roman"/>
          <w:i/>
          <w:lang w:val="es-CO"/>
        </w:rPr>
        <w:t>región</w:t>
      </w:r>
      <w:r w:rsidRPr="00CA7A57">
        <w:rPr>
          <w:rFonts w:ascii="Times New Roman" w:hAnsi="Times New Roman" w:cs="Times New Roman"/>
          <w:i/>
          <w:lang w:val="es-CO"/>
        </w:rPr>
        <w:t xml:space="preserve">; asume como fundamento  el enfoque curricular por  competencias que promueve hacer </w:t>
      </w:r>
      <w:r w:rsidR="009A5517" w:rsidRPr="00CA7A57">
        <w:rPr>
          <w:rFonts w:ascii="Times New Roman" w:hAnsi="Times New Roman" w:cs="Times New Roman"/>
          <w:i/>
          <w:lang w:val="es-CO"/>
        </w:rPr>
        <w:t xml:space="preserve">del proceso educativo </w:t>
      </w:r>
      <w:r w:rsidRPr="00CA7A57">
        <w:rPr>
          <w:rFonts w:ascii="Times New Roman" w:hAnsi="Times New Roman" w:cs="Times New Roman"/>
          <w:i/>
          <w:lang w:val="es-CO"/>
        </w:rPr>
        <w:t xml:space="preserve">una herramienta que capacite a los </w:t>
      </w:r>
      <w:r w:rsidR="009A5517" w:rsidRPr="00CA7A57">
        <w:rPr>
          <w:rFonts w:ascii="Times New Roman" w:hAnsi="Times New Roman" w:cs="Times New Roman"/>
          <w:i/>
          <w:lang w:val="es-CO"/>
        </w:rPr>
        <w:t>e</w:t>
      </w:r>
      <w:r w:rsidRPr="00CA7A57">
        <w:rPr>
          <w:rFonts w:ascii="Times New Roman" w:hAnsi="Times New Roman" w:cs="Times New Roman"/>
          <w:i/>
          <w:lang w:val="es-CO"/>
        </w:rPr>
        <w:t xml:space="preserve">studiantes para </w:t>
      </w:r>
      <w:r w:rsidR="009A5517" w:rsidRPr="00CA7A57">
        <w:rPr>
          <w:rFonts w:ascii="Times New Roman" w:hAnsi="Times New Roman" w:cs="Times New Roman"/>
          <w:i/>
          <w:lang w:val="es-CO"/>
        </w:rPr>
        <w:t xml:space="preserve">apropiar sus realidades y proponer alternativas para </w:t>
      </w:r>
      <w:r w:rsidRPr="00CA7A57">
        <w:rPr>
          <w:rFonts w:ascii="Times New Roman" w:hAnsi="Times New Roman" w:cs="Times New Roman"/>
          <w:i/>
          <w:lang w:val="es-CO"/>
        </w:rPr>
        <w:t xml:space="preserve">resolver problemas y alcanzar sus propósitos utilizando los conocimientos de manera pertinente y eficaz en situaciones de aprendizaje que los inviten a movilizar sus  recursos y así desarrollar competencias fundamentales y específicas para ser mejor personas, mejores ciudadanos y mejores miembros de la sociedad en cualquier </w:t>
      </w:r>
      <w:r w:rsidR="009A5517" w:rsidRPr="00CA7A57">
        <w:rPr>
          <w:rFonts w:ascii="Times New Roman" w:hAnsi="Times New Roman" w:cs="Times New Roman"/>
          <w:i/>
          <w:lang w:val="es-CO"/>
        </w:rPr>
        <w:t xml:space="preserve">espacio laboral o profesional </w:t>
      </w:r>
      <w:r w:rsidRPr="00CA7A57">
        <w:rPr>
          <w:rFonts w:ascii="Times New Roman" w:hAnsi="Times New Roman" w:cs="Times New Roman"/>
          <w:i/>
          <w:lang w:val="es-CO"/>
        </w:rPr>
        <w:t xml:space="preserve">en que ellos decidan desarrollarse a partir de los siguientes componentes básicos: </w:t>
      </w:r>
    </w:p>
    <w:p w14:paraId="513E5AB2" w14:textId="31111018"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2626CB5E" w14:textId="3B0C15C0" w:rsidR="003759D6" w:rsidRPr="0013032D" w:rsidRDefault="003759D6" w:rsidP="009012D8">
      <w:pPr>
        <w:spacing w:line="360" w:lineRule="auto"/>
        <w:jc w:val="both"/>
        <w:rPr>
          <w:rFonts w:ascii="Times New Roman" w:hAnsi="Times New Roman" w:cs="Times New Roman"/>
          <w:b/>
          <w:bCs/>
          <w:i/>
          <w:sz w:val="26"/>
          <w:szCs w:val="26"/>
          <w:lang w:val="es-ES"/>
        </w:rPr>
      </w:pPr>
      <w:r w:rsidRPr="0013032D">
        <w:rPr>
          <w:rFonts w:ascii="Times New Roman" w:hAnsi="Times New Roman" w:cs="Times New Roman"/>
          <w:b/>
          <w:i/>
          <w:sz w:val="26"/>
          <w:szCs w:val="26"/>
          <w:lang w:val="es-CO"/>
        </w:rPr>
        <w:tab/>
      </w:r>
      <w:r w:rsidR="008D62C1">
        <w:rPr>
          <w:rFonts w:ascii="Times New Roman" w:hAnsi="Times New Roman" w:cs="Times New Roman"/>
          <w:b/>
          <w:i/>
          <w:sz w:val="26"/>
          <w:szCs w:val="26"/>
          <w:lang w:val="es-CO"/>
        </w:rPr>
        <w:t>6</w:t>
      </w:r>
      <w:r w:rsidRPr="0013032D">
        <w:rPr>
          <w:rFonts w:ascii="Times New Roman" w:hAnsi="Times New Roman" w:cs="Times New Roman"/>
          <w:b/>
          <w:i/>
          <w:sz w:val="26"/>
          <w:szCs w:val="26"/>
          <w:lang w:val="es-CO"/>
        </w:rPr>
        <w:t xml:space="preserve">.2. </w:t>
      </w:r>
      <w:r w:rsidRPr="0013032D">
        <w:rPr>
          <w:rFonts w:ascii="Times New Roman" w:hAnsi="Times New Roman" w:cs="Times New Roman"/>
          <w:b/>
          <w:bCs/>
          <w:i/>
          <w:sz w:val="26"/>
          <w:szCs w:val="26"/>
          <w:lang w:val="es-ES"/>
        </w:rPr>
        <w:tab/>
        <w:t xml:space="preserve">REFERENTES CONCEPTUALES </w:t>
      </w:r>
    </w:p>
    <w:p w14:paraId="39548D58" w14:textId="77777777" w:rsidR="003759D6" w:rsidRPr="00CA7A57" w:rsidRDefault="003759D6" w:rsidP="009012D8">
      <w:pPr>
        <w:spacing w:line="360" w:lineRule="auto"/>
        <w:jc w:val="both"/>
        <w:rPr>
          <w:rFonts w:ascii="Times New Roman" w:hAnsi="Times New Roman" w:cs="Times New Roman"/>
          <w:b/>
          <w:bCs/>
          <w:i/>
          <w:lang w:val="es-ES"/>
        </w:rPr>
      </w:pPr>
    </w:p>
    <w:p w14:paraId="7BBF4BA5"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“Es preciso situar al niño en el seno de lo concreto, despertar poco a poco su razón por el contacto asiduo con la realidad, hacerle reaccionar una y otra vez frente a objetos visibles y palpables. Así satisfaremos su anhelo de actividad”.  FERRIERE</w:t>
      </w:r>
    </w:p>
    <w:p w14:paraId="74C6019C"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ab/>
      </w:r>
      <w:r w:rsidRPr="00CA7A57">
        <w:rPr>
          <w:rFonts w:ascii="Times New Roman" w:hAnsi="Times New Roman" w:cs="Times New Roman"/>
          <w:bCs/>
          <w:i/>
          <w:lang w:val="es-ES"/>
        </w:rPr>
        <w:tab/>
      </w:r>
      <w:r w:rsidRPr="00CA7A57">
        <w:rPr>
          <w:rFonts w:ascii="Times New Roman" w:hAnsi="Times New Roman" w:cs="Times New Roman"/>
          <w:bCs/>
          <w:i/>
          <w:lang w:val="es-ES"/>
        </w:rPr>
        <w:tab/>
      </w:r>
      <w:r w:rsidRPr="00CA7A57">
        <w:rPr>
          <w:rFonts w:ascii="Times New Roman" w:hAnsi="Times New Roman" w:cs="Times New Roman"/>
          <w:bCs/>
          <w:i/>
          <w:lang w:val="es-ES"/>
        </w:rPr>
        <w:tab/>
      </w:r>
      <w:r w:rsidRPr="00CA7A57">
        <w:rPr>
          <w:rFonts w:ascii="Times New Roman" w:hAnsi="Times New Roman" w:cs="Times New Roman"/>
          <w:bCs/>
          <w:i/>
          <w:lang w:val="es-ES"/>
        </w:rPr>
        <w:tab/>
      </w:r>
      <w:r w:rsidRPr="00CA7A57">
        <w:rPr>
          <w:rFonts w:ascii="Times New Roman" w:hAnsi="Times New Roman" w:cs="Times New Roman"/>
          <w:bCs/>
          <w:i/>
          <w:lang w:val="es-ES"/>
        </w:rPr>
        <w:tab/>
      </w:r>
      <w:r w:rsidRPr="00CA7A57">
        <w:rPr>
          <w:rFonts w:ascii="Times New Roman" w:hAnsi="Times New Roman" w:cs="Times New Roman"/>
          <w:bCs/>
          <w:i/>
          <w:lang w:val="es-ES"/>
        </w:rPr>
        <w:tab/>
        <w:t xml:space="preserve"> </w:t>
      </w:r>
    </w:p>
    <w:p w14:paraId="6B38A37F"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Inicialmente conocida como la escuela del trabajo, el alemán “</w:t>
      </w:r>
      <w:proofErr w:type="spellStart"/>
      <w:r w:rsidRPr="00CA7A57">
        <w:rPr>
          <w:rFonts w:ascii="Times New Roman" w:hAnsi="Times New Roman" w:cs="Times New Roman"/>
          <w:bCs/>
          <w:i/>
          <w:lang w:val="es-ES"/>
        </w:rPr>
        <w:t>Arbeitsschule</w:t>
      </w:r>
      <w:proofErr w:type="spellEnd"/>
      <w:r w:rsidRPr="00CA7A57">
        <w:rPr>
          <w:rFonts w:ascii="Times New Roman" w:hAnsi="Times New Roman" w:cs="Times New Roman"/>
          <w:bCs/>
          <w:i/>
          <w:lang w:val="es-ES"/>
        </w:rPr>
        <w:t xml:space="preserve">” (creada por Jorge </w:t>
      </w:r>
      <w:proofErr w:type="spellStart"/>
      <w:r w:rsidRPr="00CA7A57">
        <w:rPr>
          <w:rFonts w:ascii="Times New Roman" w:hAnsi="Times New Roman" w:cs="Times New Roman"/>
          <w:bCs/>
          <w:i/>
          <w:lang w:val="es-ES"/>
        </w:rPr>
        <w:t>Kerschensteineer</w:t>
      </w:r>
      <w:proofErr w:type="spellEnd"/>
      <w:r w:rsidRPr="00CA7A57">
        <w:rPr>
          <w:rFonts w:ascii="Times New Roman" w:hAnsi="Times New Roman" w:cs="Times New Roman"/>
          <w:bCs/>
          <w:i/>
          <w:lang w:val="es-ES"/>
        </w:rPr>
        <w:t xml:space="preserve">, 1911) traducción realizada por Pierre </w:t>
      </w:r>
      <w:proofErr w:type="spellStart"/>
      <w:r w:rsidRPr="00CA7A57">
        <w:rPr>
          <w:rFonts w:ascii="Times New Roman" w:hAnsi="Times New Roman" w:cs="Times New Roman"/>
          <w:bCs/>
          <w:i/>
          <w:lang w:val="es-ES"/>
        </w:rPr>
        <w:t>Bovet</w:t>
      </w:r>
      <w:proofErr w:type="spellEnd"/>
      <w:r w:rsidRPr="00CA7A57">
        <w:rPr>
          <w:rFonts w:ascii="Times New Roman" w:hAnsi="Times New Roman" w:cs="Times New Roman"/>
          <w:bCs/>
          <w:i/>
          <w:lang w:val="es-ES"/>
        </w:rPr>
        <w:t>, teniendo su origen en el movimiento de escuela nueva, surgido en 1900 como respuesta a la pedagogía tradicional donde el centro del acto pedagógico era el maestro, mientras que desde la propuesta activista el centro pasa a ser el estudiante.</w:t>
      </w:r>
    </w:p>
    <w:p w14:paraId="52E1482E"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 xml:space="preserve">Este modelo aparece como convergencia de diversas corrientes pedagógicas, basada en los pensamientos de autores como: Dewey que planteaba la importancia pedagógica de aprender haciendo, </w:t>
      </w:r>
      <w:proofErr w:type="spellStart"/>
      <w:r w:rsidRPr="00CA7A57">
        <w:rPr>
          <w:rFonts w:ascii="Times New Roman" w:hAnsi="Times New Roman" w:cs="Times New Roman"/>
          <w:bCs/>
          <w:i/>
          <w:lang w:val="es-ES"/>
        </w:rPr>
        <w:t>Claparede</w:t>
      </w:r>
      <w:proofErr w:type="spellEnd"/>
      <w:r w:rsidRPr="00CA7A57">
        <w:rPr>
          <w:rFonts w:ascii="Times New Roman" w:hAnsi="Times New Roman" w:cs="Times New Roman"/>
          <w:bCs/>
          <w:i/>
          <w:lang w:val="es-ES"/>
        </w:rPr>
        <w:t xml:space="preserve"> desde los principios Psicológicos, también en la metodología de la acción de acción pedagógica Decroly, estructurada en torno a los centros de interés y en las experiencias de trabajo en la escuela de </w:t>
      </w:r>
      <w:proofErr w:type="spellStart"/>
      <w:r w:rsidRPr="00CA7A57">
        <w:rPr>
          <w:rFonts w:ascii="Times New Roman" w:hAnsi="Times New Roman" w:cs="Times New Roman"/>
          <w:bCs/>
          <w:i/>
          <w:lang w:val="es-ES"/>
        </w:rPr>
        <w:t>Kerschensteineer</w:t>
      </w:r>
      <w:proofErr w:type="spellEnd"/>
      <w:r w:rsidRPr="00CA7A57">
        <w:rPr>
          <w:rFonts w:ascii="Times New Roman" w:hAnsi="Times New Roman" w:cs="Times New Roman"/>
          <w:bCs/>
          <w:i/>
          <w:lang w:val="es-ES"/>
        </w:rPr>
        <w:t xml:space="preserve"> y del movimiento liberal de </w:t>
      </w:r>
      <w:proofErr w:type="spellStart"/>
      <w:r w:rsidRPr="00CA7A57">
        <w:rPr>
          <w:rFonts w:ascii="Times New Roman" w:hAnsi="Times New Roman" w:cs="Times New Roman"/>
          <w:bCs/>
          <w:i/>
          <w:lang w:val="es-ES"/>
        </w:rPr>
        <w:t>Demolins</w:t>
      </w:r>
      <w:proofErr w:type="spellEnd"/>
      <w:r w:rsidRPr="00CA7A57">
        <w:rPr>
          <w:rFonts w:ascii="Times New Roman" w:hAnsi="Times New Roman" w:cs="Times New Roman"/>
          <w:bCs/>
          <w:i/>
          <w:lang w:val="es-ES"/>
        </w:rPr>
        <w:t xml:space="preserve"> y </w:t>
      </w:r>
      <w:proofErr w:type="spellStart"/>
      <w:r w:rsidRPr="00CA7A57">
        <w:rPr>
          <w:rFonts w:ascii="Times New Roman" w:hAnsi="Times New Roman" w:cs="Times New Roman"/>
          <w:bCs/>
          <w:i/>
          <w:lang w:val="es-ES"/>
        </w:rPr>
        <w:t>Lighthart</w:t>
      </w:r>
      <w:proofErr w:type="spellEnd"/>
      <w:r w:rsidRPr="00CA7A57">
        <w:rPr>
          <w:rFonts w:ascii="Times New Roman" w:hAnsi="Times New Roman" w:cs="Times New Roman"/>
          <w:bCs/>
          <w:i/>
          <w:lang w:val="es-ES"/>
        </w:rPr>
        <w:t xml:space="preserve">. </w:t>
      </w:r>
      <w:r w:rsidRPr="00CA7A57">
        <w:rPr>
          <w:rFonts w:ascii="Times New Roman" w:hAnsi="Times New Roman" w:cs="Times New Roman"/>
          <w:bCs/>
          <w:i/>
          <w:lang w:val="es-ES"/>
        </w:rPr>
        <w:lastRenderedPageBreak/>
        <w:t xml:space="preserve">También pueden considerarse como parte de este movimiento renovador </w:t>
      </w:r>
      <w:proofErr w:type="spellStart"/>
      <w:r w:rsidRPr="00CA7A57">
        <w:rPr>
          <w:rFonts w:ascii="Times New Roman" w:hAnsi="Times New Roman" w:cs="Times New Roman"/>
          <w:bCs/>
          <w:i/>
          <w:lang w:val="es-ES"/>
        </w:rPr>
        <w:t>Binet</w:t>
      </w:r>
      <w:proofErr w:type="spellEnd"/>
      <w:r w:rsidRPr="00CA7A57">
        <w:rPr>
          <w:rFonts w:ascii="Times New Roman" w:hAnsi="Times New Roman" w:cs="Times New Roman"/>
          <w:bCs/>
          <w:i/>
          <w:lang w:val="es-ES"/>
        </w:rPr>
        <w:t xml:space="preserve">, </w:t>
      </w:r>
      <w:proofErr w:type="spellStart"/>
      <w:r w:rsidRPr="00CA7A57">
        <w:rPr>
          <w:rFonts w:ascii="Times New Roman" w:hAnsi="Times New Roman" w:cs="Times New Roman"/>
          <w:bCs/>
          <w:i/>
          <w:lang w:val="es-ES"/>
        </w:rPr>
        <w:t>Cousinet</w:t>
      </w:r>
      <w:proofErr w:type="spellEnd"/>
      <w:r w:rsidRPr="00CA7A57">
        <w:rPr>
          <w:rFonts w:ascii="Times New Roman" w:hAnsi="Times New Roman" w:cs="Times New Roman"/>
          <w:bCs/>
          <w:i/>
          <w:lang w:val="es-ES"/>
        </w:rPr>
        <w:t xml:space="preserve">, </w:t>
      </w:r>
      <w:proofErr w:type="spellStart"/>
      <w:r w:rsidRPr="00CA7A57">
        <w:rPr>
          <w:rFonts w:ascii="Times New Roman" w:hAnsi="Times New Roman" w:cs="Times New Roman"/>
          <w:bCs/>
          <w:i/>
          <w:lang w:val="es-ES"/>
        </w:rPr>
        <w:t>Ferriere</w:t>
      </w:r>
      <w:proofErr w:type="spellEnd"/>
      <w:r w:rsidRPr="00CA7A57">
        <w:rPr>
          <w:rFonts w:ascii="Times New Roman" w:hAnsi="Times New Roman" w:cs="Times New Roman"/>
          <w:bCs/>
          <w:i/>
          <w:lang w:val="es-ES"/>
        </w:rPr>
        <w:t xml:space="preserve">, </w:t>
      </w:r>
      <w:proofErr w:type="spellStart"/>
      <w:r w:rsidRPr="00CA7A57">
        <w:rPr>
          <w:rFonts w:ascii="Times New Roman" w:hAnsi="Times New Roman" w:cs="Times New Roman"/>
          <w:bCs/>
          <w:i/>
          <w:lang w:val="es-ES"/>
        </w:rPr>
        <w:t>Freinet</w:t>
      </w:r>
      <w:proofErr w:type="spellEnd"/>
      <w:r w:rsidRPr="00CA7A57">
        <w:rPr>
          <w:rFonts w:ascii="Times New Roman" w:hAnsi="Times New Roman" w:cs="Times New Roman"/>
          <w:bCs/>
          <w:i/>
          <w:lang w:val="es-ES"/>
        </w:rPr>
        <w:t xml:space="preserve"> y Montessori. Este movimiento no posee fundador ni manifiesto fundacional propiamente dichos.</w:t>
      </w:r>
    </w:p>
    <w:p w14:paraId="279AF370" w14:textId="77777777" w:rsidR="003759D6" w:rsidRPr="00CA7A57" w:rsidRDefault="003759D6" w:rsidP="009012D8">
      <w:pPr>
        <w:spacing w:line="360" w:lineRule="auto"/>
        <w:jc w:val="both"/>
        <w:rPr>
          <w:rFonts w:ascii="Times New Roman" w:hAnsi="Times New Roman" w:cs="Times New Roman"/>
          <w:bCs/>
          <w:i/>
          <w:lang w:val="es-ES"/>
        </w:rPr>
      </w:pPr>
    </w:p>
    <w:p w14:paraId="7E79EAA6"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 xml:space="preserve">Los métodos utilizados en la escuela activa, son de tipo </w:t>
      </w:r>
      <w:proofErr w:type="spellStart"/>
      <w:r w:rsidRPr="00CA7A57">
        <w:rPr>
          <w:rFonts w:ascii="Times New Roman" w:hAnsi="Times New Roman" w:cs="Times New Roman"/>
          <w:bCs/>
          <w:i/>
          <w:lang w:val="es-ES"/>
        </w:rPr>
        <w:t>autoestructurante</w:t>
      </w:r>
      <w:proofErr w:type="spellEnd"/>
      <w:r w:rsidRPr="00CA7A57">
        <w:rPr>
          <w:rFonts w:ascii="Times New Roman" w:hAnsi="Times New Roman" w:cs="Times New Roman"/>
          <w:bCs/>
          <w:i/>
          <w:lang w:val="es-ES"/>
        </w:rPr>
        <w:t xml:space="preserve">, donde se da mucha libertad al estudiante en su proceso de formación, como respuesta a la escuela tradicional que mantenía subyugado al estudiante, sin ninguna libertad. Esta metodología </w:t>
      </w:r>
      <w:proofErr w:type="spellStart"/>
      <w:r w:rsidRPr="00CA7A57">
        <w:rPr>
          <w:rFonts w:ascii="Times New Roman" w:hAnsi="Times New Roman" w:cs="Times New Roman"/>
          <w:bCs/>
          <w:i/>
          <w:lang w:val="es-ES"/>
        </w:rPr>
        <w:t>autoestructurante</w:t>
      </w:r>
      <w:proofErr w:type="spellEnd"/>
      <w:r w:rsidRPr="00CA7A57">
        <w:rPr>
          <w:rFonts w:ascii="Times New Roman" w:hAnsi="Times New Roman" w:cs="Times New Roman"/>
          <w:bCs/>
          <w:i/>
          <w:lang w:val="es-ES"/>
        </w:rPr>
        <w:t xml:space="preserve"> se caracteriza por los siguientes aspectos:</w:t>
      </w:r>
    </w:p>
    <w:p w14:paraId="262BCFC7" w14:textId="77777777" w:rsidR="003759D6" w:rsidRPr="00CA7A57" w:rsidRDefault="003759D6" w:rsidP="009012D8">
      <w:pPr>
        <w:spacing w:line="360" w:lineRule="auto"/>
        <w:jc w:val="both"/>
        <w:rPr>
          <w:rFonts w:ascii="Times New Roman" w:hAnsi="Times New Roman" w:cs="Times New Roman"/>
          <w:bCs/>
          <w:i/>
          <w:lang w:val="es-ES"/>
        </w:rPr>
      </w:pPr>
    </w:p>
    <w:p w14:paraId="79CEC74D"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 xml:space="preserve">Al contrario de la pedagogía tradicional que busca transformar al alumno, aquí se le ayuda a transformarse, lo que implica, en cierta medida que se le da cierta libertad y participación en su propio proceso. </w:t>
      </w:r>
    </w:p>
    <w:p w14:paraId="0CC0D627"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Se involucra tanto al alumno que se rescata la acción propia de este, es decir que pasa de un aprendizaje pasivo a uno activo.</w:t>
      </w:r>
    </w:p>
    <w:p w14:paraId="5CE44F56"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Se tiene en cuenta al alumno como sujeto individual que posee sus características en intereses particulares y además se le rescata como un ser perteneciente a un contexto y a una cultura, lo que lo convierte en un ser social o sujeto colectivo.</w:t>
      </w:r>
    </w:p>
    <w:p w14:paraId="3DC486C9"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Los métodos utilizados se denominan activos, por todo lo anteriormente expuesto.</w:t>
      </w:r>
    </w:p>
    <w:p w14:paraId="3773A01E"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Rescata el aprendizaje por descubrimiento basado en la observación, que puede ser guiado por el maestro o autónomo, donde el alumno en algunas circunstancias es el propio guía.</w:t>
      </w:r>
    </w:p>
    <w:p w14:paraId="69D2633B"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 xml:space="preserve">Los representantes más importantes de estos métodos son: Montessori, Decroly y </w:t>
      </w:r>
      <w:proofErr w:type="spellStart"/>
      <w:r w:rsidRPr="00CA7A57">
        <w:rPr>
          <w:rFonts w:ascii="Times New Roman" w:hAnsi="Times New Roman" w:cs="Times New Roman"/>
          <w:bCs/>
          <w:i/>
          <w:lang w:val="es-ES"/>
        </w:rPr>
        <w:t>Cousinet</w:t>
      </w:r>
      <w:proofErr w:type="spellEnd"/>
      <w:r w:rsidRPr="00CA7A57">
        <w:rPr>
          <w:rFonts w:ascii="Times New Roman" w:hAnsi="Times New Roman" w:cs="Times New Roman"/>
          <w:bCs/>
          <w:i/>
          <w:lang w:val="es-ES"/>
        </w:rPr>
        <w:t xml:space="preserve">, los que respaldaban el descubrimiento mediante la observación; </w:t>
      </w:r>
      <w:proofErr w:type="spellStart"/>
      <w:r w:rsidRPr="00CA7A57">
        <w:rPr>
          <w:rFonts w:ascii="Times New Roman" w:hAnsi="Times New Roman" w:cs="Times New Roman"/>
          <w:bCs/>
          <w:i/>
          <w:lang w:val="es-ES"/>
        </w:rPr>
        <w:t>Claparede</w:t>
      </w:r>
      <w:proofErr w:type="spellEnd"/>
      <w:r w:rsidRPr="00CA7A57">
        <w:rPr>
          <w:rFonts w:ascii="Times New Roman" w:hAnsi="Times New Roman" w:cs="Times New Roman"/>
          <w:bCs/>
          <w:i/>
          <w:lang w:val="es-ES"/>
        </w:rPr>
        <w:t xml:space="preserve">, Dewey, </w:t>
      </w:r>
      <w:proofErr w:type="spellStart"/>
      <w:r w:rsidRPr="00CA7A57">
        <w:rPr>
          <w:rFonts w:ascii="Times New Roman" w:hAnsi="Times New Roman" w:cs="Times New Roman"/>
          <w:bCs/>
          <w:i/>
          <w:lang w:val="es-ES"/>
        </w:rPr>
        <w:t>Freinet</w:t>
      </w:r>
      <w:proofErr w:type="spellEnd"/>
      <w:r w:rsidRPr="00CA7A57">
        <w:rPr>
          <w:rFonts w:ascii="Times New Roman" w:hAnsi="Times New Roman" w:cs="Times New Roman"/>
          <w:bCs/>
          <w:i/>
          <w:lang w:val="es-ES"/>
        </w:rPr>
        <w:t xml:space="preserve"> y </w:t>
      </w:r>
      <w:proofErr w:type="spellStart"/>
      <w:r w:rsidRPr="00CA7A57">
        <w:rPr>
          <w:rFonts w:ascii="Times New Roman" w:hAnsi="Times New Roman" w:cs="Times New Roman"/>
          <w:bCs/>
          <w:i/>
          <w:lang w:val="es-ES"/>
        </w:rPr>
        <w:t>Lobrot</w:t>
      </w:r>
      <w:proofErr w:type="spellEnd"/>
      <w:r w:rsidRPr="00CA7A57">
        <w:rPr>
          <w:rFonts w:ascii="Times New Roman" w:hAnsi="Times New Roman" w:cs="Times New Roman"/>
          <w:bCs/>
          <w:i/>
          <w:lang w:val="es-ES"/>
        </w:rPr>
        <w:t xml:space="preserve">, defienden la invención mediante la experiencia adaptativa. </w:t>
      </w:r>
    </w:p>
    <w:p w14:paraId="4735C173" w14:textId="77777777" w:rsidR="003759D6" w:rsidRPr="00CA7A57" w:rsidRDefault="003759D6" w:rsidP="009012D8">
      <w:pPr>
        <w:spacing w:line="360" w:lineRule="auto"/>
        <w:jc w:val="both"/>
        <w:rPr>
          <w:rFonts w:ascii="Times New Roman" w:hAnsi="Times New Roman" w:cs="Times New Roman"/>
          <w:bCs/>
          <w:i/>
          <w:lang w:val="es-ES"/>
        </w:rPr>
      </w:pPr>
    </w:p>
    <w:p w14:paraId="744B2BA5"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 xml:space="preserve">El modelo activista comprende seis postulados fundamentales: </w:t>
      </w:r>
    </w:p>
    <w:p w14:paraId="02D6551A" w14:textId="77777777" w:rsidR="003759D6" w:rsidRPr="00CA7A57" w:rsidRDefault="003759D6" w:rsidP="009012D8">
      <w:pPr>
        <w:spacing w:line="360" w:lineRule="auto"/>
        <w:jc w:val="both"/>
        <w:rPr>
          <w:rFonts w:ascii="Times New Roman" w:hAnsi="Times New Roman" w:cs="Times New Roman"/>
          <w:bCs/>
          <w:i/>
          <w:lang w:val="es-ES"/>
        </w:rPr>
      </w:pPr>
    </w:p>
    <w:p w14:paraId="738B792B"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Sobre los propósitos: el fin de la escuela no puede estar limitado al aprendizaje; la escuela debe preparar para la vida.</w:t>
      </w:r>
    </w:p>
    <w:p w14:paraId="48B465B4"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lastRenderedPageBreak/>
        <w:t>Sobre los contenidos: si la escuela debe preparar para la vida, la naturaleza y la vida misma deben ser estudiadas.</w:t>
      </w:r>
    </w:p>
    <w:p w14:paraId="4BAE7757"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Sobre la secuenciación: los contenidos educativos deben organizarse partiendo de lo simple y concreto hacia lo complejo y abstracto.</w:t>
      </w:r>
    </w:p>
    <w:p w14:paraId="7F253359"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Sobre el método: al considerar al niño como artesano de su propio conocimiento, el activismo da primacía al sujeto y a su experiencia.</w:t>
      </w:r>
    </w:p>
    <w:p w14:paraId="512FC901" w14:textId="77777777" w:rsidR="003759D6" w:rsidRPr="00CA7A57" w:rsidRDefault="003759D6" w:rsidP="009012D8">
      <w:pPr>
        <w:spacing w:line="360" w:lineRule="auto"/>
        <w:jc w:val="both"/>
        <w:rPr>
          <w:rFonts w:ascii="Times New Roman" w:hAnsi="Times New Roman" w:cs="Times New Roman"/>
          <w:bCs/>
          <w:i/>
          <w:lang w:val="es-ES"/>
        </w:rPr>
      </w:pPr>
      <w:r w:rsidRPr="00CA7A57">
        <w:rPr>
          <w:rFonts w:ascii="Times New Roman" w:hAnsi="Times New Roman" w:cs="Times New Roman"/>
          <w:bCs/>
          <w:i/>
          <w:lang w:val="es-ES"/>
        </w:rPr>
        <w:t>Sobre sus recursos didácticos: los recursos didácticos serán entendidos como útiles de la infancia que al permitir la manipulación y la experimentación, contribuirán a educar los sentidos, garantizando el aprendizaje y el desarrollo de las capacidades individuales.</w:t>
      </w:r>
    </w:p>
    <w:p w14:paraId="59D42C45" w14:textId="77777777" w:rsidR="003759D6" w:rsidRPr="00CA7A57" w:rsidRDefault="003759D6" w:rsidP="009012D8">
      <w:pPr>
        <w:spacing w:line="360" w:lineRule="auto"/>
        <w:jc w:val="both"/>
        <w:rPr>
          <w:rFonts w:ascii="Times New Roman" w:hAnsi="Times New Roman" w:cs="Times New Roman"/>
          <w:b/>
          <w:bCs/>
          <w:i/>
          <w:lang w:val="es-ES"/>
        </w:rPr>
      </w:pPr>
      <w:r w:rsidRPr="00CA7A57">
        <w:rPr>
          <w:rFonts w:ascii="Times New Roman" w:hAnsi="Times New Roman" w:cs="Times New Roman"/>
          <w:bCs/>
          <w:i/>
          <w:lang w:val="es-ES"/>
        </w:rPr>
        <w:t>Sobre la evaluación: la evaluación está determinada por los avances que logran los alumnos a partir de sus propios procesos, reconociendo y respetando las individualidades.</w:t>
      </w:r>
    </w:p>
    <w:p w14:paraId="59E621C3" w14:textId="77777777" w:rsidR="009A0D39" w:rsidRPr="00CA7A57" w:rsidRDefault="009A0D39" w:rsidP="009012D8">
      <w:pPr>
        <w:spacing w:line="360" w:lineRule="auto"/>
        <w:jc w:val="both"/>
        <w:rPr>
          <w:rFonts w:ascii="Times New Roman" w:hAnsi="Times New Roman" w:cs="Times New Roman"/>
          <w:i/>
          <w:lang w:val="es-CO"/>
        </w:rPr>
      </w:pPr>
    </w:p>
    <w:p w14:paraId="46C3E5E3" w14:textId="451E6194" w:rsidR="0086740C" w:rsidRPr="0013032D" w:rsidRDefault="008D62C1" w:rsidP="009012D8">
      <w:pPr>
        <w:spacing w:line="360" w:lineRule="auto"/>
        <w:jc w:val="both"/>
        <w:rPr>
          <w:rFonts w:ascii="Times New Roman" w:hAnsi="Times New Roman" w:cs="Times New Roman"/>
          <w:b/>
          <w:i/>
          <w:sz w:val="26"/>
          <w:szCs w:val="26"/>
          <w:lang w:val="es-CO"/>
        </w:rPr>
      </w:pPr>
      <w:r>
        <w:rPr>
          <w:rFonts w:ascii="Times New Roman" w:hAnsi="Times New Roman" w:cs="Times New Roman"/>
          <w:b/>
          <w:i/>
          <w:sz w:val="26"/>
          <w:szCs w:val="26"/>
          <w:lang w:val="es-CO"/>
        </w:rPr>
        <w:t>6</w:t>
      </w:r>
      <w:r w:rsidR="00132CCE" w:rsidRPr="0013032D">
        <w:rPr>
          <w:rFonts w:ascii="Times New Roman" w:hAnsi="Times New Roman" w:cs="Times New Roman"/>
          <w:b/>
          <w:i/>
          <w:sz w:val="26"/>
          <w:szCs w:val="26"/>
          <w:lang w:val="es-CO"/>
        </w:rPr>
        <w:t>.</w:t>
      </w:r>
      <w:r w:rsidR="003759D6" w:rsidRPr="0013032D">
        <w:rPr>
          <w:rFonts w:ascii="Times New Roman" w:hAnsi="Times New Roman" w:cs="Times New Roman"/>
          <w:b/>
          <w:i/>
          <w:sz w:val="26"/>
          <w:szCs w:val="26"/>
          <w:lang w:val="es-CO"/>
        </w:rPr>
        <w:t>3</w:t>
      </w:r>
      <w:r w:rsidR="00132CCE" w:rsidRPr="0013032D">
        <w:rPr>
          <w:rFonts w:ascii="Times New Roman" w:hAnsi="Times New Roman" w:cs="Times New Roman"/>
          <w:b/>
          <w:i/>
          <w:sz w:val="26"/>
          <w:szCs w:val="26"/>
          <w:lang w:val="es-CO"/>
        </w:rPr>
        <w:t xml:space="preserve">.  Principios pedagógicos </w:t>
      </w:r>
    </w:p>
    <w:p w14:paraId="6457032A"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792149F5"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principios pedagógicos son condiciones esenciales para la implementación del currículo, la transformación de la práctica docente, el logro de los aprendizajes y la mejora de la calidad educativa. </w:t>
      </w:r>
    </w:p>
    <w:p w14:paraId="075650E6" w14:textId="77777777" w:rsidR="009A0D39" w:rsidRPr="00CA7A57" w:rsidRDefault="009A0D39" w:rsidP="009012D8">
      <w:pPr>
        <w:spacing w:line="360" w:lineRule="auto"/>
        <w:jc w:val="both"/>
        <w:rPr>
          <w:rFonts w:ascii="Times New Roman" w:hAnsi="Times New Roman" w:cs="Times New Roman"/>
          <w:i/>
          <w:lang w:val="es-CO"/>
        </w:rPr>
      </w:pPr>
    </w:p>
    <w:p w14:paraId="7ED4B759" w14:textId="2AA108C8" w:rsidR="0086740C" w:rsidRPr="0013032D" w:rsidRDefault="008D62C1" w:rsidP="009012D8">
      <w:pPr>
        <w:spacing w:line="360" w:lineRule="auto"/>
        <w:jc w:val="both"/>
        <w:rPr>
          <w:rFonts w:ascii="Times New Roman" w:hAnsi="Times New Roman" w:cs="Times New Roman"/>
          <w:i/>
          <w:sz w:val="26"/>
          <w:szCs w:val="26"/>
          <w:lang w:val="es-CO"/>
        </w:rPr>
      </w:pPr>
      <w:r>
        <w:rPr>
          <w:rFonts w:ascii="Times New Roman" w:hAnsi="Times New Roman" w:cs="Times New Roman"/>
          <w:b/>
          <w:i/>
          <w:sz w:val="26"/>
          <w:szCs w:val="26"/>
          <w:lang w:val="es-CO"/>
        </w:rPr>
        <w:t>6</w:t>
      </w:r>
      <w:r w:rsidR="00132CCE" w:rsidRPr="0013032D">
        <w:rPr>
          <w:rFonts w:ascii="Times New Roman" w:hAnsi="Times New Roman" w:cs="Times New Roman"/>
          <w:b/>
          <w:i/>
          <w:sz w:val="26"/>
          <w:szCs w:val="26"/>
          <w:lang w:val="es-CO"/>
        </w:rPr>
        <w:t>.</w:t>
      </w:r>
      <w:r w:rsidR="003759D6" w:rsidRPr="0013032D">
        <w:rPr>
          <w:rFonts w:ascii="Times New Roman" w:hAnsi="Times New Roman" w:cs="Times New Roman"/>
          <w:b/>
          <w:i/>
          <w:sz w:val="26"/>
          <w:szCs w:val="26"/>
          <w:lang w:val="es-CO"/>
        </w:rPr>
        <w:t>3</w:t>
      </w:r>
      <w:r w:rsidR="00132CCE" w:rsidRPr="0013032D">
        <w:rPr>
          <w:rFonts w:ascii="Times New Roman" w:hAnsi="Times New Roman" w:cs="Times New Roman"/>
          <w:b/>
          <w:i/>
          <w:sz w:val="26"/>
          <w:szCs w:val="26"/>
          <w:lang w:val="es-CO"/>
        </w:rPr>
        <w:t xml:space="preserve">.1.  </w:t>
      </w:r>
      <w:r w:rsidR="00146F92" w:rsidRPr="0013032D">
        <w:rPr>
          <w:rFonts w:ascii="Times New Roman" w:hAnsi="Times New Roman" w:cs="Times New Roman"/>
          <w:b/>
          <w:i/>
          <w:sz w:val="26"/>
          <w:szCs w:val="26"/>
          <w:lang w:val="es-CO"/>
        </w:rPr>
        <w:t xml:space="preserve">El estudiante es el centro de </w:t>
      </w:r>
      <w:r w:rsidR="00132CCE" w:rsidRPr="0013032D">
        <w:rPr>
          <w:rFonts w:ascii="Times New Roman" w:hAnsi="Times New Roman" w:cs="Times New Roman"/>
          <w:b/>
          <w:i/>
          <w:sz w:val="26"/>
          <w:szCs w:val="26"/>
          <w:lang w:val="es-CO"/>
        </w:rPr>
        <w:t xml:space="preserve">atención </w:t>
      </w:r>
      <w:r w:rsidR="00146F92" w:rsidRPr="0013032D">
        <w:rPr>
          <w:rFonts w:ascii="Times New Roman" w:hAnsi="Times New Roman" w:cs="Times New Roman"/>
          <w:b/>
          <w:i/>
          <w:sz w:val="26"/>
          <w:szCs w:val="26"/>
          <w:lang w:val="es-CO"/>
        </w:rPr>
        <w:t xml:space="preserve">de los procesos </w:t>
      </w:r>
      <w:r w:rsidR="00132CCE" w:rsidRPr="0013032D">
        <w:rPr>
          <w:rFonts w:ascii="Times New Roman" w:hAnsi="Times New Roman" w:cs="Times New Roman"/>
          <w:b/>
          <w:i/>
          <w:sz w:val="26"/>
          <w:szCs w:val="26"/>
          <w:lang w:val="es-CO"/>
        </w:rPr>
        <w:t>de aprendiz</w:t>
      </w:r>
      <w:r w:rsidR="009A5517" w:rsidRPr="0013032D">
        <w:rPr>
          <w:rFonts w:ascii="Times New Roman" w:hAnsi="Times New Roman" w:cs="Times New Roman"/>
          <w:i/>
          <w:sz w:val="26"/>
          <w:szCs w:val="26"/>
          <w:lang w:val="es-CO"/>
        </w:rPr>
        <w:t>aje</w:t>
      </w:r>
    </w:p>
    <w:p w14:paraId="14C1B7B6" w14:textId="77777777" w:rsidR="009A5517" w:rsidRPr="00CA7A57" w:rsidRDefault="009A5517" w:rsidP="009012D8">
      <w:pPr>
        <w:spacing w:line="360" w:lineRule="auto"/>
        <w:jc w:val="both"/>
        <w:rPr>
          <w:rFonts w:ascii="Times New Roman" w:hAnsi="Times New Roman" w:cs="Times New Roman"/>
          <w:i/>
          <w:lang w:val="es-CO"/>
        </w:rPr>
      </w:pPr>
    </w:p>
    <w:p w14:paraId="418AC579" w14:textId="5C89279E"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 partir de  reconocer la diversidad: Social, Cultural, Lingüística, De capacidades, Estilos y ritmos de aprendizaje. Desde esta diversidad, generar un ambiente que acerque a estudiantes y docentes al conocimiento significativo y con interés. </w:t>
      </w:r>
    </w:p>
    <w:p w14:paraId="3D6F26F8" w14:textId="77777777" w:rsidR="008D62C1"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3276B0EC" w14:textId="7C210282" w:rsidR="009A5517" w:rsidRPr="0013032D" w:rsidRDefault="008D62C1" w:rsidP="009012D8">
      <w:pPr>
        <w:spacing w:line="360" w:lineRule="auto"/>
        <w:jc w:val="both"/>
        <w:rPr>
          <w:rFonts w:ascii="Times New Roman" w:hAnsi="Times New Roman" w:cs="Times New Roman"/>
          <w:b/>
          <w:i/>
          <w:sz w:val="26"/>
          <w:szCs w:val="26"/>
          <w:lang w:val="es-CO"/>
        </w:rPr>
      </w:pPr>
      <w:r>
        <w:rPr>
          <w:rFonts w:ascii="Times New Roman" w:hAnsi="Times New Roman" w:cs="Times New Roman"/>
          <w:b/>
          <w:i/>
          <w:sz w:val="26"/>
          <w:szCs w:val="26"/>
          <w:lang w:val="es-CO"/>
        </w:rPr>
        <w:t>6</w:t>
      </w:r>
      <w:r w:rsidR="00132CCE" w:rsidRPr="0013032D">
        <w:rPr>
          <w:rFonts w:ascii="Times New Roman" w:hAnsi="Times New Roman" w:cs="Times New Roman"/>
          <w:b/>
          <w:i/>
          <w:sz w:val="26"/>
          <w:szCs w:val="26"/>
          <w:lang w:val="es-CO"/>
        </w:rPr>
        <w:t>.</w:t>
      </w:r>
      <w:r w:rsidR="003759D6" w:rsidRPr="0013032D">
        <w:rPr>
          <w:rFonts w:ascii="Times New Roman" w:hAnsi="Times New Roman" w:cs="Times New Roman"/>
          <w:b/>
          <w:i/>
          <w:sz w:val="26"/>
          <w:szCs w:val="26"/>
          <w:lang w:val="es-CO"/>
        </w:rPr>
        <w:t>3</w:t>
      </w:r>
      <w:r w:rsidR="00132CCE" w:rsidRPr="0013032D">
        <w:rPr>
          <w:rFonts w:ascii="Times New Roman" w:hAnsi="Times New Roman" w:cs="Times New Roman"/>
          <w:b/>
          <w:i/>
          <w:sz w:val="26"/>
          <w:szCs w:val="26"/>
          <w:lang w:val="es-CO"/>
        </w:rPr>
        <w:t xml:space="preserve">.2.  Planificar  para potenciar el aprendizaje </w:t>
      </w:r>
    </w:p>
    <w:p w14:paraId="28925371" w14:textId="77777777" w:rsidR="009A0D39" w:rsidRPr="00CA7A57" w:rsidRDefault="009A0D39" w:rsidP="009012D8">
      <w:pPr>
        <w:spacing w:line="360" w:lineRule="auto"/>
        <w:jc w:val="both"/>
        <w:rPr>
          <w:rFonts w:ascii="Times New Roman" w:hAnsi="Times New Roman" w:cs="Times New Roman"/>
          <w:b/>
          <w:i/>
          <w:lang w:val="es-CO"/>
        </w:rPr>
      </w:pPr>
    </w:p>
    <w:p w14:paraId="70795DC8" w14:textId="6B1E9EC4"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Para diseñar una planificación se requiere: </w:t>
      </w:r>
    </w:p>
    <w:p w14:paraId="10BDBA2B" w14:textId="77777777" w:rsidR="009A0D39" w:rsidRPr="00CA7A57" w:rsidRDefault="009A0D39" w:rsidP="009012D8">
      <w:pPr>
        <w:spacing w:line="360" w:lineRule="auto"/>
        <w:jc w:val="both"/>
        <w:rPr>
          <w:rFonts w:ascii="Times New Roman" w:hAnsi="Times New Roman" w:cs="Times New Roman"/>
          <w:i/>
          <w:lang w:val="es-CO"/>
        </w:rPr>
      </w:pPr>
    </w:p>
    <w:p w14:paraId="7B0FBE69" w14:textId="77777777" w:rsidR="0086740C" w:rsidRPr="00CA7A57" w:rsidRDefault="00132CCE" w:rsidP="00BD6EE7">
      <w:pPr>
        <w:pStyle w:val="Prrafodelista"/>
        <w:numPr>
          <w:ilvl w:val="0"/>
          <w:numId w:val="12"/>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 xml:space="preserve">Reconocer que los estudiantes aprenden a lo largo de la vida y se involucran en su proceso de aprendizaje. </w:t>
      </w:r>
    </w:p>
    <w:p w14:paraId="2608AC9F" w14:textId="77777777" w:rsidR="0086740C" w:rsidRPr="00CA7A57" w:rsidRDefault="00132CCE" w:rsidP="00BD6EE7">
      <w:pPr>
        <w:pStyle w:val="Prrafodelista"/>
        <w:numPr>
          <w:ilvl w:val="0"/>
          <w:numId w:val="1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Seleccionar estrategias didácticas que propicien la movilización de saberes, y de evaluación del aprendizaje, congruentes con los aprendizajes esperados. </w:t>
      </w:r>
    </w:p>
    <w:p w14:paraId="35D30796" w14:textId="77777777" w:rsidR="0086740C" w:rsidRPr="00CA7A57" w:rsidRDefault="00132CCE" w:rsidP="00BD6EE7">
      <w:pPr>
        <w:pStyle w:val="Prrafodelista"/>
        <w:numPr>
          <w:ilvl w:val="0"/>
          <w:numId w:val="12"/>
        </w:numPr>
        <w:spacing w:line="360" w:lineRule="auto"/>
        <w:jc w:val="both"/>
        <w:rPr>
          <w:rFonts w:ascii="Times New Roman" w:hAnsi="Times New Roman" w:cs="Times New Roman"/>
          <w:i/>
        </w:rPr>
      </w:pPr>
      <w:r w:rsidRPr="00CA7A57">
        <w:rPr>
          <w:rFonts w:ascii="Times New Roman" w:hAnsi="Times New Roman" w:cs="Times New Roman"/>
          <w:i/>
          <w:lang w:val="es-CO"/>
        </w:rPr>
        <w:t xml:space="preserve">Reconocer que los referentes para su diseño son los aprendizajes esperados. </w:t>
      </w:r>
      <w:r w:rsidRPr="00CA7A57">
        <w:rPr>
          <w:rFonts w:ascii="Times New Roman" w:hAnsi="Times New Roman" w:cs="Times New Roman"/>
          <w:i/>
        </w:rPr>
        <w:t xml:space="preserve">Generar ambientes de aprendizaje colaborativo que favorezcan experiencias  significativas. </w:t>
      </w:r>
    </w:p>
    <w:p w14:paraId="7BD6C554" w14:textId="77777777" w:rsidR="0086740C" w:rsidRPr="00CA7A57" w:rsidRDefault="00132CCE" w:rsidP="00BD6EE7">
      <w:pPr>
        <w:pStyle w:val="Prrafodelista"/>
        <w:numPr>
          <w:ilvl w:val="0"/>
          <w:numId w:val="1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Considerar evidencias de desempeño que brinden información al docente para la toma de decisiones y continuar impulsando el aprendizaje de los estudiantes. </w:t>
      </w:r>
    </w:p>
    <w:p w14:paraId="4C9E9AD0" w14:textId="77777777" w:rsidR="00724E99"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4651FA2" w14:textId="18B61A66" w:rsidR="0086740C" w:rsidRPr="00315AB8" w:rsidRDefault="008D62C1" w:rsidP="009012D8">
      <w:pPr>
        <w:spacing w:line="360" w:lineRule="auto"/>
        <w:jc w:val="both"/>
        <w:rPr>
          <w:rFonts w:ascii="Times New Roman" w:hAnsi="Times New Roman" w:cs="Times New Roman"/>
          <w:i/>
          <w:sz w:val="26"/>
          <w:szCs w:val="26"/>
          <w:lang w:val="es-CO"/>
        </w:rPr>
      </w:pPr>
      <w:r>
        <w:rPr>
          <w:rFonts w:ascii="Times New Roman" w:hAnsi="Times New Roman" w:cs="Times New Roman"/>
          <w:b/>
          <w:i/>
          <w:sz w:val="26"/>
          <w:szCs w:val="26"/>
          <w:lang w:val="es-CO"/>
        </w:rPr>
        <w:t>6</w:t>
      </w:r>
      <w:r w:rsidR="00132CCE" w:rsidRPr="00315AB8">
        <w:rPr>
          <w:rFonts w:ascii="Times New Roman" w:hAnsi="Times New Roman" w:cs="Times New Roman"/>
          <w:b/>
          <w:i/>
          <w:sz w:val="26"/>
          <w:szCs w:val="26"/>
          <w:lang w:val="es-CO"/>
        </w:rPr>
        <w:t>.</w:t>
      </w:r>
      <w:r w:rsidR="003759D6" w:rsidRPr="00315AB8">
        <w:rPr>
          <w:rFonts w:ascii="Times New Roman" w:hAnsi="Times New Roman" w:cs="Times New Roman"/>
          <w:b/>
          <w:i/>
          <w:sz w:val="26"/>
          <w:szCs w:val="26"/>
          <w:lang w:val="es-CO"/>
        </w:rPr>
        <w:t>3</w:t>
      </w:r>
      <w:r w:rsidR="00132CCE" w:rsidRPr="00315AB8">
        <w:rPr>
          <w:rFonts w:ascii="Times New Roman" w:hAnsi="Times New Roman" w:cs="Times New Roman"/>
          <w:b/>
          <w:i/>
          <w:sz w:val="26"/>
          <w:szCs w:val="26"/>
          <w:lang w:val="es-CO"/>
        </w:rPr>
        <w:t>.3. Generar ambientes de  aprendizaje</w:t>
      </w:r>
      <w:r w:rsidR="00132CCE" w:rsidRPr="00315AB8">
        <w:rPr>
          <w:rFonts w:ascii="Times New Roman" w:hAnsi="Times New Roman" w:cs="Times New Roman"/>
          <w:i/>
          <w:sz w:val="26"/>
          <w:szCs w:val="26"/>
          <w:lang w:val="es-CO"/>
        </w:rPr>
        <w:t xml:space="preserve"> </w:t>
      </w:r>
    </w:p>
    <w:p w14:paraId="13251F25" w14:textId="77777777" w:rsidR="009A5517" w:rsidRPr="00CA7A57" w:rsidRDefault="009A5517" w:rsidP="009012D8">
      <w:pPr>
        <w:spacing w:line="360" w:lineRule="auto"/>
        <w:jc w:val="both"/>
        <w:rPr>
          <w:rFonts w:ascii="Times New Roman" w:hAnsi="Times New Roman" w:cs="Times New Roman"/>
          <w:i/>
          <w:lang w:val="es-CO"/>
        </w:rPr>
      </w:pPr>
    </w:p>
    <w:p w14:paraId="367B29D9"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En su construcción  destacan los siguientes aspectos: </w:t>
      </w:r>
    </w:p>
    <w:p w14:paraId="2E0132D0"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claridad respecto del aprendizaje que se espera logre el estudiante. </w:t>
      </w:r>
    </w:p>
    <w:p w14:paraId="7F072C40" w14:textId="5439F94A"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reconocimiento de los elementos del contexto: la historia del lugar, las prácticas y costumbres, las tradiciones, el carácter </w:t>
      </w:r>
      <w:r w:rsidR="00330AF9" w:rsidRPr="00CA7A57">
        <w:rPr>
          <w:rFonts w:ascii="Times New Roman" w:hAnsi="Times New Roman" w:cs="Times New Roman"/>
          <w:i/>
          <w:lang w:val="es-CO"/>
        </w:rPr>
        <w:t>rural</w:t>
      </w:r>
      <w:r w:rsidRPr="00CA7A57">
        <w:rPr>
          <w:rFonts w:ascii="Times New Roman" w:hAnsi="Times New Roman" w:cs="Times New Roman"/>
          <w:i/>
          <w:lang w:val="es-CO"/>
        </w:rPr>
        <w:t xml:space="preserve">, el clima, la flora y la fauna. </w:t>
      </w:r>
    </w:p>
    <w:p w14:paraId="51399985" w14:textId="59B604FF"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w:t>
      </w:r>
      <w:r w:rsidR="00330AF9" w:rsidRPr="00CA7A57">
        <w:rPr>
          <w:rFonts w:ascii="Times New Roman" w:hAnsi="Times New Roman" w:cs="Times New Roman"/>
          <w:i/>
          <w:lang w:val="es-CO"/>
        </w:rPr>
        <w:t xml:space="preserve">importancia </w:t>
      </w:r>
      <w:r w:rsidRPr="00CA7A57">
        <w:rPr>
          <w:rFonts w:ascii="Times New Roman" w:hAnsi="Times New Roman" w:cs="Times New Roman"/>
          <w:i/>
          <w:lang w:val="es-CO"/>
        </w:rPr>
        <w:t xml:space="preserve">de los materiales educativos impresos, audiovisuales y digitales. </w:t>
      </w:r>
    </w:p>
    <w:p w14:paraId="29C37057" w14:textId="66093609"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Las interacciones entre los estudiantes y </w:t>
      </w:r>
      <w:r w:rsidR="00330AF9" w:rsidRPr="00CA7A57">
        <w:rPr>
          <w:rFonts w:ascii="Times New Roman" w:hAnsi="Times New Roman" w:cs="Times New Roman"/>
          <w:i/>
          <w:lang w:val="es-CO"/>
        </w:rPr>
        <w:t>los docentes</w:t>
      </w:r>
      <w:r w:rsidRPr="00CA7A57">
        <w:rPr>
          <w:rFonts w:ascii="Times New Roman" w:hAnsi="Times New Roman" w:cs="Times New Roman"/>
          <w:i/>
          <w:lang w:val="es-CO"/>
        </w:rPr>
        <w:t xml:space="preserve">. </w:t>
      </w:r>
    </w:p>
    <w:p w14:paraId="49B97818" w14:textId="47274C75"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Pensar global</w:t>
      </w:r>
      <w:r w:rsidR="00330AF9" w:rsidRPr="00CA7A57">
        <w:rPr>
          <w:rFonts w:ascii="Times New Roman" w:hAnsi="Times New Roman" w:cs="Times New Roman"/>
          <w:i/>
          <w:lang w:val="es-CO"/>
        </w:rPr>
        <w:t>mente</w:t>
      </w:r>
      <w:r w:rsidRPr="00CA7A57">
        <w:rPr>
          <w:rFonts w:ascii="Times New Roman" w:hAnsi="Times New Roman" w:cs="Times New Roman"/>
          <w:i/>
          <w:lang w:val="es-CO"/>
        </w:rPr>
        <w:t xml:space="preserve"> y actuar en el nivel local. </w:t>
      </w:r>
    </w:p>
    <w:p w14:paraId="6B411D4A" w14:textId="4D4348D4"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filosofía del aprendizaje en acción: los niños y jóvenes son protagonistas de la experiencia de aprendizaje. Ellos son los constructores en un ambiente altamente motivador que busca que desarrollen un vínculo apasionante  y comprometido con el proceso de aprender.   </w:t>
      </w:r>
    </w:p>
    <w:p w14:paraId="3C0D814A"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7BCECF7" w14:textId="77777777" w:rsidR="00AB37DF" w:rsidRDefault="00AB37DF">
      <w:pPr>
        <w:spacing w:after="160" w:line="259" w:lineRule="auto"/>
        <w:ind w:left="0" w:firstLine="0"/>
        <w:rPr>
          <w:rFonts w:ascii="Times New Roman" w:hAnsi="Times New Roman" w:cs="Times New Roman"/>
          <w:b/>
          <w:i/>
          <w:sz w:val="26"/>
          <w:szCs w:val="26"/>
          <w:lang w:val="es-CO"/>
        </w:rPr>
      </w:pPr>
      <w:r>
        <w:rPr>
          <w:rFonts w:ascii="Times New Roman" w:hAnsi="Times New Roman" w:cs="Times New Roman"/>
          <w:b/>
          <w:i/>
          <w:sz w:val="26"/>
          <w:szCs w:val="26"/>
          <w:lang w:val="es-CO"/>
        </w:rPr>
        <w:br w:type="page"/>
      </w:r>
    </w:p>
    <w:p w14:paraId="6D25D2D1" w14:textId="398A6C80" w:rsidR="0086740C" w:rsidRPr="00315AB8" w:rsidRDefault="008D62C1" w:rsidP="009012D8">
      <w:pPr>
        <w:spacing w:line="360" w:lineRule="auto"/>
        <w:jc w:val="both"/>
        <w:rPr>
          <w:rFonts w:ascii="Times New Roman" w:hAnsi="Times New Roman" w:cs="Times New Roman"/>
          <w:i/>
          <w:sz w:val="26"/>
          <w:szCs w:val="26"/>
          <w:lang w:val="es-CO"/>
        </w:rPr>
      </w:pPr>
      <w:r>
        <w:rPr>
          <w:rFonts w:ascii="Times New Roman" w:hAnsi="Times New Roman" w:cs="Times New Roman"/>
          <w:b/>
          <w:i/>
          <w:sz w:val="26"/>
          <w:szCs w:val="26"/>
          <w:lang w:val="es-CO"/>
        </w:rPr>
        <w:lastRenderedPageBreak/>
        <w:t>6</w:t>
      </w:r>
      <w:r w:rsidR="00132CCE" w:rsidRPr="00315AB8">
        <w:rPr>
          <w:rFonts w:ascii="Times New Roman" w:hAnsi="Times New Roman" w:cs="Times New Roman"/>
          <w:b/>
          <w:i/>
          <w:sz w:val="26"/>
          <w:szCs w:val="26"/>
          <w:lang w:val="es-CO"/>
        </w:rPr>
        <w:t>.</w:t>
      </w:r>
      <w:r w:rsidR="003759D6" w:rsidRPr="00315AB8">
        <w:rPr>
          <w:rFonts w:ascii="Times New Roman" w:hAnsi="Times New Roman" w:cs="Times New Roman"/>
          <w:b/>
          <w:i/>
          <w:sz w:val="26"/>
          <w:szCs w:val="26"/>
          <w:lang w:val="es-CO"/>
        </w:rPr>
        <w:t>3</w:t>
      </w:r>
      <w:r w:rsidR="00132CCE" w:rsidRPr="00315AB8">
        <w:rPr>
          <w:rFonts w:ascii="Times New Roman" w:hAnsi="Times New Roman" w:cs="Times New Roman"/>
          <w:b/>
          <w:i/>
          <w:sz w:val="26"/>
          <w:szCs w:val="26"/>
          <w:lang w:val="es-CO"/>
        </w:rPr>
        <w:t>.4. Trabajar en colaboración para construir el aprendizaje</w:t>
      </w:r>
      <w:r w:rsidR="00132CCE" w:rsidRPr="00315AB8">
        <w:rPr>
          <w:rFonts w:ascii="Times New Roman" w:hAnsi="Times New Roman" w:cs="Times New Roman"/>
          <w:i/>
          <w:sz w:val="26"/>
          <w:szCs w:val="26"/>
          <w:lang w:val="es-CO"/>
        </w:rPr>
        <w:t xml:space="preserve"> </w:t>
      </w:r>
    </w:p>
    <w:p w14:paraId="1D3EBB49" w14:textId="77777777" w:rsidR="00330AF9" w:rsidRPr="00CA7A57" w:rsidRDefault="00330AF9" w:rsidP="009012D8">
      <w:pPr>
        <w:spacing w:line="360" w:lineRule="auto"/>
        <w:jc w:val="both"/>
        <w:rPr>
          <w:rFonts w:ascii="Times New Roman" w:hAnsi="Times New Roman" w:cs="Times New Roman"/>
          <w:i/>
          <w:lang w:val="es-CO"/>
        </w:rPr>
      </w:pPr>
    </w:p>
    <w:p w14:paraId="5F157B15"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I.E. promueve el trabajo colaborativo para enriquecer sus prácticas considerando las siguientes características: </w:t>
      </w:r>
    </w:p>
    <w:p w14:paraId="112250C0" w14:textId="77777777" w:rsidR="00330AF9" w:rsidRPr="00CA7A57" w:rsidRDefault="00330AF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permita el intercambio de recursos. </w:t>
      </w:r>
    </w:p>
    <w:p w14:paraId="6C8083AE" w14:textId="77777777" w:rsidR="00330AF9" w:rsidRPr="00CA7A57" w:rsidRDefault="00330AF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desarrolle el sentido de responsabilidad y corresponsabilidad. </w:t>
      </w:r>
    </w:p>
    <w:p w14:paraId="19489151" w14:textId="77777777" w:rsidR="00330AF9" w:rsidRPr="00CA7A57" w:rsidRDefault="00330AF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se realice en entornos presenciales y virtuales, en tiempo real y asíncrono. </w:t>
      </w:r>
    </w:p>
    <w:p w14:paraId="561FC8D7" w14:textId="77777777" w:rsidR="0086740C" w:rsidRPr="00CA7A57" w:rsidRDefault="00132CCE" w:rsidP="009012D8">
      <w:pPr>
        <w:spacing w:line="360" w:lineRule="auto"/>
        <w:jc w:val="both"/>
        <w:rPr>
          <w:rFonts w:ascii="Times New Roman" w:hAnsi="Times New Roman" w:cs="Times New Roman"/>
          <w:i/>
        </w:rPr>
      </w:pPr>
      <w:r w:rsidRPr="00CA7A57">
        <w:rPr>
          <w:rFonts w:ascii="Times New Roman" w:hAnsi="Times New Roman" w:cs="Times New Roman"/>
          <w:i/>
        </w:rPr>
        <w:t xml:space="preserve">Que sea  inclusivo. </w:t>
      </w:r>
    </w:p>
    <w:p w14:paraId="1C68D5BF" w14:textId="1872FCC1" w:rsidR="0086740C" w:rsidRPr="00CA7A57" w:rsidRDefault="00132CCE" w:rsidP="009012D8">
      <w:pPr>
        <w:spacing w:line="360" w:lineRule="auto"/>
        <w:jc w:val="both"/>
        <w:rPr>
          <w:rFonts w:ascii="Times New Roman" w:hAnsi="Times New Roman" w:cs="Times New Roman"/>
          <w:i/>
        </w:rPr>
      </w:pPr>
      <w:r w:rsidRPr="00CA7A57">
        <w:rPr>
          <w:rFonts w:ascii="Times New Roman" w:hAnsi="Times New Roman" w:cs="Times New Roman"/>
          <w:i/>
        </w:rPr>
        <w:t xml:space="preserve">Que defina </w:t>
      </w:r>
      <w:r w:rsidR="00330AF9" w:rsidRPr="00CA7A57">
        <w:rPr>
          <w:rFonts w:ascii="Times New Roman" w:hAnsi="Times New Roman" w:cs="Times New Roman"/>
          <w:i/>
        </w:rPr>
        <w:t xml:space="preserve">propósitos </w:t>
      </w:r>
      <w:r w:rsidRPr="00CA7A57">
        <w:rPr>
          <w:rFonts w:ascii="Times New Roman" w:hAnsi="Times New Roman" w:cs="Times New Roman"/>
          <w:i/>
        </w:rPr>
        <w:t xml:space="preserve">comunes. </w:t>
      </w:r>
    </w:p>
    <w:p w14:paraId="7CDCBA9A"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favorezca el liderazgo compartido. </w:t>
      </w:r>
    </w:p>
    <w:p w14:paraId="538CC855" w14:textId="6B9A14F1" w:rsidR="0086740C" w:rsidRPr="00CA7A57" w:rsidRDefault="0086740C" w:rsidP="009012D8">
      <w:pPr>
        <w:spacing w:line="360" w:lineRule="auto"/>
        <w:jc w:val="both"/>
        <w:rPr>
          <w:rFonts w:ascii="Times New Roman" w:hAnsi="Times New Roman" w:cs="Times New Roman"/>
          <w:i/>
          <w:lang w:val="es-CO"/>
        </w:rPr>
      </w:pPr>
    </w:p>
    <w:p w14:paraId="5AEE4A41" w14:textId="1BA7E27E" w:rsidR="0086740C" w:rsidRPr="00315AB8" w:rsidRDefault="008D62C1" w:rsidP="009012D8">
      <w:pPr>
        <w:spacing w:line="360" w:lineRule="auto"/>
        <w:jc w:val="both"/>
        <w:rPr>
          <w:rFonts w:ascii="Times New Roman" w:hAnsi="Times New Roman" w:cs="Times New Roman"/>
          <w:i/>
          <w:sz w:val="26"/>
          <w:szCs w:val="26"/>
          <w:lang w:val="es-CO"/>
        </w:rPr>
      </w:pPr>
      <w:r>
        <w:rPr>
          <w:rFonts w:ascii="Times New Roman" w:hAnsi="Times New Roman" w:cs="Times New Roman"/>
          <w:b/>
          <w:i/>
          <w:sz w:val="26"/>
          <w:szCs w:val="26"/>
          <w:lang w:val="es-CO"/>
        </w:rPr>
        <w:t>6</w:t>
      </w:r>
      <w:r w:rsidR="00132CCE" w:rsidRPr="00315AB8">
        <w:rPr>
          <w:rFonts w:ascii="Times New Roman" w:hAnsi="Times New Roman" w:cs="Times New Roman"/>
          <w:b/>
          <w:i/>
          <w:sz w:val="26"/>
          <w:szCs w:val="26"/>
          <w:lang w:val="es-CO"/>
        </w:rPr>
        <w:t>.</w:t>
      </w:r>
      <w:r w:rsidR="003759D6" w:rsidRPr="00315AB8">
        <w:rPr>
          <w:rFonts w:ascii="Times New Roman" w:hAnsi="Times New Roman" w:cs="Times New Roman"/>
          <w:b/>
          <w:i/>
          <w:sz w:val="26"/>
          <w:szCs w:val="26"/>
          <w:lang w:val="es-CO"/>
        </w:rPr>
        <w:t>3</w:t>
      </w:r>
      <w:r w:rsidR="00132CCE" w:rsidRPr="00315AB8">
        <w:rPr>
          <w:rFonts w:ascii="Times New Roman" w:hAnsi="Times New Roman" w:cs="Times New Roman"/>
          <w:b/>
          <w:i/>
          <w:sz w:val="26"/>
          <w:szCs w:val="26"/>
          <w:lang w:val="es-CO"/>
        </w:rPr>
        <w:t>.5. Poner énfasis en el desarrollo de competencias, el logro de los Estándares Curriculares y los aprendizajes esperados</w:t>
      </w:r>
      <w:r w:rsidR="00132CCE" w:rsidRPr="00315AB8">
        <w:rPr>
          <w:rFonts w:ascii="Times New Roman" w:hAnsi="Times New Roman" w:cs="Times New Roman"/>
          <w:i/>
          <w:sz w:val="26"/>
          <w:szCs w:val="26"/>
          <w:lang w:val="es-CO"/>
        </w:rPr>
        <w:t xml:space="preserve"> </w:t>
      </w:r>
    </w:p>
    <w:p w14:paraId="2893921D" w14:textId="77777777" w:rsidR="00330AF9" w:rsidRPr="00CA7A57" w:rsidRDefault="00330AF9" w:rsidP="009012D8">
      <w:pPr>
        <w:spacing w:line="360" w:lineRule="auto"/>
        <w:jc w:val="both"/>
        <w:rPr>
          <w:rFonts w:ascii="Times New Roman" w:hAnsi="Times New Roman" w:cs="Times New Roman"/>
          <w:i/>
          <w:lang w:val="es-CO"/>
        </w:rPr>
      </w:pPr>
    </w:p>
    <w:p w14:paraId="02A3969A"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Una competencia es la capacidad de responder a diferentes situaciones, e implica un saber hacer con saber, así como la valoración de las consecuencias de ese hacer. </w:t>
      </w:r>
    </w:p>
    <w:p w14:paraId="58D55681" w14:textId="17D9CE3E"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Estándares Curriculares son descriptores de logro y definen aquello que los </w:t>
      </w:r>
      <w:r w:rsidR="00330AF9" w:rsidRPr="00CA7A57">
        <w:rPr>
          <w:rFonts w:ascii="Times New Roman" w:hAnsi="Times New Roman" w:cs="Times New Roman"/>
          <w:i/>
          <w:lang w:val="es-CO"/>
        </w:rPr>
        <w:t>estudiantes</w:t>
      </w:r>
      <w:r w:rsidRPr="00CA7A57">
        <w:rPr>
          <w:rFonts w:ascii="Times New Roman" w:hAnsi="Times New Roman" w:cs="Times New Roman"/>
          <w:i/>
          <w:lang w:val="es-CO"/>
        </w:rPr>
        <w:t xml:space="preserve"> demostrarán al concluir un periodo escolar; sintetizan los aprendizajes esperados que, en los programas de educación </w:t>
      </w:r>
      <w:r w:rsidR="00330AF9" w:rsidRPr="00CA7A57">
        <w:rPr>
          <w:rFonts w:ascii="Times New Roman" w:hAnsi="Times New Roman" w:cs="Times New Roman"/>
          <w:i/>
          <w:lang w:val="es-CO"/>
        </w:rPr>
        <w:t xml:space="preserve">preescolar, básica </w:t>
      </w:r>
      <w:r w:rsidRPr="00CA7A57">
        <w:rPr>
          <w:rFonts w:ascii="Times New Roman" w:hAnsi="Times New Roman" w:cs="Times New Roman"/>
          <w:i/>
          <w:lang w:val="es-CO"/>
        </w:rPr>
        <w:t>primaria</w:t>
      </w:r>
      <w:r w:rsidR="00330AF9" w:rsidRPr="00CA7A57">
        <w:rPr>
          <w:rFonts w:ascii="Times New Roman" w:hAnsi="Times New Roman" w:cs="Times New Roman"/>
          <w:i/>
          <w:lang w:val="es-CO"/>
        </w:rPr>
        <w:t xml:space="preserve">, </w:t>
      </w:r>
      <w:r w:rsidRPr="00CA7A57">
        <w:rPr>
          <w:rFonts w:ascii="Times New Roman" w:hAnsi="Times New Roman" w:cs="Times New Roman"/>
          <w:i/>
          <w:lang w:val="es-CO"/>
        </w:rPr>
        <w:t>secundaria</w:t>
      </w:r>
      <w:r w:rsidR="00330AF9" w:rsidRPr="00CA7A57">
        <w:rPr>
          <w:rFonts w:ascii="Times New Roman" w:hAnsi="Times New Roman" w:cs="Times New Roman"/>
          <w:i/>
          <w:lang w:val="es-CO"/>
        </w:rPr>
        <w:t xml:space="preserve"> y media</w:t>
      </w:r>
      <w:r w:rsidRPr="00CA7A57">
        <w:rPr>
          <w:rFonts w:ascii="Times New Roman" w:hAnsi="Times New Roman" w:cs="Times New Roman"/>
          <w:i/>
          <w:lang w:val="es-CO"/>
        </w:rPr>
        <w:t>, se organizan por asignatura</w:t>
      </w:r>
      <w:r w:rsidR="00330AF9" w:rsidRPr="00CA7A57">
        <w:rPr>
          <w:rFonts w:ascii="Times New Roman" w:hAnsi="Times New Roman" w:cs="Times New Roman"/>
          <w:i/>
          <w:lang w:val="es-CO"/>
        </w:rPr>
        <w:t xml:space="preserve"> </w:t>
      </w:r>
      <w:r w:rsidRPr="00CA7A57">
        <w:rPr>
          <w:rFonts w:ascii="Times New Roman" w:hAnsi="Times New Roman" w:cs="Times New Roman"/>
          <w:i/>
          <w:lang w:val="es-CO"/>
        </w:rPr>
        <w:t xml:space="preserve">y en educación preescolar por </w:t>
      </w:r>
      <w:r w:rsidR="00330AF9" w:rsidRPr="00CA7A57">
        <w:rPr>
          <w:rFonts w:ascii="Times New Roman" w:hAnsi="Times New Roman" w:cs="Times New Roman"/>
          <w:i/>
          <w:lang w:val="es-CO"/>
        </w:rPr>
        <w:t>habilidades</w:t>
      </w:r>
      <w:r w:rsidRPr="00CA7A57">
        <w:rPr>
          <w:rFonts w:ascii="Times New Roman" w:hAnsi="Times New Roman" w:cs="Times New Roman"/>
          <w:i/>
          <w:lang w:val="es-CO"/>
        </w:rPr>
        <w:t xml:space="preserve">. </w:t>
      </w:r>
    </w:p>
    <w:p w14:paraId="0B64746D" w14:textId="66F7F93A"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aprendizajes esperados son indicadores de </w:t>
      </w:r>
      <w:r w:rsidR="00330AF9" w:rsidRPr="00CA7A57">
        <w:rPr>
          <w:rFonts w:ascii="Times New Roman" w:hAnsi="Times New Roman" w:cs="Times New Roman"/>
          <w:i/>
          <w:lang w:val="es-CO"/>
        </w:rPr>
        <w:t>desempeño</w:t>
      </w:r>
      <w:r w:rsidRPr="00CA7A57">
        <w:rPr>
          <w:rFonts w:ascii="Times New Roman" w:hAnsi="Times New Roman" w:cs="Times New Roman"/>
          <w:i/>
          <w:lang w:val="es-CO"/>
        </w:rPr>
        <w:t xml:space="preserve"> que, en términos de </w:t>
      </w:r>
      <w:r w:rsidR="00330AF9" w:rsidRPr="00CA7A57">
        <w:rPr>
          <w:rFonts w:ascii="Times New Roman" w:hAnsi="Times New Roman" w:cs="Times New Roman"/>
          <w:i/>
          <w:lang w:val="es-CO"/>
        </w:rPr>
        <w:t xml:space="preserve">planeación temporal </w:t>
      </w:r>
      <w:r w:rsidRPr="00CA7A57">
        <w:rPr>
          <w:rFonts w:ascii="Times New Roman" w:hAnsi="Times New Roman" w:cs="Times New Roman"/>
          <w:i/>
          <w:lang w:val="es-CO"/>
        </w:rPr>
        <w:t xml:space="preserve">en los programas de estudio, definen lo que se espera de cada </w:t>
      </w:r>
      <w:r w:rsidR="00330AF9" w:rsidRPr="00CA7A57">
        <w:rPr>
          <w:rFonts w:ascii="Times New Roman" w:hAnsi="Times New Roman" w:cs="Times New Roman"/>
          <w:i/>
          <w:lang w:val="es-CO"/>
        </w:rPr>
        <w:t>estudiante</w:t>
      </w:r>
      <w:r w:rsidRPr="00CA7A57">
        <w:rPr>
          <w:rFonts w:ascii="Times New Roman" w:hAnsi="Times New Roman" w:cs="Times New Roman"/>
          <w:i/>
          <w:lang w:val="es-CO"/>
        </w:rPr>
        <w:t xml:space="preserve"> en términos de saber, saber hacer y saber ser; además, le dan concreción al trabajo docente al hacer constatable lo que los estudiantes logran, y constituyen un referente para la planificación y la evaluación en el aula. </w:t>
      </w:r>
    </w:p>
    <w:p w14:paraId="27D330BF"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0645A10" w14:textId="77777777" w:rsidR="00315AB8" w:rsidRDefault="00315AB8">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5602F586" w14:textId="2325AF4F" w:rsidR="00330AF9" w:rsidRPr="008D62C1" w:rsidRDefault="00132CCE" w:rsidP="008D62C1">
      <w:pPr>
        <w:pStyle w:val="Prrafodelista"/>
        <w:numPr>
          <w:ilvl w:val="2"/>
          <w:numId w:val="95"/>
        </w:numPr>
        <w:spacing w:line="360" w:lineRule="auto"/>
        <w:jc w:val="both"/>
        <w:rPr>
          <w:rFonts w:ascii="Times New Roman" w:hAnsi="Times New Roman" w:cs="Times New Roman"/>
          <w:b/>
          <w:i/>
          <w:sz w:val="26"/>
          <w:szCs w:val="26"/>
          <w:lang w:val="es-CO"/>
        </w:rPr>
      </w:pPr>
      <w:r w:rsidRPr="008D62C1">
        <w:rPr>
          <w:rFonts w:ascii="Times New Roman" w:hAnsi="Times New Roman" w:cs="Times New Roman"/>
          <w:b/>
          <w:i/>
          <w:sz w:val="26"/>
          <w:szCs w:val="26"/>
          <w:lang w:val="es-CO"/>
        </w:rPr>
        <w:lastRenderedPageBreak/>
        <w:t>Usar materiales educativos para favorecer el</w:t>
      </w:r>
      <w:r w:rsidR="00330AF9" w:rsidRPr="008D62C1">
        <w:rPr>
          <w:rFonts w:ascii="Times New Roman" w:hAnsi="Times New Roman" w:cs="Times New Roman"/>
          <w:b/>
          <w:i/>
          <w:sz w:val="26"/>
          <w:szCs w:val="26"/>
          <w:lang w:val="es-CO"/>
        </w:rPr>
        <w:t xml:space="preserve"> </w:t>
      </w:r>
      <w:r w:rsidRPr="008D62C1">
        <w:rPr>
          <w:rFonts w:ascii="Times New Roman" w:hAnsi="Times New Roman" w:cs="Times New Roman"/>
          <w:b/>
          <w:i/>
          <w:sz w:val="26"/>
          <w:szCs w:val="26"/>
          <w:lang w:val="es-CO"/>
        </w:rPr>
        <w:t xml:space="preserve">aprendizaje </w:t>
      </w:r>
    </w:p>
    <w:p w14:paraId="3A978FC3" w14:textId="77777777" w:rsidR="00315AB8" w:rsidRPr="00315AB8" w:rsidRDefault="00315AB8" w:rsidP="00315AB8">
      <w:pPr>
        <w:pStyle w:val="Prrafodelista"/>
        <w:spacing w:line="360" w:lineRule="auto"/>
        <w:ind w:left="1486" w:firstLine="0"/>
        <w:jc w:val="both"/>
        <w:rPr>
          <w:rFonts w:ascii="Times New Roman" w:hAnsi="Times New Roman" w:cs="Times New Roman"/>
          <w:b/>
          <w:i/>
          <w:lang w:val="es-CO"/>
        </w:rPr>
      </w:pPr>
    </w:p>
    <w:p w14:paraId="6C01DD3C" w14:textId="606D8D23" w:rsidR="0086740C" w:rsidRPr="00CA7A57" w:rsidRDefault="00132CCE" w:rsidP="009012D8">
      <w:pPr>
        <w:spacing w:line="360" w:lineRule="auto"/>
        <w:jc w:val="both"/>
        <w:rPr>
          <w:rFonts w:ascii="Times New Roman" w:hAnsi="Times New Roman" w:cs="Times New Roman"/>
          <w:i/>
          <w:lang w:val="es-CO"/>
        </w:rPr>
      </w:pPr>
      <w:proofErr w:type="spellStart"/>
      <w:r w:rsidRPr="00CA7A57">
        <w:rPr>
          <w:rFonts w:ascii="Times New Roman" w:hAnsi="Times New Roman" w:cs="Times New Roman"/>
          <w:i/>
          <w:lang w:val="es-CO"/>
        </w:rPr>
        <w:t>Acer</w:t>
      </w:r>
      <w:r w:rsidR="003759D6" w:rsidRPr="00CA7A57">
        <w:rPr>
          <w:rFonts w:ascii="Times New Roman" w:hAnsi="Times New Roman" w:cs="Times New Roman"/>
          <w:i/>
          <w:lang w:val="es-CO"/>
        </w:rPr>
        <w:t>tiv</w:t>
      </w:r>
      <w:r w:rsidRPr="00CA7A57">
        <w:rPr>
          <w:rFonts w:ascii="Times New Roman" w:hAnsi="Times New Roman" w:cs="Times New Roman"/>
          <w:i/>
          <w:lang w:val="es-CO"/>
        </w:rPr>
        <w:t>os</w:t>
      </w:r>
      <w:proofErr w:type="spellEnd"/>
      <w:r w:rsidRPr="00CA7A57">
        <w:rPr>
          <w:rFonts w:ascii="Times New Roman" w:hAnsi="Times New Roman" w:cs="Times New Roman"/>
          <w:i/>
          <w:lang w:val="es-CO"/>
        </w:rPr>
        <w:t xml:space="preserve"> para la Biblioteca Escolar y la Biblioteca de Aula. </w:t>
      </w:r>
    </w:p>
    <w:p w14:paraId="1E913C70" w14:textId="77777777" w:rsidR="0086740C" w:rsidRPr="00CA7A57" w:rsidRDefault="00132CCE"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Materiales audiovisuales, multimedia e Internet.  </w:t>
      </w:r>
    </w:p>
    <w:p w14:paraId="44C84F0F" w14:textId="77777777" w:rsidR="0086740C" w:rsidRPr="00CA7A57" w:rsidRDefault="00132CCE" w:rsidP="009012D8">
      <w:pPr>
        <w:spacing w:line="360" w:lineRule="auto"/>
        <w:jc w:val="both"/>
        <w:rPr>
          <w:rFonts w:ascii="Times New Roman" w:hAnsi="Times New Roman" w:cs="Times New Roman"/>
          <w:i/>
        </w:rPr>
      </w:pPr>
      <w:r w:rsidRPr="00CA7A57">
        <w:rPr>
          <w:rFonts w:ascii="Times New Roman" w:hAnsi="Times New Roman" w:cs="Times New Roman"/>
          <w:i/>
        </w:rPr>
        <w:t xml:space="preserve">Materiales y recursos educativos  informáticos </w:t>
      </w:r>
    </w:p>
    <w:p w14:paraId="297328C3" w14:textId="77777777" w:rsidR="00315AB8" w:rsidRDefault="00315AB8" w:rsidP="00315AB8">
      <w:pPr>
        <w:spacing w:after="160" w:line="259" w:lineRule="auto"/>
        <w:ind w:left="0" w:firstLine="0"/>
        <w:jc w:val="center"/>
        <w:rPr>
          <w:rFonts w:ascii="Times New Roman" w:hAnsi="Times New Roman" w:cs="Times New Roman"/>
          <w:b/>
          <w:i/>
          <w:lang w:val="es-ES"/>
        </w:rPr>
      </w:pPr>
    </w:p>
    <w:p w14:paraId="36303AB1" w14:textId="17942599" w:rsidR="000121D9" w:rsidRPr="00153A7A" w:rsidRDefault="000121D9" w:rsidP="00315AB8">
      <w:pPr>
        <w:spacing w:after="160" w:line="259" w:lineRule="auto"/>
        <w:ind w:left="0" w:firstLine="0"/>
        <w:jc w:val="center"/>
        <w:rPr>
          <w:rFonts w:ascii="Times New Roman" w:hAnsi="Times New Roman" w:cs="Times New Roman"/>
          <w:b/>
          <w:i/>
          <w:lang w:val="es-ES"/>
        </w:rPr>
      </w:pPr>
      <w:r w:rsidRPr="00153A7A">
        <w:rPr>
          <w:rFonts w:ascii="Times New Roman" w:hAnsi="Times New Roman" w:cs="Times New Roman"/>
          <w:b/>
          <w:i/>
          <w:lang w:val="es-ES"/>
        </w:rPr>
        <w:t>ESTRATEGIA PEDAGÓGICA</w:t>
      </w:r>
    </w:p>
    <w:p w14:paraId="208F2E78" w14:textId="77777777" w:rsidR="000121D9" w:rsidRPr="00CA7A57" w:rsidRDefault="000121D9" w:rsidP="009012D8">
      <w:pPr>
        <w:spacing w:line="360" w:lineRule="auto"/>
        <w:jc w:val="both"/>
        <w:rPr>
          <w:rFonts w:ascii="Times New Roman" w:hAnsi="Times New Roman" w:cs="Times New Roman"/>
          <w:i/>
          <w:lang w:val="es-CO"/>
        </w:rPr>
      </w:pPr>
    </w:p>
    <w:p w14:paraId="79BD17B9" w14:textId="50A33759"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Nuestro modelo pedagógico institucional propende por un aprendizaje significativo: Leer y Escribir con significado desde una visión holística.</w:t>
      </w:r>
    </w:p>
    <w:p w14:paraId="6644153B" w14:textId="77777777" w:rsidR="000121D9" w:rsidRPr="00CA7A57" w:rsidRDefault="000121D9" w:rsidP="009012D8">
      <w:pPr>
        <w:spacing w:line="360" w:lineRule="auto"/>
        <w:jc w:val="both"/>
        <w:rPr>
          <w:rFonts w:ascii="Times New Roman" w:hAnsi="Times New Roman" w:cs="Times New Roman"/>
          <w:i/>
          <w:lang w:val="es-CO"/>
        </w:rPr>
      </w:pPr>
    </w:p>
    <w:p w14:paraId="5CEF708B" w14:textId="44A3B5E4" w:rsidR="000121D9" w:rsidRPr="00CA7A57" w:rsidRDefault="000121D9" w:rsidP="008D62C1">
      <w:pPr>
        <w:spacing w:line="360" w:lineRule="auto"/>
        <w:jc w:val="center"/>
        <w:rPr>
          <w:rFonts w:ascii="Times New Roman" w:hAnsi="Times New Roman" w:cs="Times New Roman"/>
          <w:b/>
          <w:i/>
          <w:lang w:val="es-ES"/>
        </w:rPr>
      </w:pPr>
      <w:r w:rsidRPr="00CA7A57">
        <w:rPr>
          <w:rFonts w:ascii="Times New Roman" w:hAnsi="Times New Roman" w:cs="Times New Roman"/>
          <w:b/>
          <w:i/>
          <w:lang w:val="es-ES"/>
        </w:rPr>
        <w:t>PLANES DE ESTUDIO</w:t>
      </w:r>
    </w:p>
    <w:p w14:paraId="34997CB0" w14:textId="5015F11E" w:rsidR="009A0D39" w:rsidRDefault="009A0D39" w:rsidP="009012D8">
      <w:pPr>
        <w:spacing w:line="360" w:lineRule="auto"/>
        <w:jc w:val="both"/>
        <w:rPr>
          <w:rFonts w:ascii="Times New Roman" w:hAnsi="Times New Roman" w:cs="Times New Roman"/>
          <w:b/>
          <w:bCs/>
          <w:i/>
          <w:lang w:val="es-CO"/>
        </w:rPr>
      </w:pPr>
    </w:p>
    <w:p w14:paraId="74CFDB9F" w14:textId="2BD12786" w:rsidR="00635938" w:rsidRPr="00635938" w:rsidRDefault="00635938" w:rsidP="008D62C1">
      <w:pPr>
        <w:pStyle w:val="Prrafodelista"/>
        <w:numPr>
          <w:ilvl w:val="2"/>
          <w:numId w:val="95"/>
        </w:numPr>
        <w:spacing w:line="360" w:lineRule="auto"/>
        <w:jc w:val="both"/>
        <w:rPr>
          <w:rFonts w:ascii="Times New Roman" w:hAnsi="Times New Roman" w:cs="Times New Roman"/>
          <w:b/>
          <w:bCs/>
          <w:i/>
          <w:lang w:val="es-CO"/>
        </w:rPr>
      </w:pPr>
      <w:r w:rsidRPr="00635938">
        <w:rPr>
          <w:rFonts w:ascii="Times New Roman" w:hAnsi="Times New Roman" w:cs="Times New Roman"/>
          <w:b/>
          <w:bCs/>
          <w:i/>
          <w:lang w:val="es-CO"/>
        </w:rPr>
        <w:t xml:space="preserve">Transición </w:t>
      </w:r>
    </w:p>
    <w:p w14:paraId="78622190" w14:textId="065D6A39" w:rsidR="00635938" w:rsidRDefault="00635938" w:rsidP="00635938">
      <w:pPr>
        <w:spacing w:line="360" w:lineRule="auto"/>
        <w:ind w:firstLine="0"/>
        <w:jc w:val="both"/>
        <w:rPr>
          <w:rFonts w:ascii="Times New Roman" w:hAnsi="Times New Roman" w:cs="Times New Roman"/>
          <w:b/>
          <w:bCs/>
          <w:i/>
          <w:lang w:val="es-CO"/>
        </w:rPr>
      </w:pPr>
    </w:p>
    <w:p w14:paraId="385546D1" w14:textId="0A2327AF" w:rsidR="00635938" w:rsidRPr="00235D4A" w:rsidRDefault="00635938" w:rsidP="00635938">
      <w:pPr>
        <w:spacing w:after="0" w:line="240" w:lineRule="atLeast"/>
        <w:rPr>
          <w:b/>
          <w:i/>
        </w:rPr>
      </w:pPr>
      <w:r w:rsidRPr="00235D4A">
        <w:rPr>
          <w:b/>
          <w:i/>
        </w:rPr>
        <w:t>T</w:t>
      </w:r>
      <w:r>
        <w:rPr>
          <w:b/>
          <w:i/>
        </w:rPr>
        <w:t>abla</w:t>
      </w:r>
      <w:r w:rsidRPr="00235D4A">
        <w:rPr>
          <w:b/>
          <w:i/>
        </w:rPr>
        <w:t xml:space="preserve"> No. </w:t>
      </w:r>
      <w:r>
        <w:rPr>
          <w:b/>
          <w:i/>
        </w:rPr>
        <w:t>1</w:t>
      </w:r>
      <w:r w:rsidRPr="00235D4A">
        <w:rPr>
          <w:b/>
          <w:i/>
        </w:rPr>
        <w:t xml:space="preserve"> PLAN DE ESTUDIOS </w:t>
      </w:r>
      <w:r>
        <w:rPr>
          <w:b/>
          <w:i/>
        </w:rPr>
        <w:t xml:space="preserve">GRADO </w:t>
      </w:r>
      <w:r w:rsidRPr="00235D4A">
        <w:rPr>
          <w:b/>
          <w:i/>
        </w:rPr>
        <w:t xml:space="preserve">TRANSICION </w:t>
      </w:r>
    </w:p>
    <w:p w14:paraId="3A8A94F8" w14:textId="77777777" w:rsidR="00635938" w:rsidRPr="00235D4A" w:rsidRDefault="00635938" w:rsidP="00635938">
      <w:pPr>
        <w:spacing w:after="0" w:line="240" w:lineRule="atLeast"/>
        <w:rPr>
          <w:b/>
          <w:i/>
        </w:rPr>
      </w:pPr>
    </w:p>
    <w:tbl>
      <w:tblPr>
        <w:tblStyle w:val="Tablaconcuadrcula"/>
        <w:tblW w:w="5000" w:type="pct"/>
        <w:jc w:val="center"/>
        <w:shd w:val="clear" w:color="auto" w:fill="FFFFFF" w:themeFill="background1"/>
        <w:tblLook w:val="04A0" w:firstRow="1" w:lastRow="0" w:firstColumn="1" w:lastColumn="0" w:noHBand="0" w:noVBand="1"/>
      </w:tblPr>
      <w:tblGrid>
        <w:gridCol w:w="4140"/>
        <w:gridCol w:w="3252"/>
        <w:gridCol w:w="1662"/>
      </w:tblGrid>
      <w:tr w:rsidR="00635938" w14:paraId="1BCE82C4" w14:textId="77777777" w:rsidTr="00FF0D52">
        <w:trPr>
          <w:trHeight w:val="194"/>
          <w:jc w:val="center"/>
        </w:trPr>
        <w:tc>
          <w:tcPr>
            <w:tcW w:w="5000" w:type="pct"/>
            <w:gridSpan w:val="3"/>
            <w:tcBorders>
              <w:top w:val="single" w:sz="4" w:space="0" w:color="auto"/>
              <w:left w:val="single" w:sz="4" w:space="0" w:color="auto"/>
              <w:bottom w:val="single" w:sz="4" w:space="0" w:color="auto"/>
              <w:right w:val="single" w:sz="4" w:space="0" w:color="auto"/>
            </w:tcBorders>
            <w:shd w:val="clear" w:color="auto" w:fill="A8D08D" w:themeFill="accent6" w:themeFillTint="99"/>
            <w:vAlign w:val="center"/>
          </w:tcPr>
          <w:p w14:paraId="7181CE26" w14:textId="77777777" w:rsidR="00635938" w:rsidRDefault="00635938" w:rsidP="006377DD">
            <w:pPr>
              <w:spacing w:after="0" w:line="240" w:lineRule="auto"/>
              <w:jc w:val="center"/>
              <w:rPr>
                <w:b/>
                <w:i/>
              </w:rPr>
            </w:pPr>
            <w:r>
              <w:rPr>
                <w:b/>
                <w:i/>
              </w:rPr>
              <w:t xml:space="preserve">PLAN DE ESTUDIOS TRANSICION </w:t>
            </w:r>
          </w:p>
        </w:tc>
      </w:tr>
      <w:tr w:rsidR="00635938" w14:paraId="513B92B4" w14:textId="77777777" w:rsidTr="006377DD">
        <w:trPr>
          <w:trHeight w:val="194"/>
          <w:jc w:val="center"/>
        </w:trPr>
        <w:tc>
          <w:tcPr>
            <w:tcW w:w="228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C7B4F86" w14:textId="77777777" w:rsidR="00635938" w:rsidRDefault="00635938" w:rsidP="006377DD">
            <w:pPr>
              <w:spacing w:after="0" w:line="240" w:lineRule="auto"/>
              <w:jc w:val="center"/>
              <w:rPr>
                <w:b/>
                <w:i/>
              </w:rPr>
            </w:pPr>
            <w:r w:rsidRPr="00E210FE">
              <w:br w:type="page"/>
            </w:r>
            <w:r>
              <w:rPr>
                <w:b/>
                <w:i/>
              </w:rPr>
              <w:t xml:space="preserve">Dimensión </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A6BBF9" w14:textId="77777777" w:rsidR="00635938" w:rsidRDefault="00635938" w:rsidP="006377DD">
            <w:pPr>
              <w:spacing w:after="0" w:line="240" w:lineRule="auto"/>
              <w:jc w:val="center"/>
              <w:rPr>
                <w:b/>
                <w:i/>
              </w:rPr>
            </w:pPr>
            <w:r>
              <w:rPr>
                <w:b/>
                <w:i/>
              </w:rPr>
              <w:t xml:space="preserve">Énfasis </w:t>
            </w:r>
          </w:p>
        </w:tc>
        <w:tc>
          <w:tcPr>
            <w:tcW w:w="918" w:type="pct"/>
            <w:vMerge w:val="restart"/>
            <w:tcBorders>
              <w:top w:val="single" w:sz="4" w:space="0" w:color="auto"/>
              <w:left w:val="single" w:sz="4" w:space="0" w:color="auto"/>
              <w:right w:val="single" w:sz="4" w:space="0" w:color="auto"/>
            </w:tcBorders>
            <w:shd w:val="clear" w:color="auto" w:fill="FFFFFF" w:themeFill="background1"/>
            <w:vAlign w:val="center"/>
          </w:tcPr>
          <w:p w14:paraId="7485EF55" w14:textId="3CE8646F" w:rsidR="00635938" w:rsidRDefault="00635938" w:rsidP="006377DD">
            <w:pPr>
              <w:spacing w:after="0" w:line="240" w:lineRule="auto"/>
              <w:jc w:val="center"/>
              <w:rPr>
                <w:b/>
                <w:i/>
              </w:rPr>
            </w:pPr>
          </w:p>
        </w:tc>
      </w:tr>
      <w:tr w:rsidR="00635938" w14:paraId="51F8D3B9" w14:textId="77777777" w:rsidTr="006377DD">
        <w:trPr>
          <w:trHeight w:val="194"/>
          <w:jc w:val="center"/>
        </w:trPr>
        <w:tc>
          <w:tcPr>
            <w:tcW w:w="22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577EE4F" w14:textId="77777777" w:rsidR="00635938" w:rsidRDefault="00635938" w:rsidP="006377DD">
            <w:pPr>
              <w:spacing w:after="0" w:line="240" w:lineRule="auto"/>
              <w:jc w:val="center"/>
              <w:rPr>
                <w:b/>
                <w:i/>
              </w:rPr>
            </w:pPr>
            <w:r>
              <w:rPr>
                <w:b/>
                <w:i/>
              </w:rPr>
              <w:t>Dimensión Cognitiva</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4FE549F" w14:textId="77777777" w:rsidR="00635938" w:rsidRPr="00CD796C" w:rsidRDefault="00635938" w:rsidP="006377DD">
            <w:pPr>
              <w:spacing w:after="0" w:line="240" w:lineRule="auto"/>
              <w:jc w:val="both"/>
              <w:rPr>
                <w:i/>
              </w:rPr>
            </w:pPr>
            <w:r w:rsidRPr="00CD796C">
              <w:rPr>
                <w:i/>
              </w:rPr>
              <w:t xml:space="preserve">Lógico Matemática </w:t>
            </w:r>
          </w:p>
        </w:tc>
        <w:tc>
          <w:tcPr>
            <w:tcW w:w="918" w:type="pct"/>
            <w:vMerge/>
            <w:tcBorders>
              <w:left w:val="single" w:sz="4" w:space="0" w:color="auto"/>
              <w:right w:val="single" w:sz="4" w:space="0" w:color="auto"/>
            </w:tcBorders>
            <w:shd w:val="clear" w:color="auto" w:fill="FFFFFF" w:themeFill="background1"/>
            <w:vAlign w:val="center"/>
          </w:tcPr>
          <w:p w14:paraId="7C011E6A" w14:textId="5F353E06" w:rsidR="00635938" w:rsidRPr="00CD796C" w:rsidRDefault="00635938" w:rsidP="006377DD">
            <w:pPr>
              <w:spacing w:after="0" w:line="240" w:lineRule="auto"/>
              <w:jc w:val="center"/>
              <w:rPr>
                <w:i/>
              </w:rPr>
            </w:pPr>
          </w:p>
        </w:tc>
      </w:tr>
      <w:tr w:rsidR="00635938" w14:paraId="7BE5B101"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DF4CED"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E970F70" w14:textId="77777777" w:rsidR="00635938" w:rsidRPr="00CD796C" w:rsidRDefault="00635938" w:rsidP="006377DD">
            <w:pPr>
              <w:spacing w:after="0" w:line="240" w:lineRule="auto"/>
              <w:jc w:val="both"/>
              <w:rPr>
                <w:i/>
              </w:rPr>
            </w:pPr>
            <w:r w:rsidRPr="00CD796C">
              <w:rPr>
                <w:i/>
              </w:rPr>
              <w:t xml:space="preserve">Ciencias Naturales </w:t>
            </w:r>
          </w:p>
        </w:tc>
        <w:tc>
          <w:tcPr>
            <w:tcW w:w="918" w:type="pct"/>
            <w:vMerge/>
            <w:tcBorders>
              <w:left w:val="single" w:sz="4" w:space="0" w:color="auto"/>
              <w:right w:val="single" w:sz="4" w:space="0" w:color="auto"/>
            </w:tcBorders>
            <w:shd w:val="clear" w:color="auto" w:fill="FFFFFF" w:themeFill="background1"/>
            <w:vAlign w:val="center"/>
          </w:tcPr>
          <w:p w14:paraId="043838BF" w14:textId="560E34ED" w:rsidR="00635938" w:rsidRPr="00CD796C" w:rsidRDefault="00635938" w:rsidP="006377DD">
            <w:pPr>
              <w:spacing w:after="0" w:line="240" w:lineRule="auto"/>
              <w:jc w:val="center"/>
              <w:rPr>
                <w:i/>
              </w:rPr>
            </w:pPr>
          </w:p>
        </w:tc>
      </w:tr>
      <w:tr w:rsidR="00635938" w14:paraId="5038B461"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5C4675A"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4ABDC86D" w14:textId="77777777" w:rsidR="00635938" w:rsidRPr="00CD796C" w:rsidRDefault="00635938" w:rsidP="006377DD">
            <w:pPr>
              <w:spacing w:after="0" w:line="240" w:lineRule="auto"/>
              <w:jc w:val="both"/>
              <w:rPr>
                <w:i/>
              </w:rPr>
            </w:pPr>
            <w:r w:rsidRPr="00CD796C">
              <w:rPr>
                <w:i/>
              </w:rPr>
              <w:t xml:space="preserve">Tecnología e informática </w:t>
            </w:r>
          </w:p>
        </w:tc>
        <w:tc>
          <w:tcPr>
            <w:tcW w:w="918" w:type="pct"/>
            <w:vMerge/>
            <w:tcBorders>
              <w:left w:val="single" w:sz="4" w:space="0" w:color="auto"/>
              <w:right w:val="single" w:sz="4" w:space="0" w:color="auto"/>
            </w:tcBorders>
            <w:shd w:val="clear" w:color="auto" w:fill="FFFFFF" w:themeFill="background1"/>
            <w:vAlign w:val="center"/>
          </w:tcPr>
          <w:p w14:paraId="6DBEEA8A" w14:textId="2536E849" w:rsidR="00635938" w:rsidRPr="00CD796C" w:rsidRDefault="00635938" w:rsidP="006377DD">
            <w:pPr>
              <w:spacing w:after="0" w:line="240" w:lineRule="auto"/>
              <w:jc w:val="center"/>
              <w:rPr>
                <w:i/>
              </w:rPr>
            </w:pPr>
          </w:p>
        </w:tc>
      </w:tr>
      <w:tr w:rsidR="00635938" w14:paraId="1C889D0A" w14:textId="77777777" w:rsidTr="006377DD">
        <w:trPr>
          <w:trHeight w:val="194"/>
          <w:jc w:val="center"/>
        </w:trPr>
        <w:tc>
          <w:tcPr>
            <w:tcW w:w="22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A6CDE02" w14:textId="77777777" w:rsidR="00635938" w:rsidRDefault="00635938" w:rsidP="006377DD">
            <w:pPr>
              <w:spacing w:after="0" w:line="240" w:lineRule="auto"/>
              <w:jc w:val="center"/>
              <w:rPr>
                <w:b/>
                <w:i/>
              </w:rPr>
            </w:pPr>
            <w:r>
              <w:rPr>
                <w:b/>
                <w:i/>
              </w:rPr>
              <w:t xml:space="preserve">Dimensión Comunicativa </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D8DB45D" w14:textId="77777777" w:rsidR="00635938" w:rsidRPr="00CD796C" w:rsidRDefault="00635938" w:rsidP="006377DD">
            <w:pPr>
              <w:spacing w:after="0" w:line="240" w:lineRule="auto"/>
              <w:jc w:val="both"/>
              <w:rPr>
                <w:i/>
              </w:rPr>
            </w:pPr>
            <w:proofErr w:type="spellStart"/>
            <w:r w:rsidRPr="00CD796C">
              <w:rPr>
                <w:i/>
              </w:rPr>
              <w:t>Lecto</w:t>
            </w:r>
            <w:proofErr w:type="spellEnd"/>
            <w:r w:rsidRPr="00CD796C">
              <w:rPr>
                <w:i/>
              </w:rPr>
              <w:t xml:space="preserve">-escritura habilidades comunicativas </w:t>
            </w:r>
          </w:p>
        </w:tc>
        <w:tc>
          <w:tcPr>
            <w:tcW w:w="918" w:type="pct"/>
            <w:vMerge/>
            <w:tcBorders>
              <w:left w:val="single" w:sz="4" w:space="0" w:color="auto"/>
              <w:right w:val="single" w:sz="4" w:space="0" w:color="auto"/>
            </w:tcBorders>
            <w:shd w:val="clear" w:color="auto" w:fill="FFFFFF" w:themeFill="background1"/>
            <w:vAlign w:val="center"/>
          </w:tcPr>
          <w:p w14:paraId="304D321F" w14:textId="60417496" w:rsidR="00635938" w:rsidRPr="00CD796C" w:rsidRDefault="00635938" w:rsidP="006377DD">
            <w:pPr>
              <w:spacing w:after="0" w:line="240" w:lineRule="auto"/>
              <w:jc w:val="center"/>
              <w:rPr>
                <w:i/>
              </w:rPr>
            </w:pPr>
          </w:p>
        </w:tc>
      </w:tr>
      <w:tr w:rsidR="00635938" w14:paraId="5D086097"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FFD50F0"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416EBE3" w14:textId="77777777" w:rsidR="00635938" w:rsidRPr="00CD796C" w:rsidRDefault="00635938" w:rsidP="006377DD">
            <w:pPr>
              <w:spacing w:after="0" w:line="240" w:lineRule="auto"/>
              <w:jc w:val="both"/>
              <w:rPr>
                <w:i/>
              </w:rPr>
            </w:pPr>
            <w:r w:rsidRPr="00CD796C">
              <w:rPr>
                <w:i/>
              </w:rPr>
              <w:t xml:space="preserve">Inglés </w:t>
            </w:r>
          </w:p>
        </w:tc>
        <w:tc>
          <w:tcPr>
            <w:tcW w:w="918" w:type="pct"/>
            <w:vMerge/>
            <w:tcBorders>
              <w:left w:val="single" w:sz="4" w:space="0" w:color="auto"/>
              <w:right w:val="single" w:sz="4" w:space="0" w:color="auto"/>
            </w:tcBorders>
            <w:shd w:val="clear" w:color="auto" w:fill="FFFFFF" w:themeFill="background1"/>
            <w:vAlign w:val="center"/>
          </w:tcPr>
          <w:p w14:paraId="2E646877" w14:textId="54A32BF5" w:rsidR="00635938" w:rsidRPr="00CD796C" w:rsidRDefault="00635938" w:rsidP="006377DD">
            <w:pPr>
              <w:spacing w:after="0" w:line="240" w:lineRule="auto"/>
              <w:jc w:val="center"/>
              <w:rPr>
                <w:i/>
              </w:rPr>
            </w:pPr>
          </w:p>
        </w:tc>
      </w:tr>
      <w:tr w:rsidR="00635938" w14:paraId="52E95FB2" w14:textId="77777777" w:rsidTr="006377DD">
        <w:trPr>
          <w:trHeight w:val="194"/>
          <w:jc w:val="center"/>
        </w:trPr>
        <w:tc>
          <w:tcPr>
            <w:tcW w:w="22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56E6603" w14:textId="77777777" w:rsidR="00635938" w:rsidRDefault="00635938" w:rsidP="006377DD">
            <w:pPr>
              <w:spacing w:after="0" w:line="240" w:lineRule="auto"/>
              <w:jc w:val="center"/>
              <w:rPr>
                <w:b/>
                <w:i/>
              </w:rPr>
            </w:pPr>
            <w:r>
              <w:rPr>
                <w:b/>
                <w:i/>
              </w:rPr>
              <w:t xml:space="preserve">Dimensión </w:t>
            </w:r>
            <w:proofErr w:type="spellStart"/>
            <w:r>
              <w:rPr>
                <w:b/>
                <w:i/>
              </w:rPr>
              <w:t>Socioafectiva</w:t>
            </w:r>
            <w:proofErr w:type="spellEnd"/>
            <w:r>
              <w:rPr>
                <w:b/>
                <w:i/>
              </w:rPr>
              <w:t xml:space="preserve"> </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74C3CCF" w14:textId="77777777" w:rsidR="00635938" w:rsidRPr="00CD796C" w:rsidRDefault="00635938" w:rsidP="006377DD">
            <w:pPr>
              <w:spacing w:after="0" w:line="240" w:lineRule="auto"/>
              <w:jc w:val="both"/>
              <w:rPr>
                <w:i/>
              </w:rPr>
            </w:pPr>
            <w:r w:rsidRPr="00CD796C">
              <w:rPr>
                <w:i/>
              </w:rPr>
              <w:t xml:space="preserve">Ciencias Sociales </w:t>
            </w:r>
          </w:p>
        </w:tc>
        <w:tc>
          <w:tcPr>
            <w:tcW w:w="918" w:type="pct"/>
            <w:vMerge/>
            <w:tcBorders>
              <w:left w:val="single" w:sz="4" w:space="0" w:color="auto"/>
              <w:right w:val="single" w:sz="4" w:space="0" w:color="auto"/>
            </w:tcBorders>
            <w:shd w:val="clear" w:color="auto" w:fill="FFFFFF" w:themeFill="background1"/>
            <w:vAlign w:val="center"/>
          </w:tcPr>
          <w:p w14:paraId="62C5A21F" w14:textId="09264424" w:rsidR="00635938" w:rsidRPr="00CD796C" w:rsidRDefault="00635938" w:rsidP="006377DD">
            <w:pPr>
              <w:spacing w:after="0" w:line="240" w:lineRule="auto"/>
              <w:jc w:val="center"/>
              <w:rPr>
                <w:i/>
              </w:rPr>
            </w:pPr>
          </w:p>
        </w:tc>
      </w:tr>
      <w:tr w:rsidR="00635938" w14:paraId="1B398B66"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E0900BC"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A6E1AAB" w14:textId="77777777" w:rsidR="00635938" w:rsidRPr="00CD796C" w:rsidRDefault="00635938" w:rsidP="006377DD">
            <w:pPr>
              <w:spacing w:after="0" w:line="240" w:lineRule="auto"/>
              <w:jc w:val="both"/>
              <w:rPr>
                <w:i/>
              </w:rPr>
            </w:pPr>
            <w:r w:rsidRPr="00CD796C">
              <w:rPr>
                <w:i/>
              </w:rPr>
              <w:t>Desarrollo emocional</w:t>
            </w:r>
          </w:p>
        </w:tc>
        <w:tc>
          <w:tcPr>
            <w:tcW w:w="918" w:type="pct"/>
            <w:vMerge/>
            <w:tcBorders>
              <w:left w:val="single" w:sz="4" w:space="0" w:color="auto"/>
              <w:right w:val="single" w:sz="4" w:space="0" w:color="auto"/>
            </w:tcBorders>
            <w:shd w:val="clear" w:color="auto" w:fill="FFFFFF" w:themeFill="background1"/>
            <w:vAlign w:val="center"/>
          </w:tcPr>
          <w:p w14:paraId="0D01DAF4" w14:textId="61687D2D" w:rsidR="00635938" w:rsidRPr="00CD796C" w:rsidRDefault="00635938" w:rsidP="006377DD">
            <w:pPr>
              <w:spacing w:after="0" w:line="240" w:lineRule="auto"/>
              <w:jc w:val="center"/>
              <w:rPr>
                <w:i/>
              </w:rPr>
            </w:pPr>
          </w:p>
        </w:tc>
      </w:tr>
      <w:tr w:rsidR="00635938" w14:paraId="75F2BBFB" w14:textId="77777777" w:rsidTr="006377DD">
        <w:trPr>
          <w:trHeight w:val="194"/>
          <w:jc w:val="center"/>
        </w:trPr>
        <w:tc>
          <w:tcPr>
            <w:tcW w:w="22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A589D8" w14:textId="77777777" w:rsidR="00635938" w:rsidRDefault="00635938" w:rsidP="006377DD">
            <w:pPr>
              <w:spacing w:after="0" w:line="240" w:lineRule="auto"/>
              <w:jc w:val="center"/>
              <w:rPr>
                <w:b/>
                <w:i/>
              </w:rPr>
            </w:pPr>
            <w:r>
              <w:rPr>
                <w:b/>
                <w:i/>
              </w:rPr>
              <w:t xml:space="preserve">Dimensión Corporal </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EA5E961" w14:textId="77777777" w:rsidR="00635938" w:rsidRPr="00CD796C" w:rsidRDefault="00635938" w:rsidP="006377DD">
            <w:pPr>
              <w:spacing w:after="0" w:line="240" w:lineRule="auto"/>
              <w:jc w:val="both"/>
              <w:rPr>
                <w:i/>
              </w:rPr>
            </w:pPr>
            <w:r w:rsidRPr="00CD796C">
              <w:rPr>
                <w:i/>
              </w:rPr>
              <w:t xml:space="preserve">Aprestamiento motriz </w:t>
            </w:r>
          </w:p>
        </w:tc>
        <w:tc>
          <w:tcPr>
            <w:tcW w:w="918" w:type="pct"/>
            <w:vMerge/>
            <w:tcBorders>
              <w:left w:val="single" w:sz="4" w:space="0" w:color="auto"/>
              <w:right w:val="single" w:sz="4" w:space="0" w:color="auto"/>
            </w:tcBorders>
            <w:shd w:val="clear" w:color="auto" w:fill="FFFFFF" w:themeFill="background1"/>
            <w:vAlign w:val="center"/>
          </w:tcPr>
          <w:p w14:paraId="2DF6F3C6" w14:textId="0E2D82CB" w:rsidR="00635938" w:rsidRPr="00CD796C" w:rsidRDefault="00635938" w:rsidP="006377DD">
            <w:pPr>
              <w:spacing w:after="0" w:line="240" w:lineRule="auto"/>
              <w:jc w:val="center"/>
              <w:rPr>
                <w:i/>
              </w:rPr>
            </w:pPr>
          </w:p>
        </w:tc>
      </w:tr>
      <w:tr w:rsidR="00635938" w14:paraId="1EE3FF87"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C229034" w14:textId="77777777" w:rsidR="00635938" w:rsidRDefault="00635938" w:rsidP="006377DD">
            <w:pPr>
              <w:spacing w:after="0" w:line="240" w:lineRule="auto"/>
              <w:jc w:val="center"/>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5031D31" w14:textId="77777777" w:rsidR="00635938" w:rsidRPr="00CD796C" w:rsidRDefault="00635938" w:rsidP="006377DD">
            <w:pPr>
              <w:spacing w:after="0" w:line="240" w:lineRule="auto"/>
              <w:jc w:val="both"/>
              <w:rPr>
                <w:i/>
              </w:rPr>
            </w:pPr>
            <w:r w:rsidRPr="00CD796C">
              <w:rPr>
                <w:i/>
              </w:rPr>
              <w:t>Danzas</w:t>
            </w:r>
          </w:p>
        </w:tc>
        <w:tc>
          <w:tcPr>
            <w:tcW w:w="918" w:type="pct"/>
            <w:vMerge/>
            <w:tcBorders>
              <w:left w:val="single" w:sz="4" w:space="0" w:color="auto"/>
              <w:right w:val="single" w:sz="4" w:space="0" w:color="auto"/>
            </w:tcBorders>
            <w:shd w:val="clear" w:color="auto" w:fill="FFFFFF" w:themeFill="background1"/>
            <w:vAlign w:val="center"/>
          </w:tcPr>
          <w:p w14:paraId="7383B5D7" w14:textId="2F3C16BA" w:rsidR="00635938" w:rsidRPr="00CD796C" w:rsidRDefault="00635938" w:rsidP="006377DD">
            <w:pPr>
              <w:spacing w:after="0" w:line="240" w:lineRule="auto"/>
              <w:jc w:val="center"/>
              <w:rPr>
                <w:i/>
              </w:rPr>
            </w:pPr>
          </w:p>
        </w:tc>
      </w:tr>
      <w:tr w:rsidR="00635938" w14:paraId="77E01539"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BCEB2CA"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ADB392" w14:textId="77777777" w:rsidR="00635938" w:rsidRPr="00CD796C" w:rsidRDefault="00635938" w:rsidP="006377DD">
            <w:pPr>
              <w:spacing w:after="0" w:line="240" w:lineRule="auto"/>
              <w:jc w:val="both"/>
              <w:rPr>
                <w:i/>
              </w:rPr>
            </w:pPr>
            <w:r w:rsidRPr="00CD796C">
              <w:rPr>
                <w:i/>
              </w:rPr>
              <w:t xml:space="preserve">Actividades </w:t>
            </w:r>
            <w:proofErr w:type="spellStart"/>
            <w:r w:rsidRPr="00CD796C">
              <w:rPr>
                <w:i/>
              </w:rPr>
              <w:t>predeportivas</w:t>
            </w:r>
            <w:proofErr w:type="spellEnd"/>
            <w:r w:rsidRPr="00CD796C">
              <w:rPr>
                <w:i/>
              </w:rPr>
              <w:t xml:space="preserve"> </w:t>
            </w:r>
          </w:p>
        </w:tc>
        <w:tc>
          <w:tcPr>
            <w:tcW w:w="918" w:type="pct"/>
            <w:vMerge/>
            <w:tcBorders>
              <w:left w:val="single" w:sz="4" w:space="0" w:color="auto"/>
              <w:right w:val="single" w:sz="4" w:space="0" w:color="auto"/>
            </w:tcBorders>
            <w:shd w:val="clear" w:color="auto" w:fill="FFFFFF" w:themeFill="background1"/>
            <w:vAlign w:val="center"/>
          </w:tcPr>
          <w:p w14:paraId="29CEA6C1" w14:textId="29B3861B" w:rsidR="00635938" w:rsidRPr="00CD796C" w:rsidRDefault="00635938" w:rsidP="006377DD">
            <w:pPr>
              <w:spacing w:after="0" w:line="240" w:lineRule="auto"/>
              <w:jc w:val="center"/>
              <w:rPr>
                <w:i/>
              </w:rPr>
            </w:pPr>
          </w:p>
        </w:tc>
      </w:tr>
      <w:tr w:rsidR="00635938" w14:paraId="5DC07C10" w14:textId="77777777" w:rsidTr="006377DD">
        <w:trPr>
          <w:trHeight w:val="194"/>
          <w:jc w:val="center"/>
        </w:trPr>
        <w:tc>
          <w:tcPr>
            <w:tcW w:w="2286" w:type="pct"/>
            <w:vMerge w:val="restar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A9B271D" w14:textId="77777777" w:rsidR="00635938" w:rsidRDefault="00635938" w:rsidP="006377DD">
            <w:pPr>
              <w:spacing w:after="0" w:line="240" w:lineRule="auto"/>
              <w:jc w:val="center"/>
              <w:rPr>
                <w:b/>
                <w:i/>
              </w:rPr>
            </w:pPr>
            <w:r>
              <w:rPr>
                <w:b/>
                <w:i/>
              </w:rPr>
              <w:t xml:space="preserve">Dimensión Estética </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3863AB" w14:textId="77777777" w:rsidR="00635938" w:rsidRPr="00CD796C" w:rsidRDefault="00635938" w:rsidP="006377DD">
            <w:pPr>
              <w:spacing w:after="0" w:line="240" w:lineRule="auto"/>
              <w:jc w:val="both"/>
              <w:rPr>
                <w:i/>
              </w:rPr>
            </w:pPr>
            <w:r w:rsidRPr="00CD796C">
              <w:rPr>
                <w:i/>
              </w:rPr>
              <w:t>Dibujo y creatividad</w:t>
            </w:r>
          </w:p>
        </w:tc>
        <w:tc>
          <w:tcPr>
            <w:tcW w:w="918" w:type="pct"/>
            <w:vMerge/>
            <w:tcBorders>
              <w:left w:val="single" w:sz="4" w:space="0" w:color="auto"/>
              <w:right w:val="single" w:sz="4" w:space="0" w:color="auto"/>
            </w:tcBorders>
            <w:shd w:val="clear" w:color="auto" w:fill="FFFFFF" w:themeFill="background1"/>
            <w:vAlign w:val="center"/>
          </w:tcPr>
          <w:p w14:paraId="575472AF" w14:textId="119D78AB" w:rsidR="00635938" w:rsidRPr="00CD796C" w:rsidRDefault="00635938" w:rsidP="006377DD">
            <w:pPr>
              <w:spacing w:after="0" w:line="240" w:lineRule="auto"/>
              <w:jc w:val="center"/>
              <w:rPr>
                <w:i/>
              </w:rPr>
            </w:pPr>
          </w:p>
        </w:tc>
      </w:tr>
      <w:tr w:rsidR="00635938" w14:paraId="77E133BE" w14:textId="77777777" w:rsidTr="006377DD">
        <w:trPr>
          <w:trHeight w:val="194"/>
          <w:jc w:val="center"/>
        </w:trPr>
        <w:tc>
          <w:tcPr>
            <w:tcW w:w="2286" w:type="pct"/>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C645F82"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B0D511" w14:textId="77777777" w:rsidR="00635938" w:rsidRPr="00CD796C" w:rsidRDefault="00635938" w:rsidP="006377DD">
            <w:pPr>
              <w:spacing w:after="0" w:line="240" w:lineRule="auto"/>
              <w:jc w:val="both"/>
              <w:rPr>
                <w:i/>
              </w:rPr>
            </w:pPr>
            <w:r w:rsidRPr="00CD796C">
              <w:rPr>
                <w:i/>
              </w:rPr>
              <w:t xml:space="preserve">Música </w:t>
            </w:r>
          </w:p>
        </w:tc>
        <w:tc>
          <w:tcPr>
            <w:tcW w:w="918" w:type="pct"/>
            <w:vMerge/>
            <w:tcBorders>
              <w:left w:val="single" w:sz="4" w:space="0" w:color="auto"/>
              <w:right w:val="single" w:sz="4" w:space="0" w:color="auto"/>
            </w:tcBorders>
            <w:shd w:val="clear" w:color="auto" w:fill="FFFFFF" w:themeFill="background1"/>
            <w:vAlign w:val="center"/>
          </w:tcPr>
          <w:p w14:paraId="27EADB06" w14:textId="15B1853C" w:rsidR="00635938" w:rsidRPr="00CD796C" w:rsidRDefault="00635938" w:rsidP="006377DD">
            <w:pPr>
              <w:spacing w:after="0" w:line="240" w:lineRule="auto"/>
              <w:jc w:val="center"/>
              <w:rPr>
                <w:i/>
              </w:rPr>
            </w:pPr>
          </w:p>
        </w:tc>
      </w:tr>
      <w:tr w:rsidR="00635938" w14:paraId="710B6E3E" w14:textId="77777777" w:rsidTr="006377DD">
        <w:trPr>
          <w:trHeight w:val="194"/>
          <w:jc w:val="center"/>
        </w:trPr>
        <w:tc>
          <w:tcPr>
            <w:tcW w:w="2286" w:type="pct"/>
            <w:vMerge w:val="restart"/>
            <w:tcBorders>
              <w:top w:val="single" w:sz="4" w:space="0" w:color="auto"/>
              <w:left w:val="single" w:sz="4" w:space="0" w:color="auto"/>
              <w:right w:val="single" w:sz="4" w:space="0" w:color="auto"/>
            </w:tcBorders>
            <w:shd w:val="clear" w:color="auto" w:fill="FFFFFF" w:themeFill="background1"/>
            <w:vAlign w:val="center"/>
          </w:tcPr>
          <w:p w14:paraId="158AF391" w14:textId="77777777" w:rsidR="00635938" w:rsidRDefault="00635938" w:rsidP="006377DD">
            <w:pPr>
              <w:spacing w:after="0" w:line="240" w:lineRule="auto"/>
              <w:jc w:val="center"/>
              <w:rPr>
                <w:b/>
                <w:i/>
              </w:rPr>
            </w:pPr>
            <w:r>
              <w:rPr>
                <w:b/>
                <w:i/>
              </w:rPr>
              <w:t>Dimensión Ética</w:t>
            </w: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EAEB8C0" w14:textId="77777777" w:rsidR="00635938" w:rsidRPr="00CD796C" w:rsidRDefault="00635938" w:rsidP="006377DD">
            <w:pPr>
              <w:spacing w:after="0" w:line="240" w:lineRule="auto"/>
              <w:jc w:val="both"/>
              <w:rPr>
                <w:i/>
              </w:rPr>
            </w:pPr>
            <w:r w:rsidRPr="00CD796C">
              <w:rPr>
                <w:i/>
              </w:rPr>
              <w:t>Valores y normas</w:t>
            </w:r>
          </w:p>
        </w:tc>
        <w:tc>
          <w:tcPr>
            <w:tcW w:w="918" w:type="pct"/>
            <w:vMerge/>
            <w:tcBorders>
              <w:left w:val="single" w:sz="4" w:space="0" w:color="auto"/>
              <w:right w:val="single" w:sz="4" w:space="0" w:color="auto"/>
            </w:tcBorders>
            <w:shd w:val="clear" w:color="auto" w:fill="FFFFFF" w:themeFill="background1"/>
            <w:vAlign w:val="center"/>
          </w:tcPr>
          <w:p w14:paraId="5FF264A1" w14:textId="552EAAAC" w:rsidR="00635938" w:rsidRPr="00CD796C" w:rsidRDefault="00635938" w:rsidP="006377DD">
            <w:pPr>
              <w:spacing w:after="0" w:line="240" w:lineRule="auto"/>
              <w:jc w:val="center"/>
              <w:rPr>
                <w:i/>
              </w:rPr>
            </w:pPr>
          </w:p>
        </w:tc>
      </w:tr>
      <w:tr w:rsidR="00635938" w14:paraId="53397078" w14:textId="77777777" w:rsidTr="00635938">
        <w:trPr>
          <w:trHeight w:val="194"/>
          <w:jc w:val="center"/>
        </w:trPr>
        <w:tc>
          <w:tcPr>
            <w:tcW w:w="2286" w:type="pct"/>
            <w:vMerge/>
            <w:tcBorders>
              <w:left w:val="single" w:sz="4" w:space="0" w:color="auto"/>
              <w:right w:val="single" w:sz="4" w:space="0" w:color="auto"/>
            </w:tcBorders>
            <w:shd w:val="clear" w:color="auto" w:fill="FFFFFF" w:themeFill="background1"/>
            <w:vAlign w:val="center"/>
          </w:tcPr>
          <w:p w14:paraId="5E914718"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614641" w14:textId="77777777" w:rsidR="00635938" w:rsidRPr="00CD796C" w:rsidRDefault="00635938" w:rsidP="006377DD">
            <w:pPr>
              <w:spacing w:after="0" w:line="240" w:lineRule="auto"/>
              <w:jc w:val="both"/>
              <w:rPr>
                <w:i/>
              </w:rPr>
            </w:pPr>
            <w:r w:rsidRPr="00CD796C">
              <w:rPr>
                <w:i/>
              </w:rPr>
              <w:t>Convivencia</w:t>
            </w:r>
          </w:p>
        </w:tc>
        <w:tc>
          <w:tcPr>
            <w:tcW w:w="918" w:type="pct"/>
            <w:vMerge/>
            <w:tcBorders>
              <w:left w:val="single" w:sz="4" w:space="0" w:color="auto"/>
              <w:right w:val="single" w:sz="4" w:space="0" w:color="auto"/>
            </w:tcBorders>
            <w:shd w:val="clear" w:color="auto" w:fill="FFFFFF" w:themeFill="background1"/>
            <w:vAlign w:val="center"/>
          </w:tcPr>
          <w:p w14:paraId="5CD0D99E" w14:textId="26001588" w:rsidR="00635938" w:rsidRPr="00CD796C" w:rsidRDefault="00635938" w:rsidP="006377DD">
            <w:pPr>
              <w:spacing w:after="0" w:line="240" w:lineRule="auto"/>
              <w:jc w:val="center"/>
              <w:rPr>
                <w:i/>
              </w:rPr>
            </w:pPr>
          </w:p>
        </w:tc>
      </w:tr>
      <w:tr w:rsidR="00635938" w14:paraId="02084D22" w14:textId="77777777" w:rsidTr="006377DD">
        <w:trPr>
          <w:trHeight w:val="194"/>
          <w:jc w:val="center"/>
        </w:trPr>
        <w:tc>
          <w:tcPr>
            <w:tcW w:w="2286" w:type="pct"/>
            <w:vMerge/>
            <w:tcBorders>
              <w:left w:val="single" w:sz="4" w:space="0" w:color="auto"/>
              <w:right w:val="single" w:sz="4" w:space="0" w:color="auto"/>
            </w:tcBorders>
            <w:shd w:val="clear" w:color="auto" w:fill="FFFFFF" w:themeFill="background1"/>
            <w:vAlign w:val="center"/>
          </w:tcPr>
          <w:p w14:paraId="5D9C7EEA" w14:textId="77777777" w:rsidR="00635938" w:rsidRDefault="00635938" w:rsidP="006377DD">
            <w:pPr>
              <w:spacing w:after="0" w:line="240" w:lineRule="auto"/>
              <w:rPr>
                <w:b/>
                <w:i/>
              </w:rPr>
            </w:pPr>
          </w:p>
        </w:tc>
        <w:tc>
          <w:tcPr>
            <w:tcW w:w="179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7BDB03F" w14:textId="77777777" w:rsidR="00635938" w:rsidRPr="00CD796C" w:rsidRDefault="00635938" w:rsidP="006377DD">
            <w:pPr>
              <w:spacing w:after="0" w:line="240" w:lineRule="auto"/>
              <w:jc w:val="both"/>
              <w:rPr>
                <w:i/>
              </w:rPr>
            </w:pPr>
            <w:r w:rsidRPr="00CD796C">
              <w:rPr>
                <w:i/>
              </w:rPr>
              <w:t>Ed. Religiosa</w:t>
            </w:r>
          </w:p>
        </w:tc>
        <w:tc>
          <w:tcPr>
            <w:tcW w:w="918" w:type="pct"/>
            <w:vMerge/>
            <w:tcBorders>
              <w:left w:val="single" w:sz="4" w:space="0" w:color="auto"/>
              <w:right w:val="single" w:sz="4" w:space="0" w:color="auto"/>
            </w:tcBorders>
            <w:shd w:val="clear" w:color="auto" w:fill="FFFFFF" w:themeFill="background1"/>
            <w:vAlign w:val="center"/>
          </w:tcPr>
          <w:p w14:paraId="231F478A" w14:textId="4D50675E" w:rsidR="00635938" w:rsidRPr="00CD796C" w:rsidRDefault="00635938" w:rsidP="006377DD">
            <w:pPr>
              <w:spacing w:after="0" w:line="240" w:lineRule="auto"/>
              <w:jc w:val="center"/>
              <w:rPr>
                <w:i/>
              </w:rPr>
            </w:pPr>
          </w:p>
        </w:tc>
      </w:tr>
    </w:tbl>
    <w:p w14:paraId="79025914" w14:textId="36FE5B03" w:rsidR="00C64626" w:rsidRDefault="00153A7A" w:rsidP="00C64626">
      <w:pPr>
        <w:spacing w:after="0" w:line="240" w:lineRule="auto"/>
        <w:jc w:val="both"/>
        <w:rPr>
          <w:b/>
          <w:i/>
        </w:rPr>
      </w:pPr>
      <w:r>
        <w:rPr>
          <w:b/>
          <w:i/>
        </w:rPr>
        <w:t>5</w:t>
      </w:r>
      <w:r w:rsidR="00C64626">
        <w:rPr>
          <w:b/>
          <w:i/>
        </w:rPr>
        <w:t xml:space="preserve">.1.2. Plan de estudios básica primaria </w:t>
      </w:r>
    </w:p>
    <w:p w14:paraId="662AD1D6" w14:textId="77777777" w:rsidR="00C64626" w:rsidRDefault="00C64626" w:rsidP="00C64626">
      <w:pPr>
        <w:spacing w:after="0" w:line="240" w:lineRule="auto"/>
        <w:jc w:val="both"/>
        <w:rPr>
          <w:b/>
          <w:i/>
        </w:rPr>
      </w:pPr>
    </w:p>
    <w:p w14:paraId="18ACB110" w14:textId="0110B527" w:rsidR="00C64626" w:rsidRPr="00235D4A" w:rsidRDefault="00C64626" w:rsidP="00C64626">
      <w:pPr>
        <w:spacing w:after="0" w:line="240" w:lineRule="auto"/>
        <w:jc w:val="both"/>
        <w:rPr>
          <w:b/>
          <w:i/>
        </w:rPr>
      </w:pPr>
      <w:r w:rsidRPr="00235D4A">
        <w:rPr>
          <w:b/>
          <w:i/>
        </w:rPr>
        <w:t xml:space="preserve">Tabla No. </w:t>
      </w:r>
      <w:r>
        <w:rPr>
          <w:b/>
          <w:i/>
        </w:rPr>
        <w:t>2</w:t>
      </w:r>
      <w:r w:rsidRPr="00235D4A">
        <w:rPr>
          <w:b/>
          <w:i/>
        </w:rPr>
        <w:t xml:space="preserve"> PLAN DE ESTUDIOS </w:t>
      </w:r>
      <w:r>
        <w:rPr>
          <w:b/>
          <w:i/>
        </w:rPr>
        <w:t xml:space="preserve">EDUCACION </w:t>
      </w:r>
      <w:r w:rsidRPr="00235D4A">
        <w:rPr>
          <w:b/>
          <w:i/>
        </w:rPr>
        <w:t xml:space="preserve">BASICA PRIMARIA </w:t>
      </w:r>
    </w:p>
    <w:p w14:paraId="341179C5" w14:textId="77777777" w:rsidR="00C64626" w:rsidRPr="00235D4A" w:rsidRDefault="00C64626" w:rsidP="00C64626">
      <w:pPr>
        <w:spacing w:after="0" w:line="240" w:lineRule="auto"/>
        <w:jc w:val="both"/>
        <w:rPr>
          <w:b/>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69"/>
        <w:gridCol w:w="2597"/>
        <w:gridCol w:w="1688"/>
      </w:tblGrid>
      <w:tr w:rsidR="00C64626" w:rsidRPr="00235D4A" w14:paraId="52BC0A8C" w14:textId="77777777" w:rsidTr="00FF0D52">
        <w:trPr>
          <w:trHeight w:val="315"/>
        </w:trPr>
        <w:tc>
          <w:tcPr>
            <w:tcW w:w="5000" w:type="pct"/>
            <w:gridSpan w:val="3"/>
            <w:shd w:val="clear" w:color="auto" w:fill="A8D08D" w:themeFill="accent6" w:themeFillTint="99"/>
            <w:noWrap/>
            <w:vAlign w:val="center"/>
            <w:hideMark/>
          </w:tcPr>
          <w:p w14:paraId="1D7954EF" w14:textId="77777777" w:rsidR="00C64626" w:rsidRPr="00235D4A" w:rsidRDefault="00C64626" w:rsidP="006377DD">
            <w:pPr>
              <w:spacing w:after="0" w:line="240" w:lineRule="auto"/>
              <w:jc w:val="center"/>
              <w:rPr>
                <w:rFonts w:eastAsia="Times New Roman"/>
                <w:b/>
                <w:bCs/>
                <w:i/>
                <w:iCs/>
              </w:rPr>
            </w:pPr>
            <w:r w:rsidRPr="00235D4A">
              <w:rPr>
                <w:rFonts w:eastAsia="Times New Roman"/>
                <w:b/>
                <w:bCs/>
                <w:i/>
                <w:iCs/>
              </w:rPr>
              <w:t xml:space="preserve">PLAN DE ESTUDIOS BASICA PRIMARIA </w:t>
            </w:r>
          </w:p>
        </w:tc>
      </w:tr>
      <w:tr w:rsidR="00315AB8" w:rsidRPr="00235D4A" w14:paraId="02274DA3" w14:textId="77777777" w:rsidTr="00315AB8">
        <w:trPr>
          <w:trHeight w:val="1046"/>
        </w:trPr>
        <w:tc>
          <w:tcPr>
            <w:tcW w:w="2620" w:type="pct"/>
            <w:tcBorders>
              <w:bottom w:val="single" w:sz="4" w:space="0" w:color="auto"/>
            </w:tcBorders>
            <w:shd w:val="clear" w:color="000000" w:fill="FFFFFF"/>
            <w:noWrap/>
            <w:vAlign w:val="center"/>
            <w:hideMark/>
          </w:tcPr>
          <w:p w14:paraId="12ED7FC5" w14:textId="77777777" w:rsidR="00315AB8" w:rsidRPr="00235D4A" w:rsidRDefault="00315AB8" w:rsidP="006377DD">
            <w:pPr>
              <w:spacing w:after="0" w:line="240" w:lineRule="auto"/>
              <w:jc w:val="center"/>
              <w:rPr>
                <w:rFonts w:eastAsia="Times New Roman"/>
                <w:b/>
                <w:bCs/>
                <w:i/>
                <w:iCs/>
                <w:lang w:val="en-US"/>
              </w:rPr>
            </w:pPr>
            <w:proofErr w:type="spellStart"/>
            <w:r w:rsidRPr="00235D4A">
              <w:rPr>
                <w:rFonts w:eastAsia="Times New Roman"/>
                <w:b/>
                <w:bCs/>
                <w:i/>
                <w:iCs/>
                <w:lang w:val="en-US"/>
              </w:rPr>
              <w:t>Áreas</w:t>
            </w:r>
            <w:proofErr w:type="spellEnd"/>
            <w:r w:rsidRPr="00235D4A">
              <w:rPr>
                <w:rFonts w:eastAsia="Times New Roman"/>
                <w:b/>
                <w:bCs/>
                <w:i/>
                <w:iCs/>
                <w:lang w:val="en-US"/>
              </w:rPr>
              <w:t xml:space="preserve"> </w:t>
            </w:r>
            <w:r>
              <w:rPr>
                <w:rFonts w:eastAsia="Times New Roman"/>
                <w:b/>
                <w:bCs/>
                <w:i/>
                <w:iCs/>
                <w:lang w:val="en-US"/>
              </w:rPr>
              <w:t>fundamentals</w:t>
            </w:r>
          </w:p>
        </w:tc>
        <w:tc>
          <w:tcPr>
            <w:tcW w:w="1426" w:type="pct"/>
            <w:tcBorders>
              <w:bottom w:val="single" w:sz="4" w:space="0" w:color="auto"/>
            </w:tcBorders>
            <w:shd w:val="clear" w:color="000000" w:fill="FFFFFF"/>
            <w:noWrap/>
            <w:vAlign w:val="center"/>
            <w:hideMark/>
          </w:tcPr>
          <w:p w14:paraId="3C4B530D" w14:textId="77777777" w:rsidR="00315AB8" w:rsidRPr="00235D4A" w:rsidRDefault="00315AB8" w:rsidP="006377DD">
            <w:pPr>
              <w:spacing w:after="0" w:line="240" w:lineRule="auto"/>
              <w:jc w:val="center"/>
              <w:rPr>
                <w:rFonts w:eastAsia="Times New Roman"/>
                <w:b/>
                <w:bCs/>
                <w:i/>
                <w:iCs/>
                <w:lang w:val="en-US"/>
              </w:rPr>
            </w:pPr>
            <w:proofErr w:type="spellStart"/>
            <w:r w:rsidRPr="00235D4A">
              <w:rPr>
                <w:rFonts w:eastAsia="Times New Roman"/>
                <w:b/>
                <w:bCs/>
                <w:i/>
                <w:iCs/>
                <w:lang w:val="en-US"/>
              </w:rPr>
              <w:t>Asignaturas</w:t>
            </w:r>
            <w:proofErr w:type="spellEnd"/>
          </w:p>
        </w:tc>
        <w:tc>
          <w:tcPr>
            <w:tcW w:w="955" w:type="pct"/>
            <w:vMerge w:val="restart"/>
            <w:tcBorders>
              <w:bottom w:val="single" w:sz="4" w:space="0" w:color="auto"/>
            </w:tcBorders>
            <w:shd w:val="clear" w:color="000000" w:fill="FFFFFF"/>
            <w:noWrap/>
            <w:vAlign w:val="center"/>
            <w:hideMark/>
          </w:tcPr>
          <w:p w14:paraId="30BDF330" w14:textId="4C2BB9D2" w:rsidR="00315AB8" w:rsidRPr="00235D4A" w:rsidRDefault="00315AB8" w:rsidP="006377DD">
            <w:pPr>
              <w:spacing w:after="0" w:line="240" w:lineRule="auto"/>
              <w:jc w:val="center"/>
              <w:rPr>
                <w:rFonts w:eastAsia="Times New Roman"/>
                <w:b/>
                <w:bCs/>
                <w:i/>
                <w:iCs/>
                <w:lang w:val="en-US"/>
              </w:rPr>
            </w:pPr>
          </w:p>
        </w:tc>
      </w:tr>
      <w:tr w:rsidR="00315AB8" w:rsidRPr="00235D4A" w14:paraId="189114A3" w14:textId="77777777" w:rsidTr="00315AB8">
        <w:trPr>
          <w:trHeight w:val="315"/>
        </w:trPr>
        <w:tc>
          <w:tcPr>
            <w:tcW w:w="2634" w:type="pct"/>
            <w:shd w:val="clear" w:color="000000" w:fill="FFFFFF"/>
            <w:noWrap/>
            <w:vAlign w:val="center"/>
            <w:hideMark/>
          </w:tcPr>
          <w:p w14:paraId="0C1F934A" w14:textId="77777777" w:rsidR="00315AB8" w:rsidRPr="00235D4A" w:rsidRDefault="00315AB8" w:rsidP="006377DD">
            <w:pPr>
              <w:spacing w:after="0" w:line="240" w:lineRule="auto"/>
              <w:rPr>
                <w:rFonts w:eastAsia="Times New Roman"/>
                <w:i/>
                <w:iCs/>
              </w:rPr>
            </w:pPr>
            <w:r w:rsidRPr="00235D4A">
              <w:rPr>
                <w:rFonts w:eastAsia="Times New Roman"/>
                <w:i/>
                <w:iCs/>
              </w:rPr>
              <w:t>1.</w:t>
            </w:r>
            <w:r w:rsidRPr="00235D4A">
              <w:rPr>
                <w:rFonts w:eastAsia="Times New Roman"/>
                <w:i/>
                <w:iCs/>
                <w:sz w:val="14"/>
                <w:szCs w:val="14"/>
              </w:rPr>
              <w:t xml:space="preserve">       </w:t>
            </w:r>
            <w:r w:rsidRPr="00235D4A">
              <w:rPr>
                <w:rFonts w:eastAsia="Times New Roman"/>
                <w:i/>
                <w:iCs/>
              </w:rPr>
              <w:t xml:space="preserve">Ciencias naturales y educación ambiental </w:t>
            </w:r>
          </w:p>
        </w:tc>
        <w:tc>
          <w:tcPr>
            <w:tcW w:w="1434" w:type="pct"/>
            <w:shd w:val="clear" w:color="000000" w:fill="FFFFFF"/>
            <w:noWrap/>
            <w:vAlign w:val="center"/>
            <w:hideMark/>
          </w:tcPr>
          <w:p w14:paraId="32623FF9" w14:textId="77777777" w:rsidR="00315AB8" w:rsidRPr="00235D4A" w:rsidRDefault="00315AB8" w:rsidP="00C64626">
            <w:pPr>
              <w:spacing w:after="0" w:line="240" w:lineRule="auto"/>
              <w:rPr>
                <w:rFonts w:eastAsia="Times New Roman"/>
                <w:i/>
                <w:iCs/>
                <w:lang w:val="en-US"/>
              </w:rPr>
            </w:pPr>
            <w:proofErr w:type="spellStart"/>
            <w:r w:rsidRPr="00235D4A">
              <w:rPr>
                <w:rFonts w:eastAsia="Times New Roman"/>
                <w:i/>
                <w:iCs/>
                <w:lang w:val="en-US"/>
              </w:rPr>
              <w:t>Ciencias</w:t>
            </w:r>
            <w:proofErr w:type="spellEnd"/>
            <w:r w:rsidRPr="00235D4A">
              <w:rPr>
                <w:rFonts w:eastAsia="Times New Roman"/>
                <w:i/>
                <w:iCs/>
                <w:lang w:val="en-US"/>
              </w:rPr>
              <w:t xml:space="preserve"> </w:t>
            </w:r>
            <w:proofErr w:type="spellStart"/>
            <w:r w:rsidRPr="00235D4A">
              <w:rPr>
                <w:rFonts w:eastAsia="Times New Roman"/>
                <w:i/>
                <w:iCs/>
                <w:lang w:val="en-US"/>
              </w:rPr>
              <w:t>Naturales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2CF044ED" w14:textId="3AAEF4EB" w:rsidR="00315AB8" w:rsidRPr="00235D4A" w:rsidRDefault="00315AB8" w:rsidP="006377DD">
            <w:pPr>
              <w:spacing w:after="0" w:line="240" w:lineRule="auto"/>
              <w:jc w:val="center"/>
              <w:rPr>
                <w:rFonts w:eastAsia="Times New Roman"/>
                <w:i/>
                <w:iCs/>
                <w:lang w:val="en-US"/>
              </w:rPr>
            </w:pPr>
          </w:p>
        </w:tc>
      </w:tr>
      <w:tr w:rsidR="00315AB8" w:rsidRPr="00235D4A" w14:paraId="01ECBCF5" w14:textId="77777777" w:rsidTr="00315AB8">
        <w:trPr>
          <w:trHeight w:val="315"/>
        </w:trPr>
        <w:tc>
          <w:tcPr>
            <w:tcW w:w="2634" w:type="pct"/>
            <w:shd w:val="clear" w:color="000000" w:fill="FFFFFF"/>
            <w:noWrap/>
            <w:vAlign w:val="center"/>
            <w:hideMark/>
          </w:tcPr>
          <w:p w14:paraId="10D17135" w14:textId="77777777" w:rsidR="00315AB8" w:rsidRPr="00235D4A" w:rsidRDefault="00315AB8" w:rsidP="006377DD">
            <w:pPr>
              <w:spacing w:after="0" w:line="240" w:lineRule="auto"/>
              <w:rPr>
                <w:rFonts w:eastAsia="Times New Roman"/>
                <w:i/>
                <w:iCs/>
              </w:rPr>
            </w:pPr>
            <w:r w:rsidRPr="00235D4A">
              <w:rPr>
                <w:rFonts w:eastAsia="Times New Roman"/>
                <w:i/>
                <w:iCs/>
              </w:rPr>
              <w:t>2.</w:t>
            </w:r>
            <w:r w:rsidRPr="00235D4A">
              <w:rPr>
                <w:rFonts w:eastAsia="Times New Roman"/>
                <w:i/>
                <w:iCs/>
                <w:sz w:val="14"/>
                <w:szCs w:val="14"/>
              </w:rPr>
              <w:t xml:space="preserve">       </w:t>
            </w:r>
            <w:r w:rsidRPr="00235D4A">
              <w:rPr>
                <w:rFonts w:eastAsia="Times New Roman"/>
                <w:i/>
                <w:iCs/>
              </w:rPr>
              <w:t xml:space="preserve">Ciencias Sociales, económicas y políticas. </w:t>
            </w:r>
          </w:p>
        </w:tc>
        <w:tc>
          <w:tcPr>
            <w:tcW w:w="1434" w:type="pct"/>
            <w:shd w:val="clear" w:color="000000" w:fill="FFFFFF"/>
            <w:noWrap/>
            <w:vAlign w:val="center"/>
            <w:hideMark/>
          </w:tcPr>
          <w:p w14:paraId="4DF0B660"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Ciencias</w:t>
            </w:r>
            <w:proofErr w:type="spellEnd"/>
            <w:r w:rsidRPr="00235D4A">
              <w:rPr>
                <w:rFonts w:eastAsia="Times New Roman"/>
                <w:i/>
                <w:iCs/>
                <w:lang w:val="en-US"/>
              </w:rPr>
              <w:t xml:space="preserve"> </w:t>
            </w:r>
            <w:proofErr w:type="spellStart"/>
            <w:r w:rsidRPr="00235D4A">
              <w:rPr>
                <w:rFonts w:eastAsia="Times New Roman"/>
                <w:i/>
                <w:iCs/>
                <w:lang w:val="en-US"/>
              </w:rPr>
              <w:t>Sociales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18940767" w14:textId="7D9A7284" w:rsidR="00315AB8" w:rsidRPr="00235D4A" w:rsidRDefault="00315AB8" w:rsidP="006377DD">
            <w:pPr>
              <w:spacing w:after="0" w:line="240" w:lineRule="auto"/>
              <w:jc w:val="center"/>
              <w:rPr>
                <w:rFonts w:eastAsia="Times New Roman"/>
                <w:i/>
                <w:iCs/>
                <w:lang w:val="en-US"/>
              </w:rPr>
            </w:pPr>
          </w:p>
        </w:tc>
      </w:tr>
      <w:tr w:rsidR="00315AB8" w:rsidRPr="00235D4A" w14:paraId="423345FE" w14:textId="77777777" w:rsidTr="00315AB8">
        <w:trPr>
          <w:trHeight w:val="570"/>
        </w:trPr>
        <w:tc>
          <w:tcPr>
            <w:tcW w:w="2634" w:type="pct"/>
            <w:vMerge w:val="restart"/>
            <w:shd w:val="clear" w:color="000000" w:fill="FFFFFF"/>
            <w:noWrap/>
            <w:vAlign w:val="center"/>
            <w:hideMark/>
          </w:tcPr>
          <w:p w14:paraId="7219C1DE"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3.</w:t>
            </w:r>
            <w:r w:rsidRPr="00235D4A">
              <w:rPr>
                <w:rFonts w:eastAsia="Times New Roman"/>
                <w:i/>
                <w:iCs/>
                <w:sz w:val="14"/>
                <w:szCs w:val="14"/>
                <w:lang w:val="en-US"/>
              </w:rPr>
              <w:t xml:space="preserve">       </w:t>
            </w:r>
            <w:proofErr w:type="spellStart"/>
            <w:r w:rsidRPr="00235D4A">
              <w:rPr>
                <w:rFonts w:eastAsia="Times New Roman"/>
                <w:i/>
                <w:iCs/>
                <w:lang w:val="en-US"/>
              </w:rPr>
              <w:t>Educación</w:t>
            </w:r>
            <w:proofErr w:type="spellEnd"/>
            <w:r w:rsidRPr="00235D4A">
              <w:rPr>
                <w:rFonts w:eastAsia="Times New Roman"/>
                <w:i/>
                <w:iCs/>
                <w:lang w:val="en-US"/>
              </w:rPr>
              <w:t xml:space="preserve"> </w:t>
            </w:r>
            <w:proofErr w:type="spellStart"/>
            <w:r w:rsidRPr="00235D4A">
              <w:rPr>
                <w:rFonts w:eastAsia="Times New Roman"/>
                <w:i/>
                <w:iCs/>
                <w:lang w:val="en-US"/>
              </w:rPr>
              <w:t>artística</w:t>
            </w:r>
            <w:proofErr w:type="spellEnd"/>
            <w:r w:rsidRPr="00235D4A">
              <w:rPr>
                <w:rFonts w:eastAsia="Times New Roman"/>
                <w:i/>
                <w:iCs/>
                <w:lang w:val="en-US"/>
              </w:rPr>
              <w:t xml:space="preserve"> y cultural </w:t>
            </w:r>
          </w:p>
        </w:tc>
        <w:tc>
          <w:tcPr>
            <w:tcW w:w="1434" w:type="pct"/>
            <w:shd w:val="clear" w:color="000000" w:fill="FFFFFF"/>
            <w:noWrap/>
            <w:vAlign w:val="center"/>
            <w:hideMark/>
          </w:tcPr>
          <w:p w14:paraId="612F4AB3"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Dibujo</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1455FF63" w14:textId="7B8F4C91" w:rsidR="00315AB8" w:rsidRPr="00235D4A" w:rsidRDefault="00315AB8" w:rsidP="006377DD">
            <w:pPr>
              <w:spacing w:after="0" w:line="240" w:lineRule="auto"/>
              <w:jc w:val="center"/>
              <w:rPr>
                <w:rFonts w:eastAsia="Times New Roman"/>
                <w:i/>
                <w:iCs/>
                <w:lang w:val="en-US"/>
              </w:rPr>
            </w:pPr>
          </w:p>
        </w:tc>
      </w:tr>
      <w:tr w:rsidR="00315AB8" w:rsidRPr="00235D4A" w14:paraId="42069271" w14:textId="77777777" w:rsidTr="00315AB8">
        <w:trPr>
          <w:trHeight w:val="315"/>
        </w:trPr>
        <w:tc>
          <w:tcPr>
            <w:tcW w:w="2634" w:type="pct"/>
            <w:vMerge/>
            <w:vAlign w:val="center"/>
            <w:hideMark/>
          </w:tcPr>
          <w:p w14:paraId="4410F09F" w14:textId="77777777" w:rsidR="00315AB8" w:rsidRPr="00235D4A" w:rsidRDefault="00315AB8" w:rsidP="006377DD">
            <w:pPr>
              <w:spacing w:after="0" w:line="240" w:lineRule="auto"/>
              <w:rPr>
                <w:rFonts w:eastAsia="Times New Roman"/>
                <w:i/>
                <w:iCs/>
                <w:lang w:val="en-US"/>
              </w:rPr>
            </w:pPr>
          </w:p>
        </w:tc>
        <w:tc>
          <w:tcPr>
            <w:tcW w:w="1434" w:type="pct"/>
            <w:shd w:val="clear" w:color="000000" w:fill="FFFFFF"/>
            <w:noWrap/>
            <w:vAlign w:val="center"/>
            <w:hideMark/>
          </w:tcPr>
          <w:p w14:paraId="58EBEB50"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Música</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603DE853" w14:textId="77B25A4D" w:rsidR="00315AB8" w:rsidRPr="00235D4A" w:rsidRDefault="00315AB8" w:rsidP="006377DD">
            <w:pPr>
              <w:spacing w:after="0" w:line="240" w:lineRule="auto"/>
              <w:jc w:val="center"/>
              <w:rPr>
                <w:rFonts w:eastAsia="Times New Roman"/>
                <w:i/>
                <w:iCs/>
                <w:lang w:val="en-US"/>
              </w:rPr>
            </w:pPr>
          </w:p>
        </w:tc>
      </w:tr>
      <w:tr w:rsidR="00315AB8" w:rsidRPr="00235D4A" w14:paraId="2217F6B2" w14:textId="77777777" w:rsidTr="00315AB8">
        <w:trPr>
          <w:trHeight w:val="315"/>
        </w:trPr>
        <w:tc>
          <w:tcPr>
            <w:tcW w:w="2634" w:type="pct"/>
            <w:vMerge/>
            <w:vAlign w:val="center"/>
            <w:hideMark/>
          </w:tcPr>
          <w:p w14:paraId="112CCE2C" w14:textId="77777777" w:rsidR="00315AB8" w:rsidRPr="00235D4A" w:rsidRDefault="00315AB8" w:rsidP="006377DD">
            <w:pPr>
              <w:spacing w:after="0" w:line="240" w:lineRule="auto"/>
              <w:rPr>
                <w:rFonts w:eastAsia="Times New Roman"/>
                <w:i/>
                <w:iCs/>
                <w:lang w:val="en-US"/>
              </w:rPr>
            </w:pPr>
          </w:p>
        </w:tc>
        <w:tc>
          <w:tcPr>
            <w:tcW w:w="1434" w:type="pct"/>
            <w:shd w:val="clear" w:color="000000" w:fill="FFFFFF"/>
            <w:noWrap/>
            <w:vAlign w:val="center"/>
            <w:hideMark/>
          </w:tcPr>
          <w:p w14:paraId="7EEE2EA5"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Danzas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417E3730" w14:textId="1FD2CCB9" w:rsidR="00315AB8" w:rsidRPr="00235D4A" w:rsidRDefault="00315AB8" w:rsidP="006377DD">
            <w:pPr>
              <w:spacing w:after="0" w:line="240" w:lineRule="auto"/>
              <w:jc w:val="center"/>
              <w:rPr>
                <w:rFonts w:eastAsia="Times New Roman"/>
                <w:i/>
                <w:iCs/>
                <w:lang w:val="en-US"/>
              </w:rPr>
            </w:pPr>
          </w:p>
        </w:tc>
      </w:tr>
      <w:tr w:rsidR="00315AB8" w:rsidRPr="00235D4A" w14:paraId="20A6E921" w14:textId="77777777" w:rsidTr="00315AB8">
        <w:trPr>
          <w:trHeight w:val="315"/>
        </w:trPr>
        <w:tc>
          <w:tcPr>
            <w:tcW w:w="2634" w:type="pct"/>
            <w:shd w:val="clear" w:color="000000" w:fill="FFFFFF"/>
            <w:noWrap/>
            <w:vAlign w:val="center"/>
            <w:hideMark/>
          </w:tcPr>
          <w:p w14:paraId="0C5FBE5E" w14:textId="77777777" w:rsidR="00315AB8" w:rsidRPr="00235D4A" w:rsidRDefault="00315AB8" w:rsidP="006377DD">
            <w:pPr>
              <w:spacing w:after="0" w:line="240" w:lineRule="auto"/>
              <w:rPr>
                <w:rFonts w:eastAsia="Times New Roman"/>
                <w:i/>
                <w:iCs/>
              </w:rPr>
            </w:pPr>
            <w:r w:rsidRPr="00235D4A">
              <w:rPr>
                <w:rFonts w:eastAsia="Times New Roman"/>
                <w:i/>
                <w:iCs/>
              </w:rPr>
              <w:t>4.</w:t>
            </w:r>
            <w:r w:rsidRPr="00235D4A">
              <w:rPr>
                <w:rFonts w:eastAsia="Times New Roman"/>
                <w:i/>
                <w:iCs/>
                <w:sz w:val="14"/>
                <w:szCs w:val="14"/>
              </w:rPr>
              <w:t xml:space="preserve">       </w:t>
            </w:r>
            <w:r w:rsidRPr="00235D4A">
              <w:rPr>
                <w:rFonts w:eastAsia="Times New Roman"/>
                <w:i/>
                <w:iCs/>
              </w:rPr>
              <w:t xml:space="preserve">Educación ética y valores humanos </w:t>
            </w:r>
          </w:p>
        </w:tc>
        <w:tc>
          <w:tcPr>
            <w:tcW w:w="1434" w:type="pct"/>
            <w:shd w:val="clear" w:color="000000" w:fill="FFFFFF"/>
            <w:noWrap/>
            <w:vAlign w:val="center"/>
            <w:hideMark/>
          </w:tcPr>
          <w:p w14:paraId="5016DC5D"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Ética</w:t>
            </w:r>
            <w:proofErr w:type="spellEnd"/>
            <w:r w:rsidRPr="00235D4A">
              <w:rPr>
                <w:rFonts w:eastAsia="Times New Roman"/>
                <w:i/>
                <w:iCs/>
                <w:lang w:val="en-US"/>
              </w:rPr>
              <w:t xml:space="preserve"> y </w:t>
            </w:r>
            <w:proofErr w:type="spellStart"/>
            <w:r w:rsidRPr="00235D4A">
              <w:rPr>
                <w:rFonts w:eastAsia="Times New Roman"/>
                <w:i/>
                <w:iCs/>
                <w:lang w:val="en-US"/>
              </w:rPr>
              <w:t>valores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159C1A3A" w14:textId="468F6DD0" w:rsidR="00315AB8" w:rsidRPr="00235D4A" w:rsidRDefault="00315AB8" w:rsidP="006377DD">
            <w:pPr>
              <w:spacing w:after="0" w:line="240" w:lineRule="auto"/>
              <w:jc w:val="center"/>
              <w:rPr>
                <w:rFonts w:eastAsia="Times New Roman"/>
                <w:i/>
                <w:iCs/>
                <w:lang w:val="en-US"/>
              </w:rPr>
            </w:pPr>
          </w:p>
        </w:tc>
      </w:tr>
      <w:tr w:rsidR="00315AB8" w:rsidRPr="00235D4A" w14:paraId="60A87055" w14:textId="77777777" w:rsidTr="00315AB8">
        <w:trPr>
          <w:trHeight w:val="315"/>
        </w:trPr>
        <w:tc>
          <w:tcPr>
            <w:tcW w:w="2634" w:type="pct"/>
            <w:shd w:val="clear" w:color="000000" w:fill="FFFFFF"/>
            <w:noWrap/>
            <w:vAlign w:val="center"/>
            <w:hideMark/>
          </w:tcPr>
          <w:p w14:paraId="3E4A6A75" w14:textId="77777777" w:rsidR="00315AB8" w:rsidRPr="00235D4A" w:rsidRDefault="00315AB8" w:rsidP="006377DD">
            <w:pPr>
              <w:spacing w:after="0" w:line="240" w:lineRule="auto"/>
              <w:rPr>
                <w:rFonts w:eastAsia="Times New Roman"/>
                <w:i/>
                <w:iCs/>
              </w:rPr>
            </w:pPr>
            <w:r w:rsidRPr="00235D4A">
              <w:rPr>
                <w:rFonts w:eastAsia="Times New Roman"/>
                <w:i/>
                <w:iCs/>
              </w:rPr>
              <w:t>5.</w:t>
            </w:r>
            <w:r w:rsidRPr="00235D4A">
              <w:rPr>
                <w:rFonts w:eastAsia="Times New Roman"/>
                <w:i/>
                <w:iCs/>
                <w:sz w:val="14"/>
                <w:szCs w:val="14"/>
              </w:rPr>
              <w:t xml:space="preserve">       </w:t>
            </w:r>
            <w:r w:rsidRPr="00235D4A">
              <w:rPr>
                <w:rFonts w:eastAsia="Times New Roman"/>
                <w:i/>
                <w:iCs/>
              </w:rPr>
              <w:t>Educación física, recreación y deportes</w:t>
            </w:r>
          </w:p>
        </w:tc>
        <w:tc>
          <w:tcPr>
            <w:tcW w:w="1434" w:type="pct"/>
            <w:shd w:val="clear" w:color="000000" w:fill="FFFFFF"/>
            <w:noWrap/>
            <w:vAlign w:val="center"/>
            <w:hideMark/>
          </w:tcPr>
          <w:p w14:paraId="47E2F1AE"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Educación</w:t>
            </w:r>
            <w:proofErr w:type="spellEnd"/>
            <w:r w:rsidRPr="00235D4A">
              <w:rPr>
                <w:rFonts w:eastAsia="Times New Roman"/>
                <w:i/>
                <w:iCs/>
                <w:lang w:val="en-US"/>
              </w:rPr>
              <w:t xml:space="preserve"> </w:t>
            </w:r>
            <w:proofErr w:type="spellStart"/>
            <w:r w:rsidRPr="00235D4A">
              <w:rPr>
                <w:rFonts w:eastAsia="Times New Roman"/>
                <w:i/>
                <w:iCs/>
                <w:lang w:val="en-US"/>
              </w:rPr>
              <w:t>física</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6D047FD1" w14:textId="5252AFF7" w:rsidR="00315AB8" w:rsidRPr="00235D4A" w:rsidRDefault="00315AB8" w:rsidP="006377DD">
            <w:pPr>
              <w:spacing w:after="0" w:line="240" w:lineRule="auto"/>
              <w:jc w:val="center"/>
              <w:rPr>
                <w:rFonts w:eastAsia="Times New Roman"/>
                <w:i/>
                <w:iCs/>
                <w:lang w:val="en-US"/>
              </w:rPr>
            </w:pPr>
          </w:p>
        </w:tc>
      </w:tr>
      <w:tr w:rsidR="00315AB8" w:rsidRPr="00235D4A" w14:paraId="3468C9CD" w14:textId="77777777" w:rsidTr="00315AB8">
        <w:trPr>
          <w:trHeight w:val="315"/>
        </w:trPr>
        <w:tc>
          <w:tcPr>
            <w:tcW w:w="2634" w:type="pct"/>
            <w:shd w:val="clear" w:color="000000" w:fill="FFFFFF"/>
            <w:noWrap/>
            <w:vAlign w:val="center"/>
            <w:hideMark/>
          </w:tcPr>
          <w:p w14:paraId="38EA4D03"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6.</w:t>
            </w:r>
            <w:r w:rsidRPr="00235D4A">
              <w:rPr>
                <w:rFonts w:eastAsia="Times New Roman"/>
                <w:i/>
                <w:iCs/>
                <w:sz w:val="14"/>
                <w:szCs w:val="14"/>
                <w:lang w:val="en-US"/>
              </w:rPr>
              <w:t xml:space="preserve">       </w:t>
            </w:r>
            <w:proofErr w:type="spellStart"/>
            <w:r w:rsidRPr="00235D4A">
              <w:rPr>
                <w:rFonts w:eastAsia="Times New Roman"/>
                <w:i/>
                <w:iCs/>
                <w:lang w:val="en-US"/>
              </w:rPr>
              <w:t>Educación</w:t>
            </w:r>
            <w:proofErr w:type="spellEnd"/>
            <w:r w:rsidRPr="00235D4A">
              <w:rPr>
                <w:rFonts w:eastAsia="Times New Roman"/>
                <w:i/>
                <w:iCs/>
                <w:lang w:val="en-US"/>
              </w:rPr>
              <w:t xml:space="preserve"> </w:t>
            </w:r>
            <w:proofErr w:type="spellStart"/>
            <w:r w:rsidRPr="00235D4A">
              <w:rPr>
                <w:rFonts w:eastAsia="Times New Roman"/>
                <w:i/>
                <w:iCs/>
                <w:lang w:val="en-US"/>
              </w:rPr>
              <w:t>religiosa</w:t>
            </w:r>
            <w:proofErr w:type="spellEnd"/>
            <w:r w:rsidRPr="00235D4A">
              <w:rPr>
                <w:rFonts w:eastAsia="Times New Roman"/>
                <w:i/>
                <w:iCs/>
                <w:lang w:val="en-US"/>
              </w:rPr>
              <w:t xml:space="preserve"> </w:t>
            </w:r>
          </w:p>
        </w:tc>
        <w:tc>
          <w:tcPr>
            <w:tcW w:w="1434" w:type="pct"/>
            <w:shd w:val="clear" w:color="000000" w:fill="FFFFFF"/>
            <w:noWrap/>
            <w:vAlign w:val="center"/>
            <w:hideMark/>
          </w:tcPr>
          <w:p w14:paraId="0F9947A8"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Religión</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54935D22" w14:textId="33141A3D" w:rsidR="00315AB8" w:rsidRPr="00235D4A" w:rsidRDefault="00315AB8" w:rsidP="006377DD">
            <w:pPr>
              <w:spacing w:after="0" w:line="240" w:lineRule="auto"/>
              <w:jc w:val="center"/>
              <w:rPr>
                <w:rFonts w:eastAsia="Times New Roman"/>
                <w:i/>
                <w:iCs/>
                <w:lang w:val="en-US"/>
              </w:rPr>
            </w:pPr>
          </w:p>
        </w:tc>
      </w:tr>
      <w:tr w:rsidR="00315AB8" w:rsidRPr="00235D4A" w14:paraId="5A46B82F" w14:textId="77777777" w:rsidTr="00315AB8">
        <w:trPr>
          <w:trHeight w:val="315"/>
        </w:trPr>
        <w:tc>
          <w:tcPr>
            <w:tcW w:w="2634" w:type="pct"/>
            <w:shd w:val="clear" w:color="000000" w:fill="FFFFFF"/>
            <w:noWrap/>
            <w:vAlign w:val="center"/>
            <w:hideMark/>
          </w:tcPr>
          <w:p w14:paraId="33129F41"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7.</w:t>
            </w:r>
            <w:r w:rsidRPr="00235D4A">
              <w:rPr>
                <w:rFonts w:eastAsia="Times New Roman"/>
                <w:i/>
                <w:iCs/>
                <w:sz w:val="14"/>
                <w:szCs w:val="14"/>
                <w:lang w:val="en-US"/>
              </w:rPr>
              <w:t xml:space="preserve">       </w:t>
            </w:r>
            <w:proofErr w:type="spellStart"/>
            <w:r w:rsidRPr="00235D4A">
              <w:rPr>
                <w:rFonts w:eastAsia="Times New Roman"/>
                <w:i/>
                <w:iCs/>
                <w:lang w:val="en-US"/>
              </w:rPr>
              <w:t>Humanidades</w:t>
            </w:r>
            <w:proofErr w:type="spellEnd"/>
            <w:r w:rsidRPr="00235D4A">
              <w:rPr>
                <w:rFonts w:eastAsia="Times New Roman"/>
                <w:i/>
                <w:iCs/>
                <w:lang w:val="en-US"/>
              </w:rPr>
              <w:t xml:space="preserve"> </w:t>
            </w:r>
            <w:proofErr w:type="spellStart"/>
            <w:r w:rsidRPr="00235D4A">
              <w:rPr>
                <w:rFonts w:eastAsia="Times New Roman"/>
                <w:i/>
                <w:iCs/>
                <w:lang w:val="en-US"/>
              </w:rPr>
              <w:t>lengua</w:t>
            </w:r>
            <w:proofErr w:type="spellEnd"/>
            <w:r w:rsidRPr="00235D4A">
              <w:rPr>
                <w:rFonts w:eastAsia="Times New Roman"/>
                <w:i/>
                <w:iCs/>
                <w:lang w:val="en-US"/>
              </w:rPr>
              <w:t xml:space="preserve"> </w:t>
            </w:r>
            <w:proofErr w:type="spellStart"/>
            <w:r w:rsidRPr="00235D4A">
              <w:rPr>
                <w:rFonts w:eastAsia="Times New Roman"/>
                <w:i/>
                <w:iCs/>
                <w:lang w:val="en-US"/>
              </w:rPr>
              <w:t>castellana</w:t>
            </w:r>
            <w:proofErr w:type="spellEnd"/>
            <w:r w:rsidRPr="00235D4A">
              <w:rPr>
                <w:rFonts w:eastAsia="Times New Roman"/>
                <w:i/>
                <w:iCs/>
                <w:lang w:val="en-US"/>
              </w:rPr>
              <w:t xml:space="preserve"> </w:t>
            </w:r>
          </w:p>
        </w:tc>
        <w:tc>
          <w:tcPr>
            <w:tcW w:w="1434" w:type="pct"/>
            <w:shd w:val="clear" w:color="000000" w:fill="FFFFFF"/>
            <w:noWrap/>
            <w:vAlign w:val="center"/>
            <w:hideMark/>
          </w:tcPr>
          <w:p w14:paraId="6C745C06"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Castellano</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1A08AFA3" w14:textId="068BB927" w:rsidR="00315AB8" w:rsidRPr="00235D4A" w:rsidRDefault="00315AB8" w:rsidP="006377DD">
            <w:pPr>
              <w:spacing w:after="0" w:line="240" w:lineRule="auto"/>
              <w:jc w:val="center"/>
              <w:rPr>
                <w:rFonts w:eastAsia="Times New Roman"/>
                <w:i/>
                <w:iCs/>
                <w:lang w:val="en-US"/>
              </w:rPr>
            </w:pPr>
          </w:p>
        </w:tc>
      </w:tr>
      <w:tr w:rsidR="00315AB8" w:rsidRPr="00235D4A" w14:paraId="37DEF70B" w14:textId="77777777" w:rsidTr="00315AB8">
        <w:trPr>
          <w:trHeight w:val="315"/>
        </w:trPr>
        <w:tc>
          <w:tcPr>
            <w:tcW w:w="2634" w:type="pct"/>
            <w:shd w:val="clear" w:color="000000" w:fill="FFFFFF"/>
            <w:noWrap/>
            <w:vAlign w:val="center"/>
            <w:hideMark/>
          </w:tcPr>
          <w:p w14:paraId="6614D736"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8.</w:t>
            </w:r>
            <w:r w:rsidRPr="00235D4A">
              <w:rPr>
                <w:rFonts w:eastAsia="Times New Roman"/>
                <w:i/>
                <w:iCs/>
                <w:sz w:val="14"/>
                <w:szCs w:val="14"/>
                <w:lang w:val="en-US"/>
              </w:rPr>
              <w:t xml:space="preserve">       </w:t>
            </w:r>
            <w:proofErr w:type="spellStart"/>
            <w:r w:rsidRPr="00235D4A">
              <w:rPr>
                <w:rFonts w:eastAsia="Times New Roman"/>
                <w:i/>
                <w:iCs/>
                <w:lang w:val="en-US"/>
              </w:rPr>
              <w:t>Humanidades</w:t>
            </w:r>
            <w:proofErr w:type="spellEnd"/>
            <w:r w:rsidRPr="00235D4A">
              <w:rPr>
                <w:rFonts w:eastAsia="Times New Roman"/>
                <w:i/>
                <w:iCs/>
                <w:lang w:val="en-US"/>
              </w:rPr>
              <w:t xml:space="preserve"> </w:t>
            </w:r>
            <w:proofErr w:type="spellStart"/>
            <w:r w:rsidRPr="00235D4A">
              <w:rPr>
                <w:rFonts w:eastAsia="Times New Roman"/>
                <w:i/>
                <w:iCs/>
                <w:lang w:val="en-US"/>
              </w:rPr>
              <w:t>idioma</w:t>
            </w:r>
            <w:proofErr w:type="spellEnd"/>
            <w:r w:rsidRPr="00235D4A">
              <w:rPr>
                <w:rFonts w:eastAsia="Times New Roman"/>
                <w:i/>
                <w:iCs/>
                <w:lang w:val="en-US"/>
              </w:rPr>
              <w:t xml:space="preserve"> </w:t>
            </w:r>
            <w:proofErr w:type="spellStart"/>
            <w:r w:rsidRPr="00235D4A">
              <w:rPr>
                <w:rFonts w:eastAsia="Times New Roman"/>
                <w:i/>
                <w:iCs/>
                <w:lang w:val="en-US"/>
              </w:rPr>
              <w:t>extranjero</w:t>
            </w:r>
            <w:proofErr w:type="spellEnd"/>
            <w:r w:rsidRPr="00235D4A">
              <w:rPr>
                <w:rFonts w:eastAsia="Times New Roman"/>
                <w:i/>
                <w:iCs/>
                <w:lang w:val="en-US"/>
              </w:rPr>
              <w:t xml:space="preserve"> </w:t>
            </w:r>
          </w:p>
        </w:tc>
        <w:tc>
          <w:tcPr>
            <w:tcW w:w="1434" w:type="pct"/>
            <w:shd w:val="clear" w:color="000000" w:fill="FFFFFF"/>
            <w:noWrap/>
            <w:vAlign w:val="center"/>
            <w:hideMark/>
          </w:tcPr>
          <w:p w14:paraId="48912149"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Inglés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5FCF899B" w14:textId="47EB1C3C" w:rsidR="00315AB8" w:rsidRPr="00235D4A" w:rsidRDefault="00315AB8" w:rsidP="006377DD">
            <w:pPr>
              <w:spacing w:after="0" w:line="240" w:lineRule="auto"/>
              <w:jc w:val="center"/>
              <w:rPr>
                <w:rFonts w:eastAsia="Times New Roman"/>
                <w:i/>
                <w:iCs/>
                <w:lang w:val="en-US"/>
              </w:rPr>
            </w:pPr>
          </w:p>
        </w:tc>
      </w:tr>
      <w:tr w:rsidR="00315AB8" w:rsidRPr="00235D4A" w14:paraId="3374A75C" w14:textId="77777777" w:rsidTr="00315AB8">
        <w:trPr>
          <w:trHeight w:val="315"/>
        </w:trPr>
        <w:tc>
          <w:tcPr>
            <w:tcW w:w="2634" w:type="pct"/>
            <w:shd w:val="clear" w:color="000000" w:fill="FFFFFF"/>
            <w:noWrap/>
            <w:vAlign w:val="center"/>
            <w:hideMark/>
          </w:tcPr>
          <w:p w14:paraId="7FB844DF"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9.</w:t>
            </w:r>
            <w:r w:rsidRPr="00235D4A">
              <w:rPr>
                <w:rFonts w:eastAsia="Times New Roman"/>
                <w:i/>
                <w:iCs/>
                <w:sz w:val="14"/>
                <w:szCs w:val="14"/>
                <w:lang w:val="en-US"/>
              </w:rPr>
              <w:t xml:space="preserve">       </w:t>
            </w:r>
            <w:proofErr w:type="spellStart"/>
            <w:r w:rsidRPr="00235D4A">
              <w:rPr>
                <w:rFonts w:eastAsia="Times New Roman"/>
                <w:i/>
                <w:iCs/>
                <w:lang w:val="en-US"/>
              </w:rPr>
              <w:t>Matemáticas</w:t>
            </w:r>
            <w:proofErr w:type="spellEnd"/>
            <w:r w:rsidRPr="00235D4A">
              <w:rPr>
                <w:rFonts w:eastAsia="Times New Roman"/>
                <w:i/>
                <w:iCs/>
                <w:lang w:val="en-US"/>
              </w:rPr>
              <w:t xml:space="preserve"> </w:t>
            </w:r>
          </w:p>
        </w:tc>
        <w:tc>
          <w:tcPr>
            <w:tcW w:w="1434" w:type="pct"/>
            <w:shd w:val="clear" w:color="000000" w:fill="FFFFFF"/>
            <w:noWrap/>
            <w:vAlign w:val="center"/>
            <w:hideMark/>
          </w:tcPr>
          <w:p w14:paraId="5B372415"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Matemáticas</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373626A0" w14:textId="1661D043" w:rsidR="00315AB8" w:rsidRPr="00235D4A" w:rsidRDefault="00315AB8" w:rsidP="006377DD">
            <w:pPr>
              <w:spacing w:after="0" w:line="240" w:lineRule="auto"/>
              <w:jc w:val="center"/>
              <w:rPr>
                <w:rFonts w:eastAsia="Times New Roman"/>
                <w:i/>
                <w:iCs/>
                <w:lang w:val="en-US"/>
              </w:rPr>
            </w:pPr>
          </w:p>
        </w:tc>
      </w:tr>
      <w:tr w:rsidR="00315AB8" w:rsidRPr="00235D4A" w14:paraId="4858FA69" w14:textId="77777777" w:rsidTr="00315AB8">
        <w:trPr>
          <w:trHeight w:val="315"/>
        </w:trPr>
        <w:tc>
          <w:tcPr>
            <w:tcW w:w="2634" w:type="pct"/>
            <w:shd w:val="clear" w:color="000000" w:fill="FFFFFF"/>
            <w:noWrap/>
            <w:vAlign w:val="center"/>
            <w:hideMark/>
          </w:tcPr>
          <w:p w14:paraId="1D454918" w14:textId="77777777" w:rsidR="00315AB8" w:rsidRPr="00235D4A" w:rsidRDefault="00315AB8" w:rsidP="006377DD">
            <w:pPr>
              <w:spacing w:after="0" w:line="240" w:lineRule="auto"/>
              <w:rPr>
                <w:rFonts w:eastAsia="Times New Roman"/>
                <w:i/>
                <w:iCs/>
                <w:lang w:val="en-US"/>
              </w:rPr>
            </w:pPr>
            <w:r w:rsidRPr="00235D4A">
              <w:rPr>
                <w:rFonts w:eastAsia="Times New Roman"/>
                <w:i/>
                <w:iCs/>
                <w:lang w:val="en-US"/>
              </w:rPr>
              <w:t>10.</w:t>
            </w:r>
            <w:r w:rsidRPr="00235D4A">
              <w:rPr>
                <w:rFonts w:eastAsia="Times New Roman"/>
                <w:i/>
                <w:iCs/>
                <w:sz w:val="14"/>
                <w:szCs w:val="14"/>
                <w:lang w:val="en-US"/>
              </w:rPr>
              <w:t xml:space="preserve">   </w:t>
            </w:r>
            <w:proofErr w:type="spellStart"/>
            <w:r w:rsidRPr="00235D4A">
              <w:rPr>
                <w:rFonts w:eastAsia="Times New Roman"/>
                <w:i/>
                <w:iCs/>
                <w:lang w:val="en-US"/>
              </w:rPr>
              <w:t>Tecnología</w:t>
            </w:r>
            <w:proofErr w:type="spellEnd"/>
            <w:r w:rsidRPr="00235D4A">
              <w:rPr>
                <w:rFonts w:eastAsia="Times New Roman"/>
                <w:i/>
                <w:iCs/>
                <w:lang w:val="en-US"/>
              </w:rPr>
              <w:t xml:space="preserve"> e </w:t>
            </w:r>
            <w:proofErr w:type="spellStart"/>
            <w:r w:rsidRPr="00235D4A">
              <w:rPr>
                <w:rFonts w:eastAsia="Times New Roman"/>
                <w:i/>
                <w:iCs/>
                <w:lang w:val="en-US"/>
              </w:rPr>
              <w:t>informática</w:t>
            </w:r>
            <w:proofErr w:type="spellEnd"/>
            <w:r w:rsidRPr="00235D4A">
              <w:rPr>
                <w:rFonts w:eastAsia="Times New Roman"/>
                <w:i/>
                <w:iCs/>
                <w:lang w:val="en-US"/>
              </w:rPr>
              <w:t xml:space="preserve"> </w:t>
            </w:r>
          </w:p>
        </w:tc>
        <w:tc>
          <w:tcPr>
            <w:tcW w:w="1434" w:type="pct"/>
            <w:shd w:val="clear" w:color="000000" w:fill="FFFFFF"/>
            <w:noWrap/>
            <w:vAlign w:val="center"/>
            <w:hideMark/>
          </w:tcPr>
          <w:p w14:paraId="0611DAF0" w14:textId="77777777" w:rsidR="00315AB8" w:rsidRPr="00235D4A" w:rsidRDefault="00315AB8" w:rsidP="006377DD">
            <w:pPr>
              <w:spacing w:after="0" w:line="240" w:lineRule="auto"/>
              <w:rPr>
                <w:rFonts w:eastAsia="Times New Roman"/>
                <w:i/>
                <w:iCs/>
                <w:lang w:val="en-US"/>
              </w:rPr>
            </w:pPr>
            <w:proofErr w:type="spellStart"/>
            <w:r w:rsidRPr="00235D4A">
              <w:rPr>
                <w:rFonts w:eastAsia="Times New Roman"/>
                <w:i/>
                <w:iCs/>
                <w:lang w:val="en-US"/>
              </w:rPr>
              <w:t>Informática</w:t>
            </w:r>
            <w:proofErr w:type="spellEnd"/>
            <w:r w:rsidRPr="00235D4A">
              <w:rPr>
                <w:rFonts w:eastAsia="Times New Roman"/>
                <w:i/>
                <w:iCs/>
                <w:lang w:val="en-US"/>
              </w:rPr>
              <w:t xml:space="preserve"> </w:t>
            </w:r>
          </w:p>
        </w:tc>
        <w:tc>
          <w:tcPr>
            <w:tcW w:w="932" w:type="pct"/>
            <w:vMerge/>
            <w:shd w:val="clear" w:color="000000" w:fill="FFFFFF"/>
            <w:noWrap/>
            <w:vAlign w:val="center"/>
            <w:hideMark/>
          </w:tcPr>
          <w:p w14:paraId="25ABBC06" w14:textId="516AEED3" w:rsidR="00315AB8" w:rsidRPr="00235D4A" w:rsidRDefault="00315AB8" w:rsidP="006377DD">
            <w:pPr>
              <w:spacing w:after="0" w:line="240" w:lineRule="auto"/>
              <w:jc w:val="center"/>
              <w:rPr>
                <w:rFonts w:eastAsia="Times New Roman"/>
                <w:i/>
                <w:iCs/>
                <w:lang w:val="en-US"/>
              </w:rPr>
            </w:pPr>
          </w:p>
        </w:tc>
      </w:tr>
    </w:tbl>
    <w:p w14:paraId="06CC3A8E" w14:textId="77777777" w:rsidR="00C64626" w:rsidRDefault="00C64626" w:rsidP="00C64626">
      <w:pPr>
        <w:spacing w:after="0" w:line="240" w:lineRule="auto"/>
        <w:ind w:left="0" w:firstLine="0"/>
        <w:jc w:val="both"/>
        <w:rPr>
          <w:b/>
          <w:i/>
        </w:rPr>
      </w:pPr>
    </w:p>
    <w:p w14:paraId="624C5D2F" w14:textId="77777777" w:rsidR="00C64626" w:rsidRDefault="00C64626" w:rsidP="00C64626">
      <w:pPr>
        <w:spacing w:after="0" w:line="240" w:lineRule="auto"/>
        <w:ind w:left="0" w:firstLine="0"/>
        <w:jc w:val="both"/>
        <w:rPr>
          <w:b/>
          <w:i/>
        </w:rPr>
      </w:pPr>
    </w:p>
    <w:p w14:paraId="0DB63315" w14:textId="55B8611E" w:rsidR="00C64626" w:rsidRDefault="00C64626" w:rsidP="00C64626">
      <w:pPr>
        <w:spacing w:after="0" w:line="240" w:lineRule="auto"/>
        <w:ind w:left="0" w:firstLine="0"/>
        <w:jc w:val="both"/>
        <w:rPr>
          <w:b/>
          <w:i/>
        </w:rPr>
      </w:pPr>
      <w:r>
        <w:rPr>
          <w:b/>
          <w:i/>
        </w:rPr>
        <w:t xml:space="preserve">Plan de estudios básica secundaria </w:t>
      </w:r>
    </w:p>
    <w:p w14:paraId="09CFC5F0" w14:textId="77777777" w:rsidR="00C64626" w:rsidRDefault="00C64626" w:rsidP="00C64626">
      <w:pPr>
        <w:spacing w:after="0" w:line="240" w:lineRule="auto"/>
        <w:ind w:left="0" w:firstLine="0"/>
        <w:jc w:val="both"/>
        <w:rPr>
          <w:b/>
          <w:i/>
        </w:rPr>
      </w:pPr>
    </w:p>
    <w:p w14:paraId="45317BEA" w14:textId="24F2404D" w:rsidR="00C64626" w:rsidRPr="00235D4A" w:rsidRDefault="00C64626" w:rsidP="00C64626">
      <w:pPr>
        <w:spacing w:after="0" w:line="240" w:lineRule="auto"/>
        <w:ind w:left="0" w:firstLine="0"/>
        <w:jc w:val="both"/>
        <w:rPr>
          <w:b/>
          <w:i/>
        </w:rPr>
      </w:pPr>
      <w:r w:rsidRPr="00235D4A">
        <w:rPr>
          <w:b/>
          <w:i/>
        </w:rPr>
        <w:t xml:space="preserve">Tabla No. </w:t>
      </w:r>
      <w:r>
        <w:rPr>
          <w:b/>
          <w:i/>
        </w:rPr>
        <w:t>3</w:t>
      </w:r>
      <w:r w:rsidRPr="00235D4A">
        <w:rPr>
          <w:b/>
          <w:i/>
        </w:rPr>
        <w:t xml:space="preserve"> PLAN DE ESTUDIOS </w:t>
      </w:r>
      <w:r>
        <w:rPr>
          <w:b/>
          <w:i/>
        </w:rPr>
        <w:t xml:space="preserve">EDUCACION </w:t>
      </w:r>
      <w:r w:rsidRPr="00235D4A">
        <w:rPr>
          <w:b/>
          <w:i/>
        </w:rPr>
        <w:t xml:space="preserve">BASICA SECUNDARIA </w:t>
      </w:r>
    </w:p>
    <w:p w14:paraId="166B9009" w14:textId="77777777" w:rsidR="00C64626" w:rsidRPr="00235D4A" w:rsidRDefault="00C64626" w:rsidP="00C64626">
      <w:pPr>
        <w:spacing w:after="0" w:line="240" w:lineRule="auto"/>
        <w:jc w:val="both"/>
        <w:rPr>
          <w:b/>
          <w:i/>
        </w:rPr>
      </w:pPr>
    </w:p>
    <w:tbl>
      <w:tblPr>
        <w:tblStyle w:val="Tablaconcuadrcula"/>
        <w:tblW w:w="5000" w:type="pct"/>
        <w:shd w:val="clear" w:color="auto" w:fill="FFFFFF" w:themeFill="background1"/>
        <w:tblLook w:val="04A0" w:firstRow="1" w:lastRow="0" w:firstColumn="1" w:lastColumn="0" w:noHBand="0" w:noVBand="1"/>
      </w:tblPr>
      <w:tblGrid>
        <w:gridCol w:w="3309"/>
        <w:gridCol w:w="2762"/>
        <w:gridCol w:w="2983"/>
      </w:tblGrid>
      <w:tr w:rsidR="00C64626" w:rsidRPr="00235D4A" w14:paraId="78C45D93" w14:textId="77777777" w:rsidTr="00FF0D52">
        <w:tc>
          <w:tcPr>
            <w:tcW w:w="5000" w:type="pct"/>
            <w:gridSpan w:val="3"/>
            <w:shd w:val="clear" w:color="auto" w:fill="A8D08D" w:themeFill="accent6" w:themeFillTint="99"/>
          </w:tcPr>
          <w:p w14:paraId="37815C72" w14:textId="77777777" w:rsidR="00C64626" w:rsidRPr="00235D4A" w:rsidRDefault="00C64626" w:rsidP="006377DD">
            <w:pPr>
              <w:spacing w:after="0"/>
              <w:jc w:val="center"/>
              <w:rPr>
                <w:b/>
                <w:i/>
                <w:szCs w:val="24"/>
              </w:rPr>
            </w:pPr>
            <w:r w:rsidRPr="00235D4A">
              <w:rPr>
                <w:b/>
                <w:i/>
                <w:szCs w:val="24"/>
              </w:rPr>
              <w:t xml:space="preserve">PLAN DE ESTUDIOS BASICA SECUNDARIA </w:t>
            </w:r>
          </w:p>
        </w:tc>
      </w:tr>
      <w:tr w:rsidR="00C64626" w:rsidRPr="00235D4A" w14:paraId="15BA7419" w14:textId="77777777" w:rsidTr="00C64626">
        <w:trPr>
          <w:trHeight w:val="1235"/>
        </w:trPr>
        <w:tc>
          <w:tcPr>
            <w:tcW w:w="1829" w:type="pct"/>
            <w:tcBorders>
              <w:bottom w:val="single" w:sz="4" w:space="0" w:color="auto"/>
            </w:tcBorders>
            <w:shd w:val="clear" w:color="auto" w:fill="FFFFFF" w:themeFill="background1"/>
            <w:vAlign w:val="center"/>
          </w:tcPr>
          <w:p w14:paraId="2046BA47" w14:textId="77777777" w:rsidR="00C64626" w:rsidRPr="00235D4A" w:rsidRDefault="00C64626" w:rsidP="006377DD">
            <w:pPr>
              <w:spacing w:after="0"/>
              <w:jc w:val="center"/>
              <w:rPr>
                <w:b/>
                <w:i/>
                <w:szCs w:val="24"/>
              </w:rPr>
            </w:pPr>
            <w:r w:rsidRPr="00235D4A">
              <w:rPr>
                <w:b/>
                <w:i/>
                <w:szCs w:val="24"/>
              </w:rPr>
              <w:t>ÁREAS OBLIGATORIAS Y FUNDAMENTALES</w:t>
            </w:r>
          </w:p>
        </w:tc>
        <w:tc>
          <w:tcPr>
            <w:tcW w:w="1522" w:type="pct"/>
            <w:tcBorders>
              <w:bottom w:val="single" w:sz="4" w:space="0" w:color="auto"/>
            </w:tcBorders>
            <w:shd w:val="clear" w:color="auto" w:fill="FFFFFF" w:themeFill="background1"/>
            <w:vAlign w:val="center"/>
          </w:tcPr>
          <w:p w14:paraId="54650298" w14:textId="77777777" w:rsidR="00C64626" w:rsidRPr="00235D4A" w:rsidRDefault="00C64626" w:rsidP="006377DD">
            <w:pPr>
              <w:spacing w:after="0"/>
              <w:jc w:val="center"/>
              <w:rPr>
                <w:b/>
                <w:i/>
                <w:szCs w:val="24"/>
              </w:rPr>
            </w:pPr>
            <w:r w:rsidRPr="00235D4A">
              <w:rPr>
                <w:b/>
                <w:i/>
                <w:szCs w:val="24"/>
              </w:rPr>
              <w:t>ASIGNATURAS</w:t>
            </w:r>
          </w:p>
        </w:tc>
        <w:tc>
          <w:tcPr>
            <w:tcW w:w="1649" w:type="pct"/>
            <w:vMerge w:val="restart"/>
            <w:tcBorders>
              <w:bottom w:val="single" w:sz="4" w:space="0" w:color="auto"/>
            </w:tcBorders>
            <w:shd w:val="clear" w:color="auto" w:fill="FFFFFF" w:themeFill="background1"/>
            <w:vAlign w:val="center"/>
          </w:tcPr>
          <w:p w14:paraId="42216207" w14:textId="75A2135E" w:rsidR="00C64626" w:rsidRPr="00235D4A" w:rsidRDefault="00C64626" w:rsidP="006377DD">
            <w:pPr>
              <w:spacing w:after="0"/>
              <w:jc w:val="center"/>
              <w:rPr>
                <w:b/>
                <w:i/>
                <w:szCs w:val="24"/>
              </w:rPr>
            </w:pPr>
          </w:p>
        </w:tc>
      </w:tr>
      <w:tr w:rsidR="00C64626" w:rsidRPr="00235D4A" w14:paraId="1169B385" w14:textId="77777777" w:rsidTr="00C64626">
        <w:trPr>
          <w:trHeight w:val="129"/>
        </w:trPr>
        <w:tc>
          <w:tcPr>
            <w:tcW w:w="1829" w:type="pct"/>
            <w:vMerge w:val="restart"/>
            <w:shd w:val="clear" w:color="auto" w:fill="FFFFFF" w:themeFill="background1"/>
            <w:vAlign w:val="center"/>
          </w:tcPr>
          <w:p w14:paraId="5936FB36"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Ciencias naturales y educación ambiental </w:t>
            </w:r>
          </w:p>
        </w:tc>
        <w:tc>
          <w:tcPr>
            <w:tcW w:w="1522" w:type="pct"/>
            <w:shd w:val="clear" w:color="auto" w:fill="FFFFFF" w:themeFill="background1"/>
            <w:vAlign w:val="center"/>
          </w:tcPr>
          <w:p w14:paraId="2D5036A3" w14:textId="77777777" w:rsidR="00C64626" w:rsidRPr="00235D4A" w:rsidRDefault="00C64626" w:rsidP="006377DD">
            <w:pPr>
              <w:spacing w:after="0"/>
              <w:rPr>
                <w:i/>
                <w:szCs w:val="24"/>
              </w:rPr>
            </w:pPr>
            <w:r w:rsidRPr="00235D4A">
              <w:rPr>
                <w:i/>
                <w:szCs w:val="24"/>
              </w:rPr>
              <w:t xml:space="preserve">Biología  </w:t>
            </w:r>
          </w:p>
        </w:tc>
        <w:tc>
          <w:tcPr>
            <w:tcW w:w="1649" w:type="pct"/>
            <w:vMerge/>
            <w:shd w:val="clear" w:color="auto" w:fill="FFFFFF" w:themeFill="background1"/>
            <w:vAlign w:val="center"/>
          </w:tcPr>
          <w:p w14:paraId="46E9C650" w14:textId="7678E096" w:rsidR="00C64626" w:rsidRPr="00235D4A" w:rsidRDefault="00C64626" w:rsidP="006377DD">
            <w:pPr>
              <w:spacing w:after="0"/>
              <w:jc w:val="center"/>
              <w:rPr>
                <w:i/>
                <w:szCs w:val="24"/>
              </w:rPr>
            </w:pPr>
          </w:p>
        </w:tc>
      </w:tr>
      <w:tr w:rsidR="00C64626" w:rsidRPr="00235D4A" w14:paraId="083640A5" w14:textId="77777777" w:rsidTr="00C64626">
        <w:trPr>
          <w:trHeight w:val="129"/>
        </w:trPr>
        <w:tc>
          <w:tcPr>
            <w:tcW w:w="1829" w:type="pct"/>
            <w:vMerge/>
            <w:shd w:val="clear" w:color="auto" w:fill="FFFFFF" w:themeFill="background1"/>
            <w:vAlign w:val="center"/>
          </w:tcPr>
          <w:p w14:paraId="1F18C199" w14:textId="77777777" w:rsidR="00C64626" w:rsidRPr="00235D4A" w:rsidRDefault="00C64626" w:rsidP="00BD6EE7">
            <w:pPr>
              <w:pStyle w:val="Prrafodelista"/>
              <w:numPr>
                <w:ilvl w:val="0"/>
                <w:numId w:val="52"/>
              </w:numPr>
              <w:spacing w:after="0" w:line="240" w:lineRule="auto"/>
              <w:rPr>
                <w:i/>
                <w:szCs w:val="24"/>
              </w:rPr>
            </w:pPr>
          </w:p>
        </w:tc>
        <w:tc>
          <w:tcPr>
            <w:tcW w:w="1522" w:type="pct"/>
            <w:shd w:val="clear" w:color="auto" w:fill="FFFFFF" w:themeFill="background1"/>
            <w:vAlign w:val="center"/>
          </w:tcPr>
          <w:p w14:paraId="13C7BA9D" w14:textId="77777777" w:rsidR="00C64626" w:rsidRPr="00235D4A" w:rsidRDefault="00C64626" w:rsidP="006377DD">
            <w:pPr>
              <w:spacing w:after="0"/>
              <w:rPr>
                <w:i/>
                <w:szCs w:val="24"/>
              </w:rPr>
            </w:pPr>
            <w:r w:rsidRPr="00235D4A">
              <w:rPr>
                <w:i/>
                <w:szCs w:val="24"/>
              </w:rPr>
              <w:t xml:space="preserve">Química </w:t>
            </w:r>
          </w:p>
        </w:tc>
        <w:tc>
          <w:tcPr>
            <w:tcW w:w="1649" w:type="pct"/>
            <w:vMerge/>
            <w:shd w:val="clear" w:color="auto" w:fill="00B0F0"/>
            <w:vAlign w:val="center"/>
          </w:tcPr>
          <w:p w14:paraId="1C83D2AF" w14:textId="1B29ED06" w:rsidR="00C64626" w:rsidRPr="00235D4A" w:rsidRDefault="00C64626" w:rsidP="006377DD">
            <w:pPr>
              <w:spacing w:after="0"/>
              <w:jc w:val="center"/>
              <w:rPr>
                <w:i/>
                <w:szCs w:val="24"/>
              </w:rPr>
            </w:pPr>
          </w:p>
        </w:tc>
      </w:tr>
      <w:tr w:rsidR="00C64626" w:rsidRPr="00235D4A" w14:paraId="32F1EC24" w14:textId="77777777" w:rsidTr="00C64626">
        <w:trPr>
          <w:trHeight w:val="129"/>
        </w:trPr>
        <w:tc>
          <w:tcPr>
            <w:tcW w:w="1829" w:type="pct"/>
            <w:vMerge/>
            <w:shd w:val="clear" w:color="auto" w:fill="FFFFFF" w:themeFill="background1"/>
            <w:vAlign w:val="center"/>
          </w:tcPr>
          <w:p w14:paraId="245AAED8" w14:textId="77777777" w:rsidR="00C64626" w:rsidRPr="00235D4A" w:rsidRDefault="00C64626" w:rsidP="00BD6EE7">
            <w:pPr>
              <w:pStyle w:val="Prrafodelista"/>
              <w:numPr>
                <w:ilvl w:val="0"/>
                <w:numId w:val="52"/>
              </w:numPr>
              <w:spacing w:after="0" w:line="240" w:lineRule="auto"/>
              <w:rPr>
                <w:i/>
                <w:szCs w:val="24"/>
              </w:rPr>
            </w:pPr>
          </w:p>
        </w:tc>
        <w:tc>
          <w:tcPr>
            <w:tcW w:w="1522" w:type="pct"/>
            <w:shd w:val="clear" w:color="auto" w:fill="FFFFFF" w:themeFill="background1"/>
            <w:vAlign w:val="center"/>
          </w:tcPr>
          <w:p w14:paraId="45F25116" w14:textId="77777777" w:rsidR="00C64626" w:rsidRPr="00235D4A" w:rsidRDefault="00C64626" w:rsidP="006377DD">
            <w:pPr>
              <w:spacing w:after="0"/>
              <w:rPr>
                <w:i/>
                <w:szCs w:val="24"/>
              </w:rPr>
            </w:pPr>
            <w:r w:rsidRPr="00235D4A">
              <w:rPr>
                <w:i/>
                <w:szCs w:val="24"/>
              </w:rPr>
              <w:t xml:space="preserve">Física </w:t>
            </w:r>
          </w:p>
        </w:tc>
        <w:tc>
          <w:tcPr>
            <w:tcW w:w="1649" w:type="pct"/>
            <w:vMerge/>
            <w:shd w:val="clear" w:color="auto" w:fill="00B0F0"/>
            <w:vAlign w:val="center"/>
          </w:tcPr>
          <w:p w14:paraId="15492A8C" w14:textId="47861D2C" w:rsidR="00C64626" w:rsidRPr="00235D4A" w:rsidRDefault="00C64626" w:rsidP="006377DD">
            <w:pPr>
              <w:spacing w:after="0"/>
              <w:jc w:val="center"/>
              <w:rPr>
                <w:i/>
                <w:szCs w:val="24"/>
              </w:rPr>
            </w:pPr>
          </w:p>
        </w:tc>
      </w:tr>
      <w:tr w:rsidR="00C64626" w:rsidRPr="00235D4A" w14:paraId="36859AC5" w14:textId="77777777" w:rsidTr="00C64626">
        <w:tc>
          <w:tcPr>
            <w:tcW w:w="1829" w:type="pct"/>
            <w:shd w:val="clear" w:color="auto" w:fill="FFFFFF" w:themeFill="background1"/>
            <w:vAlign w:val="center"/>
          </w:tcPr>
          <w:p w14:paraId="05FCEC29"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Ciencias Sociales, económicas y políticas. </w:t>
            </w:r>
          </w:p>
        </w:tc>
        <w:tc>
          <w:tcPr>
            <w:tcW w:w="1522" w:type="pct"/>
            <w:shd w:val="clear" w:color="auto" w:fill="FFFFFF" w:themeFill="background1"/>
            <w:vAlign w:val="center"/>
          </w:tcPr>
          <w:p w14:paraId="52FC9485" w14:textId="77777777" w:rsidR="00C64626" w:rsidRPr="00235D4A" w:rsidRDefault="00C64626" w:rsidP="006377DD">
            <w:pPr>
              <w:spacing w:after="0"/>
              <w:rPr>
                <w:i/>
                <w:szCs w:val="24"/>
              </w:rPr>
            </w:pPr>
            <w:r w:rsidRPr="00235D4A">
              <w:rPr>
                <w:i/>
                <w:szCs w:val="24"/>
              </w:rPr>
              <w:t xml:space="preserve">Ciencias Sociales </w:t>
            </w:r>
          </w:p>
        </w:tc>
        <w:tc>
          <w:tcPr>
            <w:tcW w:w="1649" w:type="pct"/>
            <w:vMerge/>
            <w:shd w:val="clear" w:color="auto" w:fill="FFFFFF" w:themeFill="background1"/>
            <w:vAlign w:val="center"/>
          </w:tcPr>
          <w:p w14:paraId="30DD57FF" w14:textId="6390A2E8" w:rsidR="00C64626" w:rsidRPr="00235D4A" w:rsidRDefault="00C64626" w:rsidP="006377DD">
            <w:pPr>
              <w:spacing w:after="0"/>
              <w:jc w:val="center"/>
              <w:rPr>
                <w:i/>
                <w:szCs w:val="24"/>
              </w:rPr>
            </w:pPr>
          </w:p>
        </w:tc>
      </w:tr>
      <w:tr w:rsidR="00C64626" w:rsidRPr="00235D4A" w14:paraId="7A9CBAEE" w14:textId="77777777" w:rsidTr="00C64626">
        <w:trPr>
          <w:trHeight w:val="194"/>
        </w:trPr>
        <w:tc>
          <w:tcPr>
            <w:tcW w:w="1829" w:type="pct"/>
            <w:vMerge w:val="restart"/>
            <w:shd w:val="clear" w:color="auto" w:fill="FFFFFF" w:themeFill="background1"/>
            <w:vAlign w:val="center"/>
          </w:tcPr>
          <w:p w14:paraId="3E8F35D5"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Educación artística y cultural </w:t>
            </w:r>
          </w:p>
        </w:tc>
        <w:tc>
          <w:tcPr>
            <w:tcW w:w="1522" w:type="pct"/>
            <w:shd w:val="clear" w:color="auto" w:fill="FFFFFF" w:themeFill="background1"/>
            <w:vAlign w:val="center"/>
          </w:tcPr>
          <w:p w14:paraId="1711040C" w14:textId="77777777" w:rsidR="00C64626" w:rsidRPr="00235D4A" w:rsidRDefault="00C64626" w:rsidP="006377DD">
            <w:pPr>
              <w:spacing w:after="0"/>
              <w:rPr>
                <w:i/>
                <w:szCs w:val="24"/>
              </w:rPr>
            </w:pPr>
            <w:r w:rsidRPr="00235D4A">
              <w:rPr>
                <w:i/>
                <w:szCs w:val="24"/>
              </w:rPr>
              <w:t>Dibujo</w:t>
            </w:r>
          </w:p>
        </w:tc>
        <w:tc>
          <w:tcPr>
            <w:tcW w:w="1649" w:type="pct"/>
            <w:vMerge/>
            <w:shd w:val="clear" w:color="auto" w:fill="FFFFFF" w:themeFill="background1"/>
            <w:vAlign w:val="center"/>
          </w:tcPr>
          <w:p w14:paraId="31829BB8" w14:textId="1414DB3A" w:rsidR="00C64626" w:rsidRPr="00235D4A" w:rsidRDefault="00C64626" w:rsidP="006377DD">
            <w:pPr>
              <w:spacing w:after="0"/>
              <w:jc w:val="center"/>
              <w:rPr>
                <w:i/>
                <w:szCs w:val="24"/>
              </w:rPr>
            </w:pPr>
          </w:p>
        </w:tc>
      </w:tr>
      <w:tr w:rsidR="00C64626" w:rsidRPr="00235D4A" w14:paraId="2B78DCD4" w14:textId="77777777" w:rsidTr="00C64626">
        <w:trPr>
          <w:trHeight w:val="193"/>
        </w:trPr>
        <w:tc>
          <w:tcPr>
            <w:tcW w:w="1829" w:type="pct"/>
            <w:vMerge/>
            <w:shd w:val="clear" w:color="auto" w:fill="FFFFFF" w:themeFill="background1"/>
            <w:vAlign w:val="center"/>
          </w:tcPr>
          <w:p w14:paraId="69BC3B89" w14:textId="77777777" w:rsidR="00C64626" w:rsidRPr="00235D4A" w:rsidRDefault="00C64626" w:rsidP="00BD6EE7">
            <w:pPr>
              <w:pStyle w:val="Prrafodelista"/>
              <w:numPr>
                <w:ilvl w:val="0"/>
                <w:numId w:val="52"/>
              </w:numPr>
              <w:spacing w:after="0" w:line="240" w:lineRule="auto"/>
              <w:rPr>
                <w:i/>
                <w:szCs w:val="24"/>
              </w:rPr>
            </w:pPr>
          </w:p>
        </w:tc>
        <w:tc>
          <w:tcPr>
            <w:tcW w:w="1522" w:type="pct"/>
            <w:shd w:val="clear" w:color="auto" w:fill="FFFFFF" w:themeFill="background1"/>
            <w:vAlign w:val="center"/>
          </w:tcPr>
          <w:p w14:paraId="7544F95E" w14:textId="77777777" w:rsidR="00C64626" w:rsidRPr="00235D4A" w:rsidRDefault="00C64626" w:rsidP="006377DD">
            <w:pPr>
              <w:spacing w:after="0"/>
              <w:rPr>
                <w:i/>
                <w:szCs w:val="24"/>
              </w:rPr>
            </w:pPr>
            <w:r w:rsidRPr="00235D4A">
              <w:rPr>
                <w:i/>
                <w:szCs w:val="24"/>
              </w:rPr>
              <w:t xml:space="preserve">Música </w:t>
            </w:r>
          </w:p>
        </w:tc>
        <w:tc>
          <w:tcPr>
            <w:tcW w:w="1649" w:type="pct"/>
            <w:vMerge/>
            <w:shd w:val="clear" w:color="auto" w:fill="FFFFFF" w:themeFill="background1"/>
            <w:vAlign w:val="center"/>
          </w:tcPr>
          <w:p w14:paraId="014ABE72" w14:textId="26CF6759" w:rsidR="00C64626" w:rsidRPr="00235D4A" w:rsidRDefault="00C64626" w:rsidP="006377DD">
            <w:pPr>
              <w:spacing w:after="0"/>
              <w:jc w:val="center"/>
              <w:rPr>
                <w:i/>
                <w:szCs w:val="24"/>
              </w:rPr>
            </w:pPr>
          </w:p>
        </w:tc>
      </w:tr>
      <w:tr w:rsidR="00C64626" w:rsidRPr="00235D4A" w14:paraId="1EB6AFA2" w14:textId="77777777" w:rsidTr="00C64626">
        <w:tc>
          <w:tcPr>
            <w:tcW w:w="1829" w:type="pct"/>
            <w:shd w:val="clear" w:color="auto" w:fill="FFFFFF" w:themeFill="background1"/>
            <w:vAlign w:val="center"/>
          </w:tcPr>
          <w:p w14:paraId="56BC7A72"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Educación ética y valores humanos </w:t>
            </w:r>
          </w:p>
        </w:tc>
        <w:tc>
          <w:tcPr>
            <w:tcW w:w="1522" w:type="pct"/>
            <w:shd w:val="clear" w:color="auto" w:fill="FFFFFF" w:themeFill="background1"/>
            <w:vAlign w:val="center"/>
          </w:tcPr>
          <w:p w14:paraId="17B24D0F" w14:textId="77777777" w:rsidR="00C64626" w:rsidRPr="00235D4A" w:rsidRDefault="00C64626" w:rsidP="006377DD">
            <w:pPr>
              <w:spacing w:after="0"/>
              <w:rPr>
                <w:i/>
                <w:szCs w:val="24"/>
              </w:rPr>
            </w:pPr>
            <w:r w:rsidRPr="00235D4A">
              <w:rPr>
                <w:i/>
                <w:szCs w:val="24"/>
              </w:rPr>
              <w:t xml:space="preserve">Ética y valores </w:t>
            </w:r>
          </w:p>
        </w:tc>
        <w:tc>
          <w:tcPr>
            <w:tcW w:w="1649" w:type="pct"/>
            <w:vMerge/>
            <w:shd w:val="clear" w:color="auto" w:fill="FFFFFF" w:themeFill="background1"/>
            <w:vAlign w:val="center"/>
          </w:tcPr>
          <w:p w14:paraId="6757647B" w14:textId="13F3F2AA" w:rsidR="00C64626" w:rsidRPr="00235D4A" w:rsidRDefault="00C64626" w:rsidP="006377DD">
            <w:pPr>
              <w:spacing w:after="0"/>
              <w:jc w:val="center"/>
              <w:rPr>
                <w:i/>
                <w:szCs w:val="24"/>
              </w:rPr>
            </w:pPr>
          </w:p>
        </w:tc>
      </w:tr>
      <w:tr w:rsidR="00C64626" w:rsidRPr="00235D4A" w14:paraId="75469A4C" w14:textId="77777777" w:rsidTr="00C64626">
        <w:tc>
          <w:tcPr>
            <w:tcW w:w="1829" w:type="pct"/>
            <w:shd w:val="clear" w:color="auto" w:fill="FFFFFF" w:themeFill="background1"/>
            <w:vAlign w:val="center"/>
          </w:tcPr>
          <w:p w14:paraId="617C915F" w14:textId="77777777" w:rsidR="00C64626" w:rsidRPr="00235D4A" w:rsidRDefault="00C64626" w:rsidP="00BD6EE7">
            <w:pPr>
              <w:pStyle w:val="Prrafodelista"/>
              <w:numPr>
                <w:ilvl w:val="0"/>
                <w:numId w:val="52"/>
              </w:numPr>
              <w:spacing w:after="0" w:line="240" w:lineRule="auto"/>
              <w:rPr>
                <w:i/>
                <w:szCs w:val="24"/>
              </w:rPr>
            </w:pPr>
            <w:r w:rsidRPr="00235D4A">
              <w:rPr>
                <w:i/>
                <w:szCs w:val="24"/>
              </w:rPr>
              <w:t>Educación física, recreación y deportes</w:t>
            </w:r>
          </w:p>
        </w:tc>
        <w:tc>
          <w:tcPr>
            <w:tcW w:w="1522" w:type="pct"/>
            <w:shd w:val="clear" w:color="auto" w:fill="FFFFFF" w:themeFill="background1"/>
            <w:vAlign w:val="center"/>
          </w:tcPr>
          <w:p w14:paraId="02E1DA35" w14:textId="77777777" w:rsidR="00C64626" w:rsidRPr="00235D4A" w:rsidRDefault="00C64626" w:rsidP="006377DD">
            <w:pPr>
              <w:spacing w:after="0"/>
              <w:rPr>
                <w:i/>
                <w:szCs w:val="24"/>
              </w:rPr>
            </w:pPr>
            <w:r w:rsidRPr="00235D4A">
              <w:rPr>
                <w:i/>
                <w:szCs w:val="24"/>
              </w:rPr>
              <w:t xml:space="preserve">Educación física </w:t>
            </w:r>
          </w:p>
        </w:tc>
        <w:tc>
          <w:tcPr>
            <w:tcW w:w="1649" w:type="pct"/>
            <w:vMerge/>
            <w:shd w:val="clear" w:color="auto" w:fill="FFFFFF" w:themeFill="background1"/>
            <w:vAlign w:val="center"/>
          </w:tcPr>
          <w:p w14:paraId="41911104" w14:textId="2065A29F" w:rsidR="00C64626" w:rsidRPr="00235D4A" w:rsidRDefault="00C64626" w:rsidP="006377DD">
            <w:pPr>
              <w:spacing w:after="0"/>
              <w:jc w:val="center"/>
              <w:rPr>
                <w:i/>
                <w:szCs w:val="24"/>
              </w:rPr>
            </w:pPr>
          </w:p>
        </w:tc>
      </w:tr>
      <w:tr w:rsidR="00C64626" w:rsidRPr="00235D4A" w14:paraId="0898F487" w14:textId="77777777" w:rsidTr="00C64626">
        <w:tc>
          <w:tcPr>
            <w:tcW w:w="1829" w:type="pct"/>
            <w:shd w:val="clear" w:color="auto" w:fill="FFFFFF" w:themeFill="background1"/>
            <w:vAlign w:val="center"/>
          </w:tcPr>
          <w:p w14:paraId="309A3944"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Educación religiosa </w:t>
            </w:r>
          </w:p>
        </w:tc>
        <w:tc>
          <w:tcPr>
            <w:tcW w:w="1522" w:type="pct"/>
            <w:shd w:val="clear" w:color="auto" w:fill="FFFFFF" w:themeFill="background1"/>
            <w:vAlign w:val="center"/>
          </w:tcPr>
          <w:p w14:paraId="2793AFA9" w14:textId="77777777" w:rsidR="00C64626" w:rsidRPr="00235D4A" w:rsidRDefault="00C64626" w:rsidP="006377DD">
            <w:pPr>
              <w:spacing w:after="0"/>
              <w:rPr>
                <w:i/>
                <w:szCs w:val="24"/>
              </w:rPr>
            </w:pPr>
            <w:r w:rsidRPr="00235D4A">
              <w:rPr>
                <w:i/>
                <w:szCs w:val="24"/>
              </w:rPr>
              <w:t xml:space="preserve">Religión </w:t>
            </w:r>
          </w:p>
        </w:tc>
        <w:tc>
          <w:tcPr>
            <w:tcW w:w="1649" w:type="pct"/>
            <w:vMerge/>
            <w:shd w:val="clear" w:color="auto" w:fill="FFFFFF" w:themeFill="background1"/>
            <w:vAlign w:val="center"/>
          </w:tcPr>
          <w:p w14:paraId="23B241F4" w14:textId="48094F1F" w:rsidR="00C64626" w:rsidRPr="00235D4A" w:rsidRDefault="00C64626" w:rsidP="006377DD">
            <w:pPr>
              <w:spacing w:after="0"/>
              <w:jc w:val="center"/>
              <w:rPr>
                <w:i/>
                <w:szCs w:val="24"/>
              </w:rPr>
            </w:pPr>
          </w:p>
        </w:tc>
      </w:tr>
      <w:tr w:rsidR="00C64626" w:rsidRPr="00235D4A" w14:paraId="09CED9F4" w14:textId="77777777" w:rsidTr="00C64626">
        <w:tc>
          <w:tcPr>
            <w:tcW w:w="1829" w:type="pct"/>
            <w:shd w:val="clear" w:color="auto" w:fill="FFFFFF" w:themeFill="background1"/>
            <w:vAlign w:val="center"/>
          </w:tcPr>
          <w:p w14:paraId="6EE98C13"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Humanidades lengua castellana </w:t>
            </w:r>
          </w:p>
        </w:tc>
        <w:tc>
          <w:tcPr>
            <w:tcW w:w="1522" w:type="pct"/>
            <w:shd w:val="clear" w:color="auto" w:fill="FFFFFF" w:themeFill="background1"/>
            <w:vAlign w:val="center"/>
          </w:tcPr>
          <w:p w14:paraId="10AF951D" w14:textId="77777777" w:rsidR="00C64626" w:rsidRPr="00235D4A" w:rsidRDefault="00C64626" w:rsidP="006377DD">
            <w:pPr>
              <w:spacing w:after="0"/>
              <w:rPr>
                <w:i/>
                <w:szCs w:val="24"/>
              </w:rPr>
            </w:pPr>
            <w:r w:rsidRPr="00235D4A">
              <w:rPr>
                <w:i/>
                <w:szCs w:val="24"/>
              </w:rPr>
              <w:t xml:space="preserve">Castellano </w:t>
            </w:r>
          </w:p>
        </w:tc>
        <w:tc>
          <w:tcPr>
            <w:tcW w:w="1649" w:type="pct"/>
            <w:vMerge/>
            <w:shd w:val="clear" w:color="auto" w:fill="FFFFFF" w:themeFill="background1"/>
            <w:vAlign w:val="center"/>
          </w:tcPr>
          <w:p w14:paraId="1C3DCC2F" w14:textId="58D60101" w:rsidR="00C64626" w:rsidRPr="00235D4A" w:rsidRDefault="00C64626" w:rsidP="006377DD">
            <w:pPr>
              <w:spacing w:after="0"/>
              <w:jc w:val="center"/>
              <w:rPr>
                <w:i/>
                <w:szCs w:val="24"/>
              </w:rPr>
            </w:pPr>
          </w:p>
        </w:tc>
      </w:tr>
      <w:tr w:rsidR="00C64626" w:rsidRPr="00235D4A" w14:paraId="0344E04A" w14:textId="77777777" w:rsidTr="00C64626">
        <w:tc>
          <w:tcPr>
            <w:tcW w:w="1829" w:type="pct"/>
            <w:shd w:val="clear" w:color="auto" w:fill="FFFFFF" w:themeFill="background1"/>
            <w:vAlign w:val="center"/>
          </w:tcPr>
          <w:p w14:paraId="448A19B8" w14:textId="7C91D4BA" w:rsidR="00C64626" w:rsidRPr="00235D4A" w:rsidRDefault="00C64626" w:rsidP="00BD6EE7">
            <w:pPr>
              <w:pStyle w:val="Prrafodelista"/>
              <w:numPr>
                <w:ilvl w:val="0"/>
                <w:numId w:val="52"/>
              </w:numPr>
              <w:spacing w:after="0" w:line="240" w:lineRule="auto"/>
              <w:rPr>
                <w:i/>
                <w:szCs w:val="24"/>
              </w:rPr>
            </w:pPr>
            <w:r>
              <w:rPr>
                <w:i/>
                <w:szCs w:val="24"/>
              </w:rPr>
              <w:t xml:space="preserve">Educación artística </w:t>
            </w:r>
          </w:p>
        </w:tc>
        <w:tc>
          <w:tcPr>
            <w:tcW w:w="1522" w:type="pct"/>
            <w:shd w:val="clear" w:color="auto" w:fill="FFFFFF" w:themeFill="background1"/>
            <w:vAlign w:val="center"/>
          </w:tcPr>
          <w:p w14:paraId="010973FA" w14:textId="5A6BCCF9" w:rsidR="00C64626" w:rsidRPr="00235D4A" w:rsidRDefault="00C64626" w:rsidP="006377DD">
            <w:pPr>
              <w:spacing w:after="0"/>
              <w:rPr>
                <w:i/>
                <w:szCs w:val="24"/>
              </w:rPr>
            </w:pPr>
            <w:r>
              <w:rPr>
                <w:i/>
                <w:szCs w:val="24"/>
              </w:rPr>
              <w:t xml:space="preserve">Danzas </w:t>
            </w:r>
          </w:p>
        </w:tc>
        <w:tc>
          <w:tcPr>
            <w:tcW w:w="1649" w:type="pct"/>
            <w:vMerge/>
            <w:shd w:val="clear" w:color="auto" w:fill="FFFFFF" w:themeFill="background1"/>
            <w:vAlign w:val="center"/>
          </w:tcPr>
          <w:p w14:paraId="62B2DFE9" w14:textId="77777777" w:rsidR="00C64626" w:rsidRPr="00235D4A" w:rsidRDefault="00C64626" w:rsidP="006377DD">
            <w:pPr>
              <w:spacing w:after="0"/>
              <w:jc w:val="center"/>
              <w:rPr>
                <w:i/>
                <w:szCs w:val="24"/>
              </w:rPr>
            </w:pPr>
          </w:p>
        </w:tc>
      </w:tr>
      <w:tr w:rsidR="00C64626" w:rsidRPr="00235D4A" w14:paraId="0061F668" w14:textId="77777777" w:rsidTr="00C64626">
        <w:tc>
          <w:tcPr>
            <w:tcW w:w="1829" w:type="pct"/>
            <w:shd w:val="clear" w:color="auto" w:fill="FFFFFF" w:themeFill="background1"/>
            <w:vAlign w:val="center"/>
          </w:tcPr>
          <w:p w14:paraId="5F8C25ED"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Humanidades idioma extranjero </w:t>
            </w:r>
          </w:p>
        </w:tc>
        <w:tc>
          <w:tcPr>
            <w:tcW w:w="1522" w:type="pct"/>
            <w:shd w:val="clear" w:color="auto" w:fill="FFFFFF" w:themeFill="background1"/>
            <w:vAlign w:val="center"/>
          </w:tcPr>
          <w:p w14:paraId="1E97EF75" w14:textId="77777777" w:rsidR="00C64626" w:rsidRPr="00235D4A" w:rsidRDefault="00C64626" w:rsidP="006377DD">
            <w:pPr>
              <w:spacing w:after="0"/>
              <w:rPr>
                <w:i/>
                <w:szCs w:val="24"/>
              </w:rPr>
            </w:pPr>
            <w:r w:rsidRPr="00235D4A">
              <w:rPr>
                <w:i/>
                <w:szCs w:val="24"/>
              </w:rPr>
              <w:t xml:space="preserve">Inglés </w:t>
            </w:r>
          </w:p>
        </w:tc>
        <w:tc>
          <w:tcPr>
            <w:tcW w:w="1649" w:type="pct"/>
            <w:vMerge/>
            <w:shd w:val="clear" w:color="auto" w:fill="FFFFFF" w:themeFill="background1"/>
            <w:vAlign w:val="center"/>
          </w:tcPr>
          <w:p w14:paraId="4133EEEE" w14:textId="3DA59022" w:rsidR="00C64626" w:rsidRPr="00235D4A" w:rsidRDefault="00C64626" w:rsidP="006377DD">
            <w:pPr>
              <w:spacing w:after="0"/>
              <w:jc w:val="center"/>
              <w:rPr>
                <w:i/>
                <w:szCs w:val="24"/>
              </w:rPr>
            </w:pPr>
          </w:p>
        </w:tc>
      </w:tr>
      <w:tr w:rsidR="00C64626" w:rsidRPr="00235D4A" w14:paraId="59410E29" w14:textId="77777777" w:rsidTr="00C64626">
        <w:tc>
          <w:tcPr>
            <w:tcW w:w="1829" w:type="pct"/>
            <w:shd w:val="clear" w:color="auto" w:fill="FFFFFF" w:themeFill="background1"/>
            <w:vAlign w:val="center"/>
          </w:tcPr>
          <w:p w14:paraId="4936B45F"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Filosofía </w:t>
            </w:r>
          </w:p>
        </w:tc>
        <w:tc>
          <w:tcPr>
            <w:tcW w:w="1522" w:type="pct"/>
            <w:shd w:val="clear" w:color="auto" w:fill="FFFFFF" w:themeFill="background1"/>
            <w:vAlign w:val="center"/>
          </w:tcPr>
          <w:p w14:paraId="52B26A04" w14:textId="77777777" w:rsidR="00C64626" w:rsidRPr="00235D4A" w:rsidRDefault="00C64626" w:rsidP="006377DD">
            <w:pPr>
              <w:spacing w:after="0"/>
              <w:rPr>
                <w:i/>
                <w:szCs w:val="24"/>
              </w:rPr>
            </w:pPr>
            <w:r w:rsidRPr="00235D4A">
              <w:rPr>
                <w:i/>
                <w:szCs w:val="24"/>
              </w:rPr>
              <w:t xml:space="preserve">Filosofía </w:t>
            </w:r>
          </w:p>
        </w:tc>
        <w:tc>
          <w:tcPr>
            <w:tcW w:w="1649" w:type="pct"/>
            <w:vMerge/>
            <w:shd w:val="clear" w:color="auto" w:fill="00B0F0"/>
            <w:vAlign w:val="center"/>
          </w:tcPr>
          <w:p w14:paraId="2DA2CA8B" w14:textId="1101406A" w:rsidR="00C64626" w:rsidRPr="00235D4A" w:rsidRDefault="00C64626" w:rsidP="006377DD">
            <w:pPr>
              <w:spacing w:after="0"/>
              <w:jc w:val="center"/>
              <w:rPr>
                <w:i/>
                <w:szCs w:val="24"/>
              </w:rPr>
            </w:pPr>
          </w:p>
        </w:tc>
      </w:tr>
      <w:tr w:rsidR="00C64626" w:rsidRPr="00235D4A" w14:paraId="308A77B1" w14:textId="77777777" w:rsidTr="00C64626">
        <w:tc>
          <w:tcPr>
            <w:tcW w:w="1829" w:type="pct"/>
            <w:shd w:val="clear" w:color="auto" w:fill="FFFFFF" w:themeFill="background1"/>
            <w:vAlign w:val="center"/>
          </w:tcPr>
          <w:p w14:paraId="2FC928AA"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Matemáticas </w:t>
            </w:r>
          </w:p>
        </w:tc>
        <w:tc>
          <w:tcPr>
            <w:tcW w:w="1522" w:type="pct"/>
            <w:shd w:val="clear" w:color="auto" w:fill="FFFFFF" w:themeFill="background1"/>
            <w:vAlign w:val="center"/>
          </w:tcPr>
          <w:p w14:paraId="5329DF91" w14:textId="77777777" w:rsidR="00C64626" w:rsidRPr="00235D4A" w:rsidRDefault="00C64626" w:rsidP="006377DD">
            <w:pPr>
              <w:spacing w:after="0"/>
              <w:rPr>
                <w:i/>
                <w:szCs w:val="24"/>
              </w:rPr>
            </w:pPr>
            <w:r w:rsidRPr="00235D4A">
              <w:rPr>
                <w:i/>
                <w:szCs w:val="24"/>
              </w:rPr>
              <w:t xml:space="preserve">Matemáticas </w:t>
            </w:r>
          </w:p>
        </w:tc>
        <w:tc>
          <w:tcPr>
            <w:tcW w:w="1649" w:type="pct"/>
            <w:vMerge/>
            <w:shd w:val="clear" w:color="auto" w:fill="FFFFFF" w:themeFill="background1"/>
            <w:vAlign w:val="center"/>
          </w:tcPr>
          <w:p w14:paraId="53C7BC2A" w14:textId="38C47C67" w:rsidR="00C64626" w:rsidRPr="00235D4A" w:rsidRDefault="00C64626" w:rsidP="006377DD">
            <w:pPr>
              <w:spacing w:after="0"/>
              <w:jc w:val="center"/>
              <w:rPr>
                <w:i/>
                <w:szCs w:val="24"/>
              </w:rPr>
            </w:pPr>
          </w:p>
        </w:tc>
      </w:tr>
      <w:tr w:rsidR="00C64626" w:rsidRPr="00235D4A" w14:paraId="575C0694" w14:textId="77777777" w:rsidTr="00C64626">
        <w:tc>
          <w:tcPr>
            <w:tcW w:w="1829" w:type="pct"/>
            <w:shd w:val="clear" w:color="auto" w:fill="FFFFFF" w:themeFill="background1"/>
            <w:vAlign w:val="center"/>
          </w:tcPr>
          <w:p w14:paraId="4B1E925F" w14:textId="77777777" w:rsidR="00C64626" w:rsidRPr="00235D4A" w:rsidRDefault="00C64626" w:rsidP="00BD6EE7">
            <w:pPr>
              <w:pStyle w:val="Prrafodelista"/>
              <w:numPr>
                <w:ilvl w:val="0"/>
                <w:numId w:val="52"/>
              </w:numPr>
              <w:spacing w:after="0" w:line="240" w:lineRule="auto"/>
              <w:rPr>
                <w:i/>
                <w:szCs w:val="24"/>
              </w:rPr>
            </w:pPr>
            <w:r w:rsidRPr="00235D4A">
              <w:rPr>
                <w:i/>
                <w:szCs w:val="24"/>
              </w:rPr>
              <w:t xml:space="preserve">Tecnología e informática </w:t>
            </w:r>
          </w:p>
        </w:tc>
        <w:tc>
          <w:tcPr>
            <w:tcW w:w="1522" w:type="pct"/>
            <w:shd w:val="clear" w:color="auto" w:fill="FFFFFF" w:themeFill="background1"/>
            <w:vAlign w:val="center"/>
          </w:tcPr>
          <w:p w14:paraId="6EE234E1" w14:textId="77777777" w:rsidR="00C64626" w:rsidRPr="00235D4A" w:rsidRDefault="00C64626" w:rsidP="006377DD">
            <w:pPr>
              <w:spacing w:after="0"/>
              <w:rPr>
                <w:i/>
                <w:szCs w:val="24"/>
              </w:rPr>
            </w:pPr>
            <w:r w:rsidRPr="00235D4A">
              <w:rPr>
                <w:i/>
                <w:szCs w:val="24"/>
              </w:rPr>
              <w:t xml:space="preserve">Informática </w:t>
            </w:r>
          </w:p>
        </w:tc>
        <w:tc>
          <w:tcPr>
            <w:tcW w:w="1649" w:type="pct"/>
            <w:vMerge/>
            <w:shd w:val="clear" w:color="auto" w:fill="FFFFFF" w:themeFill="background1"/>
            <w:vAlign w:val="center"/>
          </w:tcPr>
          <w:p w14:paraId="625E5126" w14:textId="0DC7B0BA" w:rsidR="00C64626" w:rsidRPr="00235D4A" w:rsidRDefault="00C64626" w:rsidP="006377DD">
            <w:pPr>
              <w:spacing w:after="0"/>
              <w:jc w:val="center"/>
              <w:rPr>
                <w:i/>
                <w:szCs w:val="24"/>
              </w:rPr>
            </w:pPr>
          </w:p>
        </w:tc>
      </w:tr>
    </w:tbl>
    <w:p w14:paraId="54B3AA6A" w14:textId="32A1CA27" w:rsidR="00635938" w:rsidRDefault="00635938" w:rsidP="00C64626">
      <w:pPr>
        <w:spacing w:line="360" w:lineRule="auto"/>
        <w:ind w:left="0" w:firstLine="0"/>
        <w:jc w:val="both"/>
        <w:rPr>
          <w:rFonts w:ascii="Times New Roman" w:hAnsi="Times New Roman" w:cs="Times New Roman"/>
          <w:b/>
          <w:bCs/>
          <w:i/>
          <w:lang w:val="es-CO"/>
        </w:rPr>
      </w:pPr>
    </w:p>
    <w:p w14:paraId="03D50925" w14:textId="5E1D9F55" w:rsidR="00CA2CE5" w:rsidRDefault="00CA2CE5" w:rsidP="00C64626">
      <w:pPr>
        <w:spacing w:line="360" w:lineRule="auto"/>
        <w:ind w:left="0" w:firstLine="0"/>
        <w:jc w:val="both"/>
        <w:rPr>
          <w:rFonts w:ascii="Times New Roman" w:hAnsi="Times New Roman" w:cs="Times New Roman"/>
          <w:b/>
          <w:bCs/>
          <w:i/>
          <w:lang w:val="es-CO"/>
        </w:rPr>
      </w:pPr>
      <w:r>
        <w:rPr>
          <w:rFonts w:ascii="Times New Roman" w:hAnsi="Times New Roman" w:cs="Times New Roman"/>
          <w:b/>
          <w:bCs/>
          <w:i/>
          <w:lang w:val="es-CO"/>
        </w:rPr>
        <w:t xml:space="preserve">Plan de estudios Media Académica </w:t>
      </w:r>
    </w:p>
    <w:p w14:paraId="55203C5A" w14:textId="2A7B2029" w:rsidR="00CA2CE5" w:rsidRDefault="00CA2CE5" w:rsidP="00C64626">
      <w:pPr>
        <w:spacing w:line="360" w:lineRule="auto"/>
        <w:ind w:left="0" w:firstLine="0"/>
        <w:jc w:val="both"/>
        <w:rPr>
          <w:rFonts w:ascii="Times New Roman" w:hAnsi="Times New Roman" w:cs="Times New Roman"/>
          <w:b/>
          <w:bCs/>
          <w:i/>
          <w:lang w:val="es-CO"/>
        </w:rPr>
      </w:pPr>
    </w:p>
    <w:p w14:paraId="508D991D" w14:textId="115192D0" w:rsidR="00CA2CE5" w:rsidRDefault="00CA2CE5" w:rsidP="00CA2CE5">
      <w:pPr>
        <w:spacing w:line="360" w:lineRule="auto"/>
        <w:ind w:left="0" w:firstLine="0"/>
        <w:jc w:val="both"/>
        <w:rPr>
          <w:rFonts w:ascii="Times New Roman" w:hAnsi="Times New Roman" w:cs="Times New Roman"/>
          <w:b/>
          <w:bCs/>
          <w:i/>
          <w:lang w:val="es-CO"/>
        </w:rPr>
      </w:pPr>
      <w:r>
        <w:rPr>
          <w:rFonts w:ascii="Times New Roman" w:hAnsi="Times New Roman" w:cs="Times New Roman"/>
          <w:b/>
          <w:bCs/>
          <w:i/>
          <w:lang w:val="es-CO"/>
        </w:rPr>
        <w:t>Tabla No. 4 Plan de estudios Media Académica</w:t>
      </w:r>
    </w:p>
    <w:p w14:paraId="770F86A3" w14:textId="77777777" w:rsidR="00CA2CE5" w:rsidRDefault="00CA2CE5" w:rsidP="00C64626">
      <w:pPr>
        <w:spacing w:line="360" w:lineRule="auto"/>
        <w:ind w:left="0" w:firstLine="0"/>
        <w:jc w:val="both"/>
        <w:rPr>
          <w:rFonts w:ascii="Times New Roman" w:hAnsi="Times New Roman" w:cs="Times New Roman"/>
          <w:b/>
          <w:bCs/>
          <w:i/>
          <w:lang w:val="es-CO"/>
        </w:rPr>
      </w:pPr>
    </w:p>
    <w:tbl>
      <w:tblPr>
        <w:tblStyle w:val="Tablaconcuadrcula"/>
        <w:tblW w:w="5000" w:type="pct"/>
        <w:shd w:val="clear" w:color="auto" w:fill="FFFFFF" w:themeFill="background1"/>
        <w:tblLook w:val="04A0" w:firstRow="1" w:lastRow="0" w:firstColumn="1" w:lastColumn="0" w:noHBand="0" w:noVBand="1"/>
      </w:tblPr>
      <w:tblGrid>
        <w:gridCol w:w="4602"/>
        <w:gridCol w:w="2762"/>
        <w:gridCol w:w="1690"/>
      </w:tblGrid>
      <w:tr w:rsidR="00CA2CE5" w:rsidRPr="00235D4A" w14:paraId="6D9CDAD5" w14:textId="77777777" w:rsidTr="00FF0D52">
        <w:tc>
          <w:tcPr>
            <w:tcW w:w="5000" w:type="pct"/>
            <w:gridSpan w:val="3"/>
            <w:shd w:val="clear" w:color="auto" w:fill="A8D08D" w:themeFill="accent6" w:themeFillTint="99"/>
          </w:tcPr>
          <w:p w14:paraId="4A064549" w14:textId="77777777" w:rsidR="00CA2CE5" w:rsidRPr="00235D4A" w:rsidRDefault="00CA2CE5" w:rsidP="006377DD">
            <w:pPr>
              <w:spacing w:after="0"/>
              <w:jc w:val="center"/>
              <w:rPr>
                <w:b/>
                <w:i/>
                <w:szCs w:val="24"/>
              </w:rPr>
            </w:pPr>
            <w:r w:rsidRPr="00235D4A">
              <w:rPr>
                <w:b/>
                <w:i/>
                <w:szCs w:val="24"/>
              </w:rPr>
              <w:t xml:space="preserve">PLAN DE ESTUDIOS MEDIA ACADEMICA  </w:t>
            </w:r>
          </w:p>
        </w:tc>
      </w:tr>
      <w:tr w:rsidR="00CA2CE5" w:rsidRPr="00235D4A" w14:paraId="3305EF1E" w14:textId="77777777" w:rsidTr="00FF0D52">
        <w:trPr>
          <w:trHeight w:val="397"/>
        </w:trPr>
        <w:tc>
          <w:tcPr>
            <w:tcW w:w="2543" w:type="pct"/>
            <w:tcBorders>
              <w:bottom w:val="single" w:sz="4" w:space="0" w:color="auto"/>
            </w:tcBorders>
            <w:shd w:val="clear" w:color="auto" w:fill="FFFFFF" w:themeFill="background1"/>
            <w:vAlign w:val="center"/>
          </w:tcPr>
          <w:p w14:paraId="35840B00" w14:textId="77777777" w:rsidR="00CA2CE5" w:rsidRPr="00235D4A" w:rsidRDefault="00CA2CE5" w:rsidP="006377DD">
            <w:pPr>
              <w:spacing w:after="0"/>
              <w:jc w:val="center"/>
              <w:rPr>
                <w:b/>
                <w:i/>
                <w:szCs w:val="24"/>
              </w:rPr>
            </w:pPr>
            <w:r w:rsidRPr="00235D4A">
              <w:rPr>
                <w:b/>
                <w:i/>
                <w:szCs w:val="24"/>
              </w:rPr>
              <w:t>ÁREAS OBLIGATORIAS Y FUNDAMENTALES</w:t>
            </w:r>
          </w:p>
        </w:tc>
        <w:tc>
          <w:tcPr>
            <w:tcW w:w="1522" w:type="pct"/>
            <w:tcBorders>
              <w:bottom w:val="single" w:sz="4" w:space="0" w:color="auto"/>
            </w:tcBorders>
            <w:shd w:val="clear" w:color="auto" w:fill="FFFFFF" w:themeFill="background1"/>
            <w:vAlign w:val="center"/>
          </w:tcPr>
          <w:p w14:paraId="25A6CEF3" w14:textId="77777777" w:rsidR="00CA2CE5" w:rsidRPr="00235D4A" w:rsidRDefault="00CA2CE5" w:rsidP="006377DD">
            <w:pPr>
              <w:spacing w:after="0"/>
              <w:jc w:val="center"/>
              <w:rPr>
                <w:b/>
                <w:i/>
                <w:szCs w:val="24"/>
              </w:rPr>
            </w:pPr>
            <w:r w:rsidRPr="00235D4A">
              <w:rPr>
                <w:b/>
                <w:i/>
                <w:szCs w:val="24"/>
              </w:rPr>
              <w:t>ASIGNATURAS</w:t>
            </w:r>
          </w:p>
        </w:tc>
        <w:tc>
          <w:tcPr>
            <w:tcW w:w="935" w:type="pct"/>
            <w:vMerge w:val="restart"/>
            <w:tcBorders>
              <w:bottom w:val="single" w:sz="4" w:space="0" w:color="auto"/>
            </w:tcBorders>
            <w:shd w:val="clear" w:color="auto" w:fill="FFFFFF" w:themeFill="background1"/>
            <w:vAlign w:val="center"/>
          </w:tcPr>
          <w:p w14:paraId="0B5E12DA" w14:textId="77777777" w:rsidR="00CA2CE5" w:rsidRPr="00235D4A" w:rsidRDefault="00CA2CE5" w:rsidP="006377DD">
            <w:pPr>
              <w:spacing w:after="0"/>
              <w:jc w:val="center"/>
              <w:rPr>
                <w:b/>
                <w:i/>
                <w:szCs w:val="24"/>
              </w:rPr>
            </w:pPr>
          </w:p>
        </w:tc>
      </w:tr>
      <w:tr w:rsidR="00CA2CE5" w:rsidRPr="00235D4A" w14:paraId="6E4CD0DA" w14:textId="77777777" w:rsidTr="00FF0D52">
        <w:trPr>
          <w:trHeight w:val="193"/>
        </w:trPr>
        <w:tc>
          <w:tcPr>
            <w:tcW w:w="2543" w:type="pct"/>
            <w:vMerge w:val="restart"/>
            <w:shd w:val="clear" w:color="auto" w:fill="FFFFFF" w:themeFill="background1"/>
            <w:vAlign w:val="center"/>
          </w:tcPr>
          <w:p w14:paraId="05B3150A"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Ciencias naturales y educación ambiental </w:t>
            </w:r>
          </w:p>
        </w:tc>
        <w:tc>
          <w:tcPr>
            <w:tcW w:w="1522" w:type="pct"/>
            <w:shd w:val="clear" w:color="auto" w:fill="FFFFFF" w:themeFill="background1"/>
            <w:vAlign w:val="center"/>
          </w:tcPr>
          <w:p w14:paraId="423ACA85" w14:textId="77777777" w:rsidR="00CA2CE5" w:rsidRPr="00235D4A" w:rsidRDefault="00CA2CE5" w:rsidP="006377DD">
            <w:pPr>
              <w:spacing w:after="0"/>
              <w:rPr>
                <w:i/>
                <w:szCs w:val="24"/>
              </w:rPr>
            </w:pPr>
            <w:r w:rsidRPr="00235D4A">
              <w:rPr>
                <w:i/>
                <w:szCs w:val="24"/>
              </w:rPr>
              <w:t xml:space="preserve">Química </w:t>
            </w:r>
          </w:p>
        </w:tc>
        <w:tc>
          <w:tcPr>
            <w:tcW w:w="935" w:type="pct"/>
            <w:vMerge/>
            <w:shd w:val="clear" w:color="auto" w:fill="FFFFFF" w:themeFill="background1"/>
            <w:vAlign w:val="center"/>
          </w:tcPr>
          <w:p w14:paraId="64781865" w14:textId="77777777" w:rsidR="00CA2CE5" w:rsidRPr="00235D4A" w:rsidRDefault="00CA2CE5" w:rsidP="006377DD">
            <w:pPr>
              <w:spacing w:after="0"/>
              <w:jc w:val="center"/>
              <w:rPr>
                <w:i/>
                <w:szCs w:val="24"/>
              </w:rPr>
            </w:pPr>
          </w:p>
        </w:tc>
      </w:tr>
      <w:tr w:rsidR="00CA2CE5" w:rsidRPr="00235D4A" w14:paraId="68146B35" w14:textId="77777777" w:rsidTr="00FF0D52">
        <w:trPr>
          <w:trHeight w:val="193"/>
        </w:trPr>
        <w:tc>
          <w:tcPr>
            <w:tcW w:w="2543" w:type="pct"/>
            <w:vMerge/>
            <w:shd w:val="clear" w:color="auto" w:fill="FFFFFF" w:themeFill="background1"/>
            <w:vAlign w:val="center"/>
          </w:tcPr>
          <w:p w14:paraId="13F52632" w14:textId="77777777" w:rsidR="00CA2CE5" w:rsidRPr="00235D4A" w:rsidRDefault="00CA2CE5" w:rsidP="006377DD">
            <w:pPr>
              <w:pStyle w:val="Prrafodelista"/>
              <w:spacing w:after="0"/>
              <w:rPr>
                <w:b/>
                <w:i/>
                <w:szCs w:val="24"/>
              </w:rPr>
            </w:pPr>
          </w:p>
        </w:tc>
        <w:tc>
          <w:tcPr>
            <w:tcW w:w="1522" w:type="pct"/>
            <w:shd w:val="clear" w:color="auto" w:fill="FFFFFF" w:themeFill="background1"/>
            <w:vAlign w:val="center"/>
          </w:tcPr>
          <w:p w14:paraId="3EC70E53" w14:textId="77777777" w:rsidR="00CA2CE5" w:rsidRPr="00235D4A" w:rsidRDefault="00CA2CE5" w:rsidP="006377DD">
            <w:pPr>
              <w:spacing w:after="0"/>
              <w:rPr>
                <w:i/>
                <w:szCs w:val="24"/>
              </w:rPr>
            </w:pPr>
            <w:r w:rsidRPr="00235D4A">
              <w:rPr>
                <w:i/>
                <w:szCs w:val="24"/>
              </w:rPr>
              <w:t xml:space="preserve">Física </w:t>
            </w:r>
          </w:p>
        </w:tc>
        <w:tc>
          <w:tcPr>
            <w:tcW w:w="935" w:type="pct"/>
            <w:vMerge/>
            <w:shd w:val="clear" w:color="auto" w:fill="FFFFFF" w:themeFill="background1"/>
            <w:vAlign w:val="center"/>
          </w:tcPr>
          <w:p w14:paraId="757D6EE6" w14:textId="77777777" w:rsidR="00CA2CE5" w:rsidRPr="00235D4A" w:rsidRDefault="00CA2CE5" w:rsidP="006377DD">
            <w:pPr>
              <w:spacing w:after="0"/>
              <w:jc w:val="center"/>
              <w:rPr>
                <w:i/>
                <w:szCs w:val="24"/>
              </w:rPr>
            </w:pPr>
          </w:p>
        </w:tc>
      </w:tr>
      <w:tr w:rsidR="00CA2CE5" w:rsidRPr="00235D4A" w14:paraId="3C5AADBD" w14:textId="77777777" w:rsidTr="00FF0D52">
        <w:tc>
          <w:tcPr>
            <w:tcW w:w="2543" w:type="pct"/>
            <w:shd w:val="clear" w:color="auto" w:fill="FFFFFF" w:themeFill="background1"/>
            <w:vAlign w:val="center"/>
          </w:tcPr>
          <w:p w14:paraId="7261C19E"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Ciencias Sociales, económicas y políticas. </w:t>
            </w:r>
          </w:p>
        </w:tc>
        <w:tc>
          <w:tcPr>
            <w:tcW w:w="1522" w:type="pct"/>
            <w:shd w:val="clear" w:color="auto" w:fill="FFFFFF" w:themeFill="background1"/>
            <w:vAlign w:val="center"/>
          </w:tcPr>
          <w:p w14:paraId="2B4DC3C9" w14:textId="77777777" w:rsidR="00CA2CE5" w:rsidRPr="00235D4A" w:rsidRDefault="00CA2CE5" w:rsidP="006377DD">
            <w:pPr>
              <w:spacing w:after="0"/>
              <w:rPr>
                <w:i/>
                <w:szCs w:val="24"/>
              </w:rPr>
            </w:pPr>
            <w:r w:rsidRPr="00235D4A">
              <w:rPr>
                <w:i/>
                <w:szCs w:val="24"/>
              </w:rPr>
              <w:t xml:space="preserve">Economía política  </w:t>
            </w:r>
          </w:p>
        </w:tc>
        <w:tc>
          <w:tcPr>
            <w:tcW w:w="935" w:type="pct"/>
            <w:vMerge/>
            <w:shd w:val="clear" w:color="auto" w:fill="FFFFFF" w:themeFill="background1"/>
            <w:vAlign w:val="center"/>
          </w:tcPr>
          <w:p w14:paraId="615CB362" w14:textId="77777777" w:rsidR="00CA2CE5" w:rsidRPr="00235D4A" w:rsidRDefault="00CA2CE5" w:rsidP="006377DD">
            <w:pPr>
              <w:spacing w:after="0"/>
              <w:jc w:val="center"/>
              <w:rPr>
                <w:i/>
                <w:szCs w:val="24"/>
              </w:rPr>
            </w:pPr>
          </w:p>
        </w:tc>
      </w:tr>
      <w:tr w:rsidR="00CA2CE5" w:rsidRPr="00235D4A" w14:paraId="54AAA34E" w14:textId="77777777" w:rsidTr="00FF0D52">
        <w:tc>
          <w:tcPr>
            <w:tcW w:w="2543" w:type="pct"/>
            <w:shd w:val="clear" w:color="auto" w:fill="FFFFFF" w:themeFill="background1"/>
            <w:vAlign w:val="center"/>
          </w:tcPr>
          <w:p w14:paraId="7DC7FE27" w14:textId="77777777" w:rsidR="00CA2CE5" w:rsidRPr="00235D4A" w:rsidRDefault="00CA2CE5" w:rsidP="00BD6EE7">
            <w:pPr>
              <w:pStyle w:val="Prrafodelista"/>
              <w:numPr>
                <w:ilvl w:val="0"/>
                <w:numId w:val="53"/>
              </w:numPr>
              <w:spacing w:after="0" w:line="240" w:lineRule="auto"/>
              <w:rPr>
                <w:i/>
                <w:szCs w:val="24"/>
              </w:rPr>
            </w:pPr>
            <w:r w:rsidRPr="00235D4A">
              <w:rPr>
                <w:i/>
                <w:szCs w:val="24"/>
              </w:rPr>
              <w:t>Educación física, recreación y deportes</w:t>
            </w:r>
          </w:p>
        </w:tc>
        <w:tc>
          <w:tcPr>
            <w:tcW w:w="1522" w:type="pct"/>
            <w:shd w:val="clear" w:color="auto" w:fill="FFFFFF" w:themeFill="background1"/>
            <w:vAlign w:val="center"/>
          </w:tcPr>
          <w:p w14:paraId="7C6E1DD8" w14:textId="77777777" w:rsidR="00CA2CE5" w:rsidRPr="00235D4A" w:rsidRDefault="00CA2CE5" w:rsidP="006377DD">
            <w:pPr>
              <w:spacing w:after="0"/>
              <w:rPr>
                <w:i/>
                <w:szCs w:val="24"/>
              </w:rPr>
            </w:pPr>
            <w:r w:rsidRPr="00235D4A">
              <w:rPr>
                <w:i/>
                <w:szCs w:val="24"/>
              </w:rPr>
              <w:t xml:space="preserve">Educación física </w:t>
            </w:r>
          </w:p>
        </w:tc>
        <w:tc>
          <w:tcPr>
            <w:tcW w:w="935" w:type="pct"/>
            <w:vMerge/>
            <w:shd w:val="clear" w:color="auto" w:fill="FFFFFF" w:themeFill="background1"/>
            <w:vAlign w:val="center"/>
          </w:tcPr>
          <w:p w14:paraId="277BD517" w14:textId="77777777" w:rsidR="00CA2CE5" w:rsidRPr="00235D4A" w:rsidRDefault="00CA2CE5" w:rsidP="006377DD">
            <w:pPr>
              <w:spacing w:after="0"/>
              <w:jc w:val="center"/>
              <w:rPr>
                <w:i/>
                <w:szCs w:val="24"/>
              </w:rPr>
            </w:pPr>
          </w:p>
        </w:tc>
      </w:tr>
      <w:tr w:rsidR="00CA2CE5" w:rsidRPr="00235D4A" w14:paraId="6FABC5CF" w14:textId="77777777" w:rsidTr="00FF0D52">
        <w:tc>
          <w:tcPr>
            <w:tcW w:w="2543" w:type="pct"/>
            <w:shd w:val="clear" w:color="auto" w:fill="FFFFFF" w:themeFill="background1"/>
            <w:vAlign w:val="center"/>
          </w:tcPr>
          <w:p w14:paraId="3147B9E8"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Humanidades lengua castellana </w:t>
            </w:r>
          </w:p>
        </w:tc>
        <w:tc>
          <w:tcPr>
            <w:tcW w:w="1522" w:type="pct"/>
            <w:shd w:val="clear" w:color="auto" w:fill="FFFFFF" w:themeFill="background1"/>
            <w:vAlign w:val="center"/>
          </w:tcPr>
          <w:p w14:paraId="27B3D991" w14:textId="77777777" w:rsidR="00CA2CE5" w:rsidRPr="00235D4A" w:rsidRDefault="00CA2CE5" w:rsidP="006377DD">
            <w:pPr>
              <w:spacing w:after="0"/>
              <w:rPr>
                <w:i/>
                <w:szCs w:val="24"/>
              </w:rPr>
            </w:pPr>
            <w:r w:rsidRPr="00235D4A">
              <w:rPr>
                <w:i/>
                <w:szCs w:val="24"/>
              </w:rPr>
              <w:t xml:space="preserve">Castellano </w:t>
            </w:r>
          </w:p>
        </w:tc>
        <w:tc>
          <w:tcPr>
            <w:tcW w:w="935" w:type="pct"/>
            <w:vMerge/>
            <w:shd w:val="clear" w:color="auto" w:fill="FFFFFF" w:themeFill="background1"/>
            <w:vAlign w:val="center"/>
          </w:tcPr>
          <w:p w14:paraId="39AE52D0" w14:textId="77777777" w:rsidR="00CA2CE5" w:rsidRPr="00235D4A" w:rsidRDefault="00CA2CE5" w:rsidP="006377DD">
            <w:pPr>
              <w:spacing w:after="0"/>
              <w:jc w:val="center"/>
              <w:rPr>
                <w:i/>
                <w:szCs w:val="24"/>
              </w:rPr>
            </w:pPr>
          </w:p>
        </w:tc>
      </w:tr>
      <w:tr w:rsidR="00CA2CE5" w:rsidRPr="00235D4A" w14:paraId="408C377D" w14:textId="77777777" w:rsidTr="00FF0D52">
        <w:tc>
          <w:tcPr>
            <w:tcW w:w="2543" w:type="pct"/>
            <w:shd w:val="clear" w:color="auto" w:fill="FFFFFF" w:themeFill="background1"/>
            <w:vAlign w:val="center"/>
          </w:tcPr>
          <w:p w14:paraId="2BD084A5"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Humanidades idioma extranjero </w:t>
            </w:r>
          </w:p>
        </w:tc>
        <w:tc>
          <w:tcPr>
            <w:tcW w:w="1522" w:type="pct"/>
            <w:shd w:val="clear" w:color="auto" w:fill="FFFFFF" w:themeFill="background1"/>
            <w:vAlign w:val="center"/>
          </w:tcPr>
          <w:p w14:paraId="797D7DE3" w14:textId="77777777" w:rsidR="00CA2CE5" w:rsidRPr="00235D4A" w:rsidRDefault="00CA2CE5" w:rsidP="006377DD">
            <w:pPr>
              <w:spacing w:after="0"/>
              <w:rPr>
                <w:i/>
                <w:szCs w:val="24"/>
              </w:rPr>
            </w:pPr>
            <w:r w:rsidRPr="00235D4A">
              <w:rPr>
                <w:i/>
                <w:szCs w:val="24"/>
              </w:rPr>
              <w:t xml:space="preserve">Inglés </w:t>
            </w:r>
          </w:p>
        </w:tc>
        <w:tc>
          <w:tcPr>
            <w:tcW w:w="935" w:type="pct"/>
            <w:vMerge/>
            <w:shd w:val="clear" w:color="auto" w:fill="FFFFFF" w:themeFill="background1"/>
            <w:vAlign w:val="center"/>
          </w:tcPr>
          <w:p w14:paraId="5E536666" w14:textId="77777777" w:rsidR="00CA2CE5" w:rsidRPr="00235D4A" w:rsidRDefault="00CA2CE5" w:rsidP="006377DD">
            <w:pPr>
              <w:spacing w:after="0"/>
              <w:jc w:val="center"/>
              <w:rPr>
                <w:i/>
                <w:szCs w:val="24"/>
              </w:rPr>
            </w:pPr>
          </w:p>
        </w:tc>
      </w:tr>
      <w:tr w:rsidR="00CA2CE5" w:rsidRPr="00235D4A" w14:paraId="08DE6521" w14:textId="77777777" w:rsidTr="00FF0D52">
        <w:tc>
          <w:tcPr>
            <w:tcW w:w="2543" w:type="pct"/>
            <w:shd w:val="clear" w:color="auto" w:fill="FFFFFF" w:themeFill="background1"/>
            <w:vAlign w:val="center"/>
          </w:tcPr>
          <w:p w14:paraId="5E39877B"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Filosofía </w:t>
            </w:r>
          </w:p>
        </w:tc>
        <w:tc>
          <w:tcPr>
            <w:tcW w:w="1522" w:type="pct"/>
            <w:shd w:val="clear" w:color="auto" w:fill="FFFFFF" w:themeFill="background1"/>
            <w:vAlign w:val="center"/>
          </w:tcPr>
          <w:p w14:paraId="600F680D" w14:textId="77777777" w:rsidR="00CA2CE5" w:rsidRPr="00235D4A" w:rsidRDefault="00CA2CE5" w:rsidP="006377DD">
            <w:pPr>
              <w:spacing w:after="0"/>
              <w:rPr>
                <w:i/>
                <w:szCs w:val="24"/>
              </w:rPr>
            </w:pPr>
            <w:r w:rsidRPr="00235D4A">
              <w:rPr>
                <w:i/>
                <w:szCs w:val="24"/>
              </w:rPr>
              <w:t xml:space="preserve">Filosofía </w:t>
            </w:r>
          </w:p>
        </w:tc>
        <w:tc>
          <w:tcPr>
            <w:tcW w:w="935" w:type="pct"/>
            <w:vMerge/>
            <w:shd w:val="clear" w:color="auto" w:fill="FFFFFF" w:themeFill="background1"/>
            <w:vAlign w:val="center"/>
          </w:tcPr>
          <w:p w14:paraId="4A17A9EA" w14:textId="77777777" w:rsidR="00CA2CE5" w:rsidRPr="00235D4A" w:rsidRDefault="00CA2CE5" w:rsidP="006377DD">
            <w:pPr>
              <w:spacing w:after="0"/>
              <w:jc w:val="center"/>
              <w:rPr>
                <w:i/>
                <w:szCs w:val="24"/>
              </w:rPr>
            </w:pPr>
          </w:p>
        </w:tc>
      </w:tr>
      <w:tr w:rsidR="00CA2CE5" w:rsidRPr="00235D4A" w14:paraId="6A02BAA7" w14:textId="77777777" w:rsidTr="00FF0D52">
        <w:trPr>
          <w:trHeight w:val="108"/>
        </w:trPr>
        <w:tc>
          <w:tcPr>
            <w:tcW w:w="2543" w:type="pct"/>
            <w:vMerge w:val="restart"/>
            <w:shd w:val="clear" w:color="auto" w:fill="FFFFFF" w:themeFill="background1"/>
            <w:vAlign w:val="center"/>
          </w:tcPr>
          <w:p w14:paraId="56DA64C6"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Matemáticas </w:t>
            </w:r>
          </w:p>
        </w:tc>
        <w:tc>
          <w:tcPr>
            <w:tcW w:w="1522" w:type="pct"/>
            <w:shd w:val="clear" w:color="auto" w:fill="FFFFFF" w:themeFill="background1"/>
            <w:vAlign w:val="center"/>
          </w:tcPr>
          <w:p w14:paraId="1358EC34" w14:textId="77777777" w:rsidR="00CA2CE5" w:rsidRPr="00235D4A" w:rsidRDefault="00CA2CE5" w:rsidP="006377DD">
            <w:pPr>
              <w:spacing w:after="0"/>
              <w:rPr>
                <w:i/>
                <w:szCs w:val="24"/>
              </w:rPr>
            </w:pPr>
            <w:r w:rsidRPr="00235D4A">
              <w:rPr>
                <w:i/>
                <w:szCs w:val="24"/>
              </w:rPr>
              <w:t xml:space="preserve">Trigonometría </w:t>
            </w:r>
          </w:p>
        </w:tc>
        <w:tc>
          <w:tcPr>
            <w:tcW w:w="935" w:type="pct"/>
            <w:vMerge/>
            <w:shd w:val="clear" w:color="auto" w:fill="FFFFFF" w:themeFill="background1"/>
            <w:vAlign w:val="center"/>
          </w:tcPr>
          <w:p w14:paraId="556A4C6C" w14:textId="77777777" w:rsidR="00CA2CE5" w:rsidRPr="00235D4A" w:rsidRDefault="00CA2CE5" w:rsidP="006377DD">
            <w:pPr>
              <w:spacing w:after="0"/>
              <w:jc w:val="center"/>
              <w:rPr>
                <w:i/>
                <w:szCs w:val="24"/>
              </w:rPr>
            </w:pPr>
          </w:p>
        </w:tc>
      </w:tr>
      <w:tr w:rsidR="00CA2CE5" w:rsidRPr="00235D4A" w14:paraId="25BA027B" w14:textId="77777777" w:rsidTr="00FF0D52">
        <w:trPr>
          <w:trHeight w:val="107"/>
        </w:trPr>
        <w:tc>
          <w:tcPr>
            <w:tcW w:w="2543" w:type="pct"/>
            <w:vMerge/>
            <w:shd w:val="clear" w:color="auto" w:fill="FFFFFF" w:themeFill="background1"/>
            <w:vAlign w:val="center"/>
          </w:tcPr>
          <w:p w14:paraId="05BF7655" w14:textId="77777777" w:rsidR="00CA2CE5" w:rsidRPr="00235D4A" w:rsidRDefault="00CA2CE5" w:rsidP="00BD6EE7">
            <w:pPr>
              <w:pStyle w:val="Prrafodelista"/>
              <w:numPr>
                <w:ilvl w:val="0"/>
                <w:numId w:val="53"/>
              </w:numPr>
              <w:spacing w:after="0" w:line="240" w:lineRule="auto"/>
              <w:rPr>
                <w:i/>
                <w:szCs w:val="24"/>
              </w:rPr>
            </w:pPr>
          </w:p>
        </w:tc>
        <w:tc>
          <w:tcPr>
            <w:tcW w:w="1522" w:type="pct"/>
            <w:shd w:val="clear" w:color="auto" w:fill="FFFFFF" w:themeFill="background1"/>
            <w:vAlign w:val="center"/>
          </w:tcPr>
          <w:p w14:paraId="1D2B504E" w14:textId="77777777" w:rsidR="00CA2CE5" w:rsidRPr="00235D4A" w:rsidRDefault="00CA2CE5" w:rsidP="006377DD">
            <w:pPr>
              <w:spacing w:after="0"/>
              <w:rPr>
                <w:i/>
                <w:szCs w:val="24"/>
              </w:rPr>
            </w:pPr>
            <w:r w:rsidRPr="00235D4A">
              <w:rPr>
                <w:i/>
                <w:szCs w:val="24"/>
              </w:rPr>
              <w:t xml:space="preserve">Cálculo </w:t>
            </w:r>
          </w:p>
        </w:tc>
        <w:tc>
          <w:tcPr>
            <w:tcW w:w="935" w:type="pct"/>
            <w:vMerge/>
            <w:shd w:val="clear" w:color="auto" w:fill="00B0F0"/>
            <w:vAlign w:val="center"/>
          </w:tcPr>
          <w:p w14:paraId="21B4875F" w14:textId="77777777" w:rsidR="00CA2CE5" w:rsidRPr="00235D4A" w:rsidRDefault="00CA2CE5" w:rsidP="006377DD">
            <w:pPr>
              <w:spacing w:after="0"/>
              <w:jc w:val="center"/>
              <w:rPr>
                <w:i/>
                <w:szCs w:val="24"/>
              </w:rPr>
            </w:pPr>
          </w:p>
        </w:tc>
      </w:tr>
      <w:tr w:rsidR="00CA2CE5" w:rsidRPr="00235D4A" w14:paraId="6E1D0304" w14:textId="77777777" w:rsidTr="00FF0D52">
        <w:tc>
          <w:tcPr>
            <w:tcW w:w="2543" w:type="pct"/>
            <w:shd w:val="clear" w:color="auto" w:fill="FFFFFF" w:themeFill="background1"/>
            <w:vAlign w:val="center"/>
          </w:tcPr>
          <w:p w14:paraId="6BFE00A6" w14:textId="77777777" w:rsidR="00CA2CE5" w:rsidRPr="00235D4A" w:rsidRDefault="00CA2CE5" w:rsidP="00BD6EE7">
            <w:pPr>
              <w:pStyle w:val="Prrafodelista"/>
              <w:numPr>
                <w:ilvl w:val="0"/>
                <w:numId w:val="53"/>
              </w:numPr>
              <w:spacing w:after="0" w:line="240" w:lineRule="auto"/>
              <w:rPr>
                <w:i/>
                <w:szCs w:val="24"/>
              </w:rPr>
            </w:pPr>
            <w:r w:rsidRPr="00235D4A">
              <w:rPr>
                <w:i/>
                <w:szCs w:val="24"/>
              </w:rPr>
              <w:t xml:space="preserve">Tecnología e informática </w:t>
            </w:r>
          </w:p>
        </w:tc>
        <w:tc>
          <w:tcPr>
            <w:tcW w:w="1522" w:type="pct"/>
            <w:shd w:val="clear" w:color="auto" w:fill="FFFFFF" w:themeFill="background1"/>
            <w:vAlign w:val="center"/>
          </w:tcPr>
          <w:p w14:paraId="0A6BC397" w14:textId="77777777" w:rsidR="00CA2CE5" w:rsidRPr="00235D4A" w:rsidRDefault="00CA2CE5" w:rsidP="006377DD">
            <w:pPr>
              <w:spacing w:after="0"/>
              <w:rPr>
                <w:i/>
                <w:szCs w:val="24"/>
              </w:rPr>
            </w:pPr>
            <w:r w:rsidRPr="00235D4A">
              <w:rPr>
                <w:i/>
                <w:szCs w:val="24"/>
              </w:rPr>
              <w:t xml:space="preserve">Informática </w:t>
            </w:r>
          </w:p>
        </w:tc>
        <w:tc>
          <w:tcPr>
            <w:tcW w:w="935" w:type="pct"/>
            <w:vMerge/>
            <w:shd w:val="clear" w:color="auto" w:fill="FFFFFF" w:themeFill="background1"/>
            <w:vAlign w:val="center"/>
          </w:tcPr>
          <w:p w14:paraId="633B1EE4" w14:textId="77777777" w:rsidR="00CA2CE5" w:rsidRPr="00235D4A" w:rsidRDefault="00CA2CE5" w:rsidP="006377DD">
            <w:pPr>
              <w:spacing w:after="0"/>
              <w:jc w:val="center"/>
              <w:rPr>
                <w:i/>
                <w:szCs w:val="24"/>
              </w:rPr>
            </w:pPr>
          </w:p>
        </w:tc>
      </w:tr>
    </w:tbl>
    <w:p w14:paraId="110C61AA" w14:textId="77777777" w:rsidR="00AB37DF" w:rsidRDefault="00AB37DF" w:rsidP="009012D8">
      <w:pPr>
        <w:spacing w:line="360" w:lineRule="auto"/>
        <w:jc w:val="both"/>
        <w:rPr>
          <w:rFonts w:ascii="Times New Roman" w:hAnsi="Times New Roman" w:cs="Times New Roman"/>
          <w:b/>
          <w:bCs/>
          <w:i/>
          <w:sz w:val="26"/>
          <w:szCs w:val="26"/>
          <w:lang w:val="es-CO"/>
        </w:rPr>
      </w:pPr>
    </w:p>
    <w:p w14:paraId="0B2D6C7C" w14:textId="77777777" w:rsidR="00AB37DF" w:rsidRDefault="00AB37DF">
      <w:pPr>
        <w:spacing w:after="160" w:line="259" w:lineRule="auto"/>
        <w:ind w:left="0" w:firstLine="0"/>
        <w:rPr>
          <w:rFonts w:ascii="Times New Roman" w:hAnsi="Times New Roman" w:cs="Times New Roman"/>
          <w:b/>
          <w:bCs/>
          <w:i/>
          <w:sz w:val="26"/>
          <w:szCs w:val="26"/>
          <w:lang w:val="es-CO"/>
        </w:rPr>
      </w:pPr>
      <w:r>
        <w:rPr>
          <w:rFonts w:ascii="Times New Roman" w:hAnsi="Times New Roman" w:cs="Times New Roman"/>
          <w:b/>
          <w:bCs/>
          <w:i/>
          <w:sz w:val="26"/>
          <w:szCs w:val="26"/>
          <w:lang w:val="es-CO"/>
        </w:rPr>
        <w:br w:type="page"/>
      </w:r>
    </w:p>
    <w:p w14:paraId="6B4118E2" w14:textId="16DFA7CE" w:rsidR="000121D9" w:rsidRPr="00315AB8" w:rsidRDefault="000121D9" w:rsidP="008D62C1">
      <w:pPr>
        <w:spacing w:line="360" w:lineRule="auto"/>
        <w:jc w:val="center"/>
        <w:rPr>
          <w:rFonts w:ascii="Times New Roman" w:hAnsi="Times New Roman" w:cs="Times New Roman"/>
          <w:i/>
          <w:sz w:val="26"/>
          <w:szCs w:val="26"/>
          <w:lang w:val="es-CO"/>
        </w:rPr>
      </w:pPr>
      <w:r w:rsidRPr="00315AB8">
        <w:rPr>
          <w:rFonts w:ascii="Times New Roman" w:hAnsi="Times New Roman" w:cs="Times New Roman"/>
          <w:b/>
          <w:bCs/>
          <w:i/>
          <w:sz w:val="26"/>
          <w:szCs w:val="26"/>
          <w:lang w:val="es-CO"/>
        </w:rPr>
        <w:lastRenderedPageBreak/>
        <w:t>ÁREAS FUNDAMENTALES</w:t>
      </w:r>
    </w:p>
    <w:p w14:paraId="3B6484EC" w14:textId="77777777" w:rsidR="000121D9" w:rsidRPr="00CA7A57" w:rsidRDefault="000121D9" w:rsidP="009012D8">
      <w:pPr>
        <w:spacing w:line="360" w:lineRule="auto"/>
        <w:jc w:val="both"/>
        <w:rPr>
          <w:rFonts w:ascii="Times New Roman" w:hAnsi="Times New Roman" w:cs="Times New Roman"/>
          <w:i/>
          <w:lang w:val="es-CO"/>
        </w:rPr>
      </w:pPr>
    </w:p>
    <w:p w14:paraId="1A4C1E17"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Las áreas fundamentales propuestas por la ley y haciendo uso de nuestra autonomía se plantean de la siguiente manera:</w:t>
      </w:r>
    </w:p>
    <w:p w14:paraId="752B0F5A" w14:textId="77777777" w:rsidR="000121D9" w:rsidRPr="00CA7A57" w:rsidRDefault="000121D9" w:rsidP="009012D8">
      <w:pPr>
        <w:spacing w:line="360" w:lineRule="auto"/>
        <w:jc w:val="both"/>
        <w:rPr>
          <w:rFonts w:ascii="Times New Roman" w:hAnsi="Times New Roman" w:cs="Times New Roman"/>
          <w:i/>
          <w:lang w:val="es-CO"/>
        </w:rPr>
      </w:pPr>
    </w:p>
    <w:p w14:paraId="0FF8D5FA" w14:textId="4A167620" w:rsidR="000121D9" w:rsidRPr="00CA7A57" w:rsidRDefault="00315AB8" w:rsidP="009012D8">
      <w:pPr>
        <w:spacing w:line="360" w:lineRule="auto"/>
        <w:jc w:val="both"/>
        <w:rPr>
          <w:rFonts w:ascii="Times New Roman" w:hAnsi="Times New Roman" w:cs="Times New Roman"/>
          <w:i/>
          <w:lang w:val="es-CO"/>
        </w:rPr>
      </w:pPr>
      <w:r>
        <w:rPr>
          <w:rFonts w:ascii="Times New Roman" w:hAnsi="Times New Roman" w:cs="Times New Roman"/>
          <w:i/>
          <w:noProof/>
          <w:lang w:val="es-CO" w:eastAsia="es-CO"/>
        </w:rPr>
        <mc:AlternateContent>
          <mc:Choice Requires="wps">
            <w:drawing>
              <wp:anchor distT="0" distB="0" distL="114300" distR="114300" simplePos="0" relativeHeight="251688960" behindDoc="0" locked="0" layoutInCell="1" allowOverlap="1" wp14:anchorId="5ABE8051" wp14:editId="43DF7878">
                <wp:simplePos x="0" y="0"/>
                <wp:positionH relativeFrom="column">
                  <wp:posOffset>4782516</wp:posOffset>
                </wp:positionH>
                <wp:positionV relativeFrom="paragraph">
                  <wp:posOffset>50303</wp:posOffset>
                </wp:positionV>
                <wp:extent cx="230588" cy="2679590"/>
                <wp:effectExtent l="0" t="0" r="17145" b="26035"/>
                <wp:wrapThrough wrapText="bothSides">
                  <wp:wrapPolygon edited="0">
                    <wp:start x="0" y="0"/>
                    <wp:lineTo x="0" y="307"/>
                    <wp:lineTo x="7140" y="2457"/>
                    <wp:lineTo x="7140" y="19660"/>
                    <wp:lineTo x="0" y="21656"/>
                    <wp:lineTo x="14281" y="21656"/>
                    <wp:lineTo x="14281" y="12287"/>
                    <wp:lineTo x="21421" y="11059"/>
                    <wp:lineTo x="21421" y="10751"/>
                    <wp:lineTo x="14281" y="9830"/>
                    <wp:lineTo x="14281" y="0"/>
                    <wp:lineTo x="0" y="0"/>
                  </wp:wrapPolygon>
                </wp:wrapThrough>
                <wp:docPr id="23" name="Cerrar llave 23"/>
                <wp:cNvGraphicFramePr/>
                <a:graphic xmlns:a="http://schemas.openxmlformats.org/drawingml/2006/main">
                  <a:graphicData uri="http://schemas.microsoft.com/office/word/2010/wordprocessingShape">
                    <wps:wsp>
                      <wps:cNvSpPr/>
                      <wps:spPr>
                        <a:xfrm>
                          <a:off x="0" y="0"/>
                          <a:ext cx="230588" cy="2679590"/>
                        </a:xfrm>
                        <a:prstGeom prst="rightBrac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6DD1B1D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Cerrar llave 23" o:spid="_x0000_s1026" type="#_x0000_t88" style="position:absolute;margin-left:376.6pt;margin-top:3.95pt;width:18.15pt;height:211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" adj="155" strokecolor="black [3213]" strokeweight="1pt">
                <w10:wrap type="through"/>
              </v:shape>
            </w:pict>
          </mc:Fallback>
        </mc:AlternateContent>
      </w:r>
      <w:r w:rsidR="000121D9" w:rsidRPr="00CA7A57">
        <w:rPr>
          <w:rFonts w:ascii="Times New Roman" w:hAnsi="Times New Roman" w:cs="Times New Roman"/>
          <w:i/>
          <w:lang w:val="es-CO"/>
        </w:rPr>
        <w:t>Matemáticas</w:t>
      </w:r>
    </w:p>
    <w:p w14:paraId="5835890C" w14:textId="45F9BD9A"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Sociales </w:t>
      </w:r>
      <w:r w:rsidRPr="00CA7A57">
        <w:rPr>
          <w:rFonts w:ascii="Times New Roman" w:hAnsi="Times New Roman" w:cs="Times New Roman"/>
          <w:i/>
          <w:lang w:val="es-CO"/>
        </w:rPr>
        <w:softHyphen/>
        <w:t>→ Historia, Geografía, Ciencias Políticas y Económicas</w:t>
      </w:r>
    </w:p>
    <w:p w14:paraId="18D7782A" w14:textId="34892D15"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Filosofía y Competencias Ciudadanas.</w:t>
      </w:r>
    </w:p>
    <w:p w14:paraId="6C3673D9" w14:textId="00072A65" w:rsidR="00724E9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Religión</w:t>
      </w:r>
      <w:r w:rsidR="00724E99" w:rsidRPr="00CA7A57">
        <w:rPr>
          <w:rFonts w:ascii="Times New Roman" w:hAnsi="Times New Roman" w:cs="Times New Roman"/>
          <w:i/>
          <w:lang w:val="es-CO"/>
        </w:rPr>
        <w:t xml:space="preserve"> </w:t>
      </w:r>
    </w:p>
    <w:p w14:paraId="60BEEE00" w14:textId="25A4DBA9" w:rsidR="000121D9" w:rsidRPr="00CA7A57" w:rsidRDefault="00315AB8" w:rsidP="009012D8">
      <w:pPr>
        <w:spacing w:line="360" w:lineRule="auto"/>
        <w:jc w:val="both"/>
        <w:rPr>
          <w:rFonts w:ascii="Times New Roman" w:hAnsi="Times New Roman" w:cs="Times New Roman"/>
          <w:i/>
          <w:lang w:val="es-CO"/>
        </w:rPr>
      </w:pPr>
      <w:r>
        <w:rPr>
          <w:rFonts w:ascii="Times New Roman" w:hAnsi="Times New Roman" w:cs="Times New Roman"/>
          <w:i/>
          <w:noProof/>
          <w:lang w:val="es-CO" w:eastAsia="es-CO"/>
        </w:rPr>
        <mc:AlternateContent>
          <mc:Choice Requires="wps">
            <w:drawing>
              <wp:anchor distT="0" distB="0" distL="114300" distR="114300" simplePos="0" relativeHeight="251689984" behindDoc="0" locked="0" layoutInCell="1" allowOverlap="1" wp14:anchorId="408BAAC7" wp14:editId="7AE8627B">
                <wp:simplePos x="0" y="0"/>
                <wp:positionH relativeFrom="column">
                  <wp:posOffset>5172130</wp:posOffset>
                </wp:positionH>
                <wp:positionV relativeFrom="paragraph">
                  <wp:posOffset>175867</wp:posOffset>
                </wp:positionV>
                <wp:extent cx="485030" cy="270345"/>
                <wp:effectExtent l="0" t="0" r="0" b="0"/>
                <wp:wrapNone/>
                <wp:docPr id="25" name="Cuadro de texto 25"/>
                <wp:cNvGraphicFramePr/>
                <a:graphic xmlns:a="http://schemas.openxmlformats.org/drawingml/2006/main">
                  <a:graphicData uri="http://schemas.microsoft.com/office/word/2010/wordprocessingShape">
                    <wps:wsp>
                      <wps:cNvSpPr txBox="1"/>
                      <wps:spPr>
                        <a:xfrm>
                          <a:off x="0" y="0"/>
                          <a:ext cx="485030" cy="270345"/>
                        </a:xfrm>
                        <a:prstGeom prst="rect">
                          <a:avLst/>
                        </a:prstGeom>
                        <a:solidFill>
                          <a:schemeClr val="lt1"/>
                        </a:solidFill>
                        <a:ln w="6350">
                          <a:noFill/>
                        </a:ln>
                      </wps:spPr>
                      <wps:txbx>
                        <w:txbxContent>
                          <w:p w14:paraId="6C314375" w14:textId="29F7A205" w:rsidR="0005013E" w:rsidRPr="00315AB8" w:rsidRDefault="0005013E">
                            <w:pPr>
                              <w:ind w:left="0"/>
                              <w:rPr>
                                <w:i/>
                                <w:lang w:val="es-ES"/>
                              </w:rPr>
                            </w:pPr>
                            <w:r w:rsidRPr="00315AB8">
                              <w:rPr>
                                <w:i/>
                                <w:lang w:val="es-ES"/>
                              </w:rPr>
                              <w:t xml:space="preserve">80%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type w14:anchorId="408BAAC7" id="_x0000_t202" coordsize="21600,21600" o:spt="202" path="m,l,21600r21600,l21600,xe">
                <v:stroke joinstyle="miter"/>
                <v:path gradientshapeok="t" o:connecttype="rect"/>
              </v:shapetype>
              <v:shape id="Cuadro de texto 25" o:spid="_x0000_s1028" type="#_x0000_t202" style="position:absolute;left:0;text-align:left;margin-left:407.25pt;margin-top:13.85pt;width:38.2pt;height:21.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" fillcolor="white [3201]" stroked="f" strokeweight=".5pt">
                <v:textbox>
                  <w:txbxContent>
                    <w:p w14:paraId="6C314375" w14:textId="29F7A205" w:rsidR="00E50720" w:rsidRPr="00315AB8" w:rsidRDefault="00E50720">
                      <w:pPr>
                        <w:ind w:left="0"/>
                        <w:rPr>
                          <w:i/>
                          <w:lang w:val="es-ES"/>
                        </w:rPr>
                      </w:pPr>
                      <w:r w:rsidRPr="00315AB8">
                        <w:rPr>
                          <w:i/>
                          <w:lang w:val="es-ES"/>
                        </w:rPr>
                        <w:t xml:space="preserve">80% </w:t>
                      </w:r>
                    </w:p>
                  </w:txbxContent>
                </v:textbox>
              </v:shape>
            </w:pict>
          </mc:Fallback>
        </mc:AlternateContent>
      </w:r>
      <w:r w:rsidR="000121D9" w:rsidRPr="00CA7A57">
        <w:rPr>
          <w:rFonts w:ascii="Times New Roman" w:hAnsi="Times New Roman" w:cs="Times New Roman"/>
          <w:i/>
          <w:lang w:val="es-CO"/>
        </w:rPr>
        <w:t>Ética y Valores</w:t>
      </w:r>
    </w:p>
    <w:p w14:paraId="17BD5EAD" w14:textId="05D294E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Ed. Física</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 xml:space="preserve">    </w:t>
      </w:r>
      <w:r w:rsidRPr="00CA7A57">
        <w:rPr>
          <w:rFonts w:ascii="Times New Roman" w:hAnsi="Times New Roman" w:cs="Times New Roman"/>
          <w:i/>
          <w:lang w:val="es-CO"/>
        </w:rPr>
        <w:tab/>
      </w:r>
      <w:r w:rsidRPr="00CA7A57">
        <w:rPr>
          <w:rFonts w:ascii="Times New Roman" w:hAnsi="Times New Roman" w:cs="Times New Roman"/>
          <w:i/>
          <w:lang w:val="es-CO"/>
        </w:rPr>
        <w:tab/>
        <w:t xml:space="preserve">           </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r>
    </w:p>
    <w:p w14:paraId="56E5E32B" w14:textId="297704DC"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Artística</w:t>
      </w:r>
    </w:p>
    <w:p w14:paraId="4C48DE09" w14:textId="063C92BA"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Tecnología, Informática, Física</w:t>
      </w:r>
    </w:p>
    <w:p w14:paraId="227ACAF3" w14:textId="5272BA21"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Ciencias Naturales y Medio Ambiente</w:t>
      </w:r>
    </w:p>
    <w:p w14:paraId="5BC89149" w14:textId="1A869699"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Español</w:t>
      </w:r>
    </w:p>
    <w:p w14:paraId="387A8286" w14:textId="025527C0"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Ingles</w:t>
      </w:r>
    </w:p>
    <w:p w14:paraId="3A101E9C" w14:textId="2E277ABE"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noProof/>
          <w:lang w:val="es-CO" w:eastAsia="es-CO"/>
        </w:rPr>
        <mc:AlternateContent>
          <mc:Choice Requires="wps">
            <w:drawing>
              <wp:anchor distT="0" distB="0" distL="114300" distR="114300" simplePos="0" relativeHeight="251676672" behindDoc="0" locked="0" layoutInCell="1" allowOverlap="1" wp14:anchorId="2718BEB6" wp14:editId="7F1DB59D">
                <wp:simplePos x="0" y="0"/>
                <wp:positionH relativeFrom="column">
                  <wp:posOffset>1241264</wp:posOffset>
                </wp:positionH>
                <wp:positionV relativeFrom="paragraph">
                  <wp:posOffset>9449</wp:posOffset>
                </wp:positionV>
                <wp:extent cx="114300" cy="342900"/>
                <wp:effectExtent l="9525" t="8255" r="9525" b="10795"/>
                <wp:wrapNone/>
                <wp:docPr id="18" name="Auto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 cy="342900"/>
                        </a:xfrm>
                        <a:prstGeom prst="rightBrace">
                          <a:avLst>
                            <a:gd name="adj1" fmla="val 25000"/>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F74E412" id="AutoShape 43" o:spid="_x0000_s1026" type="#_x0000_t88" style="position:absolute;margin-left:97.75pt;margin-top:.75pt;width:9pt;height:2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"/>
            </w:pict>
          </mc:Fallback>
        </mc:AlternateContent>
      </w:r>
      <w:r w:rsidRPr="00CA7A57">
        <w:rPr>
          <w:rFonts w:ascii="Times New Roman" w:hAnsi="Times New Roman" w:cs="Times New Roman"/>
          <w:i/>
          <w:lang w:val="es-CO"/>
        </w:rPr>
        <w:t>Optativas          20%</w:t>
      </w:r>
    </w:p>
    <w:p w14:paraId="17731ECA" w14:textId="4C9FFC72" w:rsidR="000121D9" w:rsidRPr="00CA7A57" w:rsidRDefault="000121D9" w:rsidP="009012D8">
      <w:pPr>
        <w:spacing w:line="360" w:lineRule="auto"/>
        <w:jc w:val="both"/>
        <w:rPr>
          <w:rFonts w:ascii="Times New Roman" w:hAnsi="Times New Roman" w:cs="Times New Roman"/>
          <w:i/>
          <w:lang w:val="es-CO"/>
        </w:rPr>
      </w:pPr>
    </w:p>
    <w:p w14:paraId="60F1017E" w14:textId="1C49EF55" w:rsidR="000121D9" w:rsidRPr="00315AB8" w:rsidRDefault="00CA2CE5" w:rsidP="008D62C1">
      <w:pPr>
        <w:spacing w:line="360" w:lineRule="auto"/>
        <w:ind w:left="142"/>
        <w:jc w:val="center"/>
        <w:rPr>
          <w:rFonts w:ascii="Times New Roman" w:hAnsi="Times New Roman" w:cs="Times New Roman"/>
          <w:i/>
          <w:sz w:val="26"/>
          <w:szCs w:val="26"/>
          <w:lang w:val="es-CO"/>
        </w:rPr>
      </w:pPr>
      <w:r w:rsidRPr="00315AB8">
        <w:rPr>
          <w:rFonts w:ascii="Times New Roman" w:hAnsi="Times New Roman" w:cs="Times New Roman"/>
          <w:b/>
          <w:bCs/>
          <w:i/>
          <w:sz w:val="26"/>
          <w:szCs w:val="26"/>
          <w:lang w:val="es-CO"/>
        </w:rPr>
        <w:t>DISTRIBUCION DE TIEMPO PARA EL DESARROLLO CURRICULAR</w:t>
      </w:r>
    </w:p>
    <w:p w14:paraId="18D3352A" w14:textId="77777777" w:rsidR="000121D9" w:rsidRPr="00CA7A57" w:rsidRDefault="000121D9" w:rsidP="009012D8">
      <w:pPr>
        <w:spacing w:line="360" w:lineRule="auto"/>
        <w:jc w:val="both"/>
        <w:rPr>
          <w:rFonts w:ascii="Times New Roman" w:hAnsi="Times New Roman" w:cs="Times New Roman"/>
          <w:i/>
          <w:lang w:val="es-CO"/>
        </w:rPr>
      </w:pPr>
    </w:p>
    <w:p w14:paraId="79AB3F6E"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Se ha estructurado teniendo en cuenta las áreas obligatorias y fundamentales basadas en el artículo 23 de la ley 115 del 8 de febrero del 94 y 18 50 del 13 de agosto de 2002:</w:t>
      </w:r>
    </w:p>
    <w:p w14:paraId="39AD617D" w14:textId="77777777" w:rsidR="000121D9" w:rsidRPr="00CA7A57" w:rsidRDefault="000121D9" w:rsidP="009012D8">
      <w:pPr>
        <w:spacing w:line="360" w:lineRule="auto"/>
        <w:jc w:val="both"/>
        <w:rPr>
          <w:rFonts w:ascii="Times New Roman" w:hAnsi="Times New Roman" w:cs="Times New Roman"/>
          <w:i/>
          <w:lang w:val="es-CO"/>
        </w:rPr>
      </w:pPr>
    </w:p>
    <w:p w14:paraId="4B81BC12"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1200 horas para bachillerato </w:t>
      </w:r>
      <w:r w:rsidRPr="00CA7A57">
        <w:rPr>
          <w:rFonts w:ascii="Times New Roman" w:hAnsi="Times New Roman" w:cs="Times New Roman"/>
          <w:i/>
          <w:lang w:val="es-CO"/>
        </w:rPr>
        <w:tab/>
      </w:r>
      <w:r w:rsidRPr="00CA7A57">
        <w:rPr>
          <w:rFonts w:ascii="Times New Roman" w:hAnsi="Times New Roman" w:cs="Times New Roman"/>
          <w:i/>
          <w:lang w:val="es-CO"/>
        </w:rPr>
        <w:tab/>
        <w:t>7 horas de 50 minutos</w:t>
      </w:r>
    </w:p>
    <w:p w14:paraId="4B18D934"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1000 horas para primaria       </w:t>
      </w:r>
      <w:r w:rsidRPr="00CA7A57">
        <w:rPr>
          <w:rFonts w:ascii="Times New Roman" w:hAnsi="Times New Roman" w:cs="Times New Roman"/>
          <w:i/>
          <w:lang w:val="es-CO"/>
        </w:rPr>
        <w:tab/>
      </w:r>
      <w:r w:rsidRPr="00CA7A57">
        <w:rPr>
          <w:rFonts w:ascii="Times New Roman" w:hAnsi="Times New Roman" w:cs="Times New Roman"/>
          <w:i/>
          <w:lang w:val="es-CO"/>
        </w:rPr>
        <w:tab/>
        <w:t>6 horas de 50 minutos</w:t>
      </w:r>
    </w:p>
    <w:p w14:paraId="1351717E" w14:textId="59A4F2D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800   horas para Pre-escolar</w:t>
      </w:r>
      <w:r w:rsidRPr="00CA7A57">
        <w:rPr>
          <w:rFonts w:ascii="Times New Roman" w:hAnsi="Times New Roman" w:cs="Times New Roman"/>
          <w:i/>
          <w:lang w:val="es-CO"/>
        </w:rPr>
        <w:tab/>
      </w:r>
      <w:r w:rsidRPr="00CA7A57">
        <w:rPr>
          <w:rFonts w:ascii="Times New Roman" w:hAnsi="Times New Roman" w:cs="Times New Roman"/>
          <w:i/>
          <w:lang w:val="es-CO"/>
        </w:rPr>
        <w:tab/>
      </w:r>
      <w:r w:rsidR="009A0D39" w:rsidRPr="00CA7A57">
        <w:rPr>
          <w:rFonts w:ascii="Times New Roman" w:hAnsi="Times New Roman" w:cs="Times New Roman"/>
          <w:i/>
          <w:lang w:val="es-CO"/>
        </w:rPr>
        <w:tab/>
      </w:r>
      <w:r w:rsidRPr="00CA7A57">
        <w:rPr>
          <w:rFonts w:ascii="Times New Roman" w:hAnsi="Times New Roman" w:cs="Times New Roman"/>
          <w:i/>
          <w:lang w:val="es-CO"/>
        </w:rPr>
        <w:t>5 horas de 50 minutos</w:t>
      </w:r>
    </w:p>
    <w:p w14:paraId="367B9AD5" w14:textId="77777777" w:rsidR="000121D9" w:rsidRPr="00CA7A57" w:rsidRDefault="000121D9" w:rsidP="009012D8">
      <w:pPr>
        <w:spacing w:line="360" w:lineRule="auto"/>
        <w:jc w:val="both"/>
        <w:rPr>
          <w:rFonts w:ascii="Times New Roman" w:hAnsi="Times New Roman" w:cs="Times New Roman"/>
          <w:i/>
          <w:lang w:val="es-CO"/>
        </w:rPr>
      </w:pPr>
    </w:p>
    <w:p w14:paraId="0C353DF4"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Dentro de nuestro plan de estudios se implementan las lúdicas encaminadas en la formación de escuelas en bellas artes.</w:t>
      </w:r>
    </w:p>
    <w:p w14:paraId="6C9733C9" w14:textId="23C06958" w:rsidR="009A0D39" w:rsidRPr="00CA7A57" w:rsidRDefault="000121D9" w:rsidP="009A0D39">
      <w:pPr>
        <w:spacing w:line="360" w:lineRule="auto"/>
        <w:jc w:val="both"/>
        <w:rPr>
          <w:rFonts w:ascii="Times New Roman" w:hAnsi="Times New Roman" w:cs="Times New Roman"/>
          <w:i/>
          <w:iCs/>
          <w:lang w:val="es-CO"/>
        </w:rPr>
      </w:pPr>
      <w:r w:rsidRPr="00CA7A57">
        <w:rPr>
          <w:rFonts w:ascii="Times New Roman" w:hAnsi="Times New Roman" w:cs="Times New Roman"/>
          <w:i/>
          <w:lang w:val="es-CO"/>
        </w:rPr>
        <w:tab/>
        <w:t>La lúdica tiene una naturaleza interdisciplinar, la cual será valorada en las distintas áreas obligatorias y fundamentales. Estas son:</w:t>
      </w:r>
      <w:r w:rsidR="009A0D39" w:rsidRPr="00CA7A57">
        <w:rPr>
          <w:rFonts w:ascii="Times New Roman" w:hAnsi="Times New Roman" w:cs="Times New Roman"/>
          <w:i/>
          <w:lang w:val="es-CO"/>
        </w:rPr>
        <w:t xml:space="preserve"> </w:t>
      </w:r>
      <w:r w:rsidRPr="00CA7A57">
        <w:rPr>
          <w:rFonts w:ascii="Times New Roman" w:hAnsi="Times New Roman" w:cs="Times New Roman"/>
          <w:i/>
          <w:iCs/>
          <w:lang w:val="es-CO"/>
        </w:rPr>
        <w:t>Danza</w:t>
      </w:r>
      <w:r w:rsidR="009A0D39" w:rsidRPr="00CA7A57">
        <w:rPr>
          <w:rFonts w:ascii="Times New Roman" w:hAnsi="Times New Roman" w:cs="Times New Roman"/>
          <w:i/>
          <w:iCs/>
          <w:lang w:val="es-CO"/>
        </w:rPr>
        <w:t xml:space="preserve"> Música Teatro Manualidades Creación Literaria Taller de Ciencias Informática Pintura y Dibujo</w:t>
      </w:r>
    </w:p>
    <w:p w14:paraId="50A039B9" w14:textId="77777777" w:rsidR="009A0D39" w:rsidRPr="00CA7A57" w:rsidRDefault="009A0D39" w:rsidP="009012D8">
      <w:pPr>
        <w:spacing w:line="360" w:lineRule="auto"/>
        <w:jc w:val="both"/>
        <w:rPr>
          <w:rFonts w:ascii="Times New Roman" w:hAnsi="Times New Roman" w:cs="Times New Roman"/>
          <w:b/>
          <w:i/>
          <w:lang w:val="es-ES"/>
        </w:rPr>
      </w:pPr>
    </w:p>
    <w:p w14:paraId="4589717C" w14:textId="39CC0E67" w:rsidR="000121D9" w:rsidRPr="00315AB8" w:rsidRDefault="000121D9" w:rsidP="008D62C1">
      <w:pPr>
        <w:spacing w:line="360" w:lineRule="auto"/>
        <w:jc w:val="center"/>
        <w:rPr>
          <w:rFonts w:ascii="Times New Roman" w:hAnsi="Times New Roman" w:cs="Times New Roman"/>
          <w:b/>
          <w:i/>
          <w:sz w:val="26"/>
          <w:szCs w:val="26"/>
          <w:lang w:val="es-ES"/>
        </w:rPr>
      </w:pPr>
      <w:r w:rsidRPr="00315AB8">
        <w:rPr>
          <w:rFonts w:ascii="Times New Roman" w:hAnsi="Times New Roman" w:cs="Times New Roman"/>
          <w:b/>
          <w:i/>
          <w:sz w:val="26"/>
          <w:szCs w:val="26"/>
          <w:lang w:val="es-ES"/>
        </w:rPr>
        <w:t>LINEAMIENTOS CURRICULARES</w:t>
      </w:r>
    </w:p>
    <w:p w14:paraId="4EF66240" w14:textId="77777777" w:rsidR="00315AB8" w:rsidRPr="00CA7A57" w:rsidRDefault="00315AB8" w:rsidP="009012D8">
      <w:pPr>
        <w:spacing w:line="360" w:lineRule="auto"/>
        <w:jc w:val="both"/>
        <w:rPr>
          <w:rFonts w:ascii="Times New Roman" w:hAnsi="Times New Roman" w:cs="Times New Roman"/>
          <w:b/>
          <w:i/>
          <w:lang w:val="es-ES"/>
        </w:rPr>
      </w:pPr>
    </w:p>
    <w:p w14:paraId="362F3960" w14:textId="77777777" w:rsidR="000121D9" w:rsidRPr="00CA7A57" w:rsidRDefault="000121D9" w:rsidP="009012D8">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lineamientos curriculares, los estándares, las competencias, los logros emitidos por el MEN, han permitido orientar el trabajo en cada una de las áreas obligatorias y fundamentales teniendo en cuenta  la filosofía institucional para una educación y formación de calidad e incluyente. </w:t>
      </w:r>
    </w:p>
    <w:p w14:paraId="48B310D3" w14:textId="77777777" w:rsidR="00315AB8" w:rsidRDefault="00315AB8" w:rsidP="009012D8">
      <w:pPr>
        <w:spacing w:line="360" w:lineRule="auto"/>
        <w:jc w:val="both"/>
        <w:rPr>
          <w:rFonts w:ascii="Times New Roman" w:hAnsi="Times New Roman" w:cs="Times New Roman"/>
          <w:b/>
          <w:i/>
          <w:iCs/>
          <w:lang w:val="es-CO"/>
        </w:rPr>
      </w:pPr>
    </w:p>
    <w:p w14:paraId="6B9FB353" w14:textId="0048317C" w:rsidR="000121D9" w:rsidRPr="008D62C1" w:rsidRDefault="000121D9" w:rsidP="008D62C1">
      <w:pPr>
        <w:pStyle w:val="Prrafodelista"/>
        <w:numPr>
          <w:ilvl w:val="0"/>
          <w:numId w:val="95"/>
        </w:numPr>
        <w:spacing w:line="360" w:lineRule="auto"/>
        <w:jc w:val="both"/>
        <w:rPr>
          <w:rFonts w:ascii="Times New Roman" w:hAnsi="Times New Roman" w:cs="Times New Roman"/>
          <w:b/>
          <w:i/>
          <w:iCs/>
          <w:sz w:val="26"/>
          <w:szCs w:val="26"/>
          <w:lang w:val="es-CO"/>
        </w:rPr>
      </w:pPr>
      <w:r w:rsidRPr="008D62C1">
        <w:rPr>
          <w:rFonts w:ascii="Times New Roman" w:hAnsi="Times New Roman" w:cs="Times New Roman"/>
          <w:b/>
          <w:i/>
          <w:iCs/>
          <w:sz w:val="26"/>
          <w:szCs w:val="26"/>
          <w:lang w:val="es-CO"/>
        </w:rPr>
        <w:t xml:space="preserve">PROYECTO DE PRE-ESCOLAR: </w:t>
      </w:r>
      <w:r w:rsidR="00153A7A" w:rsidRPr="008D62C1">
        <w:rPr>
          <w:rFonts w:ascii="Times New Roman" w:hAnsi="Times New Roman" w:cs="Times New Roman"/>
          <w:b/>
          <w:i/>
          <w:iCs/>
          <w:sz w:val="26"/>
          <w:szCs w:val="26"/>
          <w:lang w:val="es-CO"/>
        </w:rPr>
        <w:t xml:space="preserve">GRADO DE </w:t>
      </w:r>
      <w:r w:rsidRPr="008D62C1">
        <w:rPr>
          <w:rFonts w:ascii="Times New Roman" w:hAnsi="Times New Roman" w:cs="Times New Roman"/>
          <w:b/>
          <w:i/>
          <w:iCs/>
          <w:sz w:val="26"/>
          <w:szCs w:val="26"/>
          <w:lang w:val="es-CO"/>
        </w:rPr>
        <w:t>TRANSICIÓN</w:t>
      </w:r>
    </w:p>
    <w:p w14:paraId="4071E4B6" w14:textId="77777777" w:rsidR="009A0D39" w:rsidRPr="00315AB8" w:rsidRDefault="009A0D39" w:rsidP="009012D8">
      <w:pPr>
        <w:spacing w:line="360" w:lineRule="auto"/>
        <w:jc w:val="both"/>
        <w:rPr>
          <w:rFonts w:ascii="Times New Roman" w:hAnsi="Times New Roman" w:cs="Times New Roman"/>
          <w:b/>
          <w:i/>
          <w:iCs/>
          <w:sz w:val="26"/>
          <w:szCs w:val="26"/>
          <w:lang w:val="es-ES"/>
        </w:rPr>
      </w:pPr>
    </w:p>
    <w:p w14:paraId="24EAD1A7" w14:textId="3835F360" w:rsidR="000121D9" w:rsidRPr="008D62C1" w:rsidRDefault="000121D9" w:rsidP="008D62C1">
      <w:pPr>
        <w:pStyle w:val="Prrafodelista"/>
        <w:numPr>
          <w:ilvl w:val="1"/>
          <w:numId w:val="70"/>
        </w:numPr>
        <w:spacing w:line="360" w:lineRule="auto"/>
        <w:jc w:val="both"/>
        <w:rPr>
          <w:rFonts w:ascii="Times New Roman" w:hAnsi="Times New Roman" w:cs="Times New Roman"/>
          <w:b/>
          <w:i/>
          <w:iCs/>
          <w:sz w:val="26"/>
          <w:szCs w:val="26"/>
          <w:lang w:val="es-ES"/>
        </w:rPr>
      </w:pPr>
      <w:r w:rsidRPr="008D62C1">
        <w:rPr>
          <w:rFonts w:ascii="Times New Roman" w:hAnsi="Times New Roman" w:cs="Times New Roman"/>
          <w:b/>
          <w:i/>
          <w:iCs/>
          <w:sz w:val="26"/>
          <w:szCs w:val="26"/>
          <w:lang w:val="es-ES"/>
        </w:rPr>
        <w:t>DIAGNOSTICO</w:t>
      </w:r>
    </w:p>
    <w:p w14:paraId="61D539A5" w14:textId="77777777" w:rsidR="00153A7A" w:rsidRPr="00153A7A" w:rsidRDefault="00153A7A" w:rsidP="00153A7A">
      <w:pPr>
        <w:pStyle w:val="Prrafodelista"/>
        <w:spacing w:line="360" w:lineRule="auto"/>
        <w:ind w:left="1246" w:firstLine="0"/>
        <w:jc w:val="both"/>
        <w:rPr>
          <w:rFonts w:ascii="Times New Roman" w:hAnsi="Times New Roman" w:cs="Times New Roman"/>
          <w:b/>
          <w:i/>
          <w:iCs/>
          <w:lang w:val="es-ES"/>
        </w:rPr>
      </w:pPr>
    </w:p>
    <w:p w14:paraId="27BB42A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El trabajo con niños y niñas en edad pre-escolar es generar un espacio de reflexión </w:t>
      </w:r>
      <w:proofErr w:type="spellStart"/>
      <w:r w:rsidRPr="00CA7A57">
        <w:rPr>
          <w:rFonts w:ascii="Times New Roman" w:hAnsi="Times New Roman" w:cs="Times New Roman"/>
          <w:i/>
          <w:lang w:val="es-ES"/>
        </w:rPr>
        <w:t>entorno</w:t>
      </w:r>
      <w:proofErr w:type="spellEnd"/>
      <w:r w:rsidRPr="00CA7A57">
        <w:rPr>
          <w:rFonts w:ascii="Times New Roman" w:hAnsi="Times New Roman" w:cs="Times New Roman"/>
          <w:i/>
          <w:lang w:val="es-ES"/>
        </w:rPr>
        <w:t xml:space="preserve"> a las prácticas pedagógicas que se han </w:t>
      </w:r>
      <w:proofErr w:type="spellStart"/>
      <w:r w:rsidRPr="00CA7A57">
        <w:rPr>
          <w:rFonts w:ascii="Times New Roman" w:hAnsi="Times New Roman" w:cs="Times New Roman"/>
          <w:i/>
          <w:lang w:val="es-ES"/>
        </w:rPr>
        <w:t>implementando</w:t>
      </w:r>
      <w:proofErr w:type="spellEnd"/>
      <w:r w:rsidRPr="00CA7A57">
        <w:rPr>
          <w:rFonts w:ascii="Times New Roman" w:hAnsi="Times New Roman" w:cs="Times New Roman"/>
          <w:i/>
          <w:lang w:val="es-ES"/>
        </w:rPr>
        <w:t xml:space="preserve"> en este nivel con el fin de enriquecer cualitativamente, acercarse, critica y creativamente a los lineamientos teóricos y metodológicos, incorporando elementos significativos a la práctica; ya que el trabajo con niños exige superar la concepción de aprendizaje como una simple adición de elementos a la estructura cognoscitiva y dar paso a la necesidad de mirar al niño como una red de interrelaciones entre lo ético, lo científico, lo mágico e imaginativo.</w:t>
      </w:r>
    </w:p>
    <w:p w14:paraId="55F8088F" w14:textId="77777777" w:rsidR="000121D9" w:rsidRPr="00CA7A57" w:rsidRDefault="000121D9" w:rsidP="009012D8">
      <w:pPr>
        <w:spacing w:line="360" w:lineRule="auto"/>
        <w:jc w:val="both"/>
        <w:rPr>
          <w:rFonts w:ascii="Times New Roman" w:hAnsi="Times New Roman" w:cs="Times New Roman"/>
          <w:i/>
          <w:lang w:val="es-ES"/>
        </w:rPr>
      </w:pPr>
    </w:p>
    <w:p w14:paraId="21D5154F" w14:textId="039F534E" w:rsidR="000121D9" w:rsidRPr="00CA7A57" w:rsidRDefault="000121D9" w:rsidP="009012D8">
      <w:pPr>
        <w:spacing w:line="360" w:lineRule="auto"/>
        <w:jc w:val="both"/>
        <w:rPr>
          <w:rFonts w:ascii="Times New Roman" w:hAnsi="Times New Roman" w:cs="Times New Roman"/>
          <w:bCs/>
          <w:i/>
          <w:lang w:val="es-ES"/>
        </w:rPr>
      </w:pPr>
      <w:r w:rsidRPr="00CA7A57">
        <w:rPr>
          <w:rFonts w:ascii="Times New Roman" w:hAnsi="Times New Roman" w:cs="Times New Roman"/>
          <w:i/>
          <w:lang w:val="es-ES"/>
        </w:rPr>
        <w:t>En la institución educativa SIDON,  el Nivel de Pre-escolar cuenta con los grado de Transición.</w:t>
      </w:r>
      <w:r w:rsidRPr="00CA7A57">
        <w:rPr>
          <w:rFonts w:ascii="Times New Roman" w:hAnsi="Times New Roman" w:cs="Times New Roman"/>
          <w:b/>
          <w:bCs/>
          <w:i/>
          <w:lang w:val="es-ES"/>
        </w:rPr>
        <w:t xml:space="preserve"> </w:t>
      </w:r>
      <w:r w:rsidRPr="00CA7A57">
        <w:rPr>
          <w:rFonts w:ascii="Times New Roman" w:hAnsi="Times New Roman" w:cs="Times New Roman"/>
          <w:bCs/>
          <w:i/>
          <w:lang w:val="es-ES"/>
        </w:rPr>
        <w:t xml:space="preserve">Se ha observado en el grado pre-escolar  dificultades para trabajar </w:t>
      </w:r>
      <w:r w:rsidRPr="00CA7A57">
        <w:rPr>
          <w:rFonts w:ascii="Times New Roman" w:hAnsi="Times New Roman" w:cs="Times New Roman"/>
          <w:bCs/>
          <w:i/>
          <w:lang w:val="es-ES"/>
        </w:rPr>
        <w:lastRenderedPageBreak/>
        <w:t xml:space="preserve">el desapego gradual y la adaptación al ambiente escolar debido a la sobreprotección que le brinda el ambiente familiar. </w:t>
      </w:r>
    </w:p>
    <w:p w14:paraId="34358589" w14:textId="77777777" w:rsidR="000121D9" w:rsidRPr="00CA7A57" w:rsidRDefault="000121D9" w:rsidP="009012D8">
      <w:pPr>
        <w:spacing w:line="360" w:lineRule="auto"/>
        <w:jc w:val="both"/>
        <w:rPr>
          <w:rFonts w:ascii="Times New Roman" w:hAnsi="Times New Roman" w:cs="Times New Roman"/>
          <w:i/>
          <w:lang w:val="es-ES"/>
        </w:rPr>
      </w:pPr>
    </w:p>
    <w:p w14:paraId="0450AAAC" w14:textId="46567FDC"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.1.1   JUSTIFICACIÓN</w:t>
      </w:r>
    </w:p>
    <w:p w14:paraId="25B02A0E" w14:textId="77777777" w:rsidR="000121D9" w:rsidRPr="00CA7A57" w:rsidRDefault="000121D9" w:rsidP="009012D8">
      <w:pPr>
        <w:spacing w:line="360" w:lineRule="auto"/>
        <w:jc w:val="both"/>
        <w:rPr>
          <w:rFonts w:ascii="Times New Roman" w:hAnsi="Times New Roman" w:cs="Times New Roman"/>
          <w:i/>
          <w:lang w:val="es-ES"/>
        </w:rPr>
      </w:pPr>
    </w:p>
    <w:p w14:paraId="724A1CF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De acuerdo con lo planteado por los lineamientos curriculares para preescolar, en este nivel el eje fundamental son los niños y las niñas como seres únicos, singulares, con capacidad para conocer, sentir, opinar, disentir, plantear problemas y buscar soluciones entre otros. </w:t>
      </w:r>
    </w:p>
    <w:p w14:paraId="20456328" w14:textId="77777777" w:rsidR="000121D9" w:rsidRPr="00CA7A57" w:rsidRDefault="000121D9" w:rsidP="009012D8">
      <w:pPr>
        <w:spacing w:line="360" w:lineRule="auto"/>
        <w:jc w:val="both"/>
        <w:rPr>
          <w:rFonts w:ascii="Times New Roman" w:hAnsi="Times New Roman" w:cs="Times New Roman"/>
          <w:i/>
          <w:lang w:val="es-ES"/>
        </w:rPr>
      </w:pPr>
    </w:p>
    <w:p w14:paraId="20F9B71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Su enfoque está fundamentado en el reconocimiento de un saber  en los niños y las niñas; la interacción con su entorno natural, familiar, social, étnico y cultural; la generación de situaciones que estimula desde el inicio de la escolaridad el espíritu científico, la creatividad y la imaginación; la vivencia de principio y valores que fomenten actitudes de respeto, tolerancia, cooperación, autoestima y la expresión de sentimientos y emociones. Además se  concibe una educación y formación ajustadas a sus características sociales, económicas y culturales; que motiva y despierta el deseo de aprender, de investigar, de construir saberes, de convivir con otros, de respetarse y valorarse  y valorar, de amar y cuidar la naturaleza; que les permita ser más activos, confiados, críticos y partícipes en su medio social de tal modo que se les facilite  su transición hacia la básica primaria y permitir el logro de los niveles de desarrollo y de los aprendizajes que garanticen el éxito en la escolaridad.</w:t>
      </w:r>
    </w:p>
    <w:p w14:paraId="26F1EB16" w14:textId="77777777" w:rsidR="000121D9" w:rsidRPr="00CA7A57" w:rsidRDefault="000121D9" w:rsidP="009012D8">
      <w:pPr>
        <w:spacing w:line="360" w:lineRule="auto"/>
        <w:jc w:val="both"/>
        <w:rPr>
          <w:rFonts w:ascii="Times New Roman" w:hAnsi="Times New Roman" w:cs="Times New Roman"/>
          <w:i/>
          <w:lang w:val="es-ES"/>
        </w:rPr>
      </w:pPr>
    </w:p>
    <w:p w14:paraId="57C7FEC2" w14:textId="529EA350"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 xml:space="preserve">.1.2   OBJETIVOS </w:t>
      </w:r>
    </w:p>
    <w:p w14:paraId="2E8540B4" w14:textId="77777777" w:rsidR="000121D9" w:rsidRPr="00CA7A57" w:rsidRDefault="000121D9" w:rsidP="009012D8">
      <w:pPr>
        <w:spacing w:line="360" w:lineRule="auto"/>
        <w:jc w:val="both"/>
        <w:rPr>
          <w:rFonts w:ascii="Times New Roman" w:hAnsi="Times New Roman" w:cs="Times New Roman"/>
          <w:i/>
          <w:lang w:val="es-ES"/>
        </w:rPr>
      </w:pPr>
    </w:p>
    <w:p w14:paraId="49100644" w14:textId="6FDC60EB" w:rsidR="000121D9" w:rsidRPr="00CA2CE5" w:rsidRDefault="000121D9" w:rsidP="00BD6EE7">
      <w:pPr>
        <w:pStyle w:val="Prrafodelista"/>
        <w:numPr>
          <w:ilvl w:val="0"/>
          <w:numId w:val="54"/>
        </w:numPr>
        <w:spacing w:line="360" w:lineRule="auto"/>
        <w:ind w:left="1136"/>
        <w:jc w:val="both"/>
        <w:rPr>
          <w:rFonts w:ascii="Times New Roman" w:hAnsi="Times New Roman" w:cs="Times New Roman"/>
          <w:i/>
          <w:lang w:val="es-ES"/>
        </w:rPr>
      </w:pPr>
      <w:r w:rsidRPr="00CA2CE5">
        <w:rPr>
          <w:rFonts w:ascii="Times New Roman" w:hAnsi="Times New Roman" w:cs="Times New Roman"/>
          <w:i/>
          <w:lang w:val="es-ES"/>
        </w:rPr>
        <w:t xml:space="preserve">Favorecer el desarrollo integral y general </w:t>
      </w:r>
      <w:r w:rsidRPr="00CA2CE5">
        <w:rPr>
          <w:rFonts w:ascii="Times New Roman" w:hAnsi="Times New Roman" w:cs="Times New Roman"/>
          <w:i/>
        </w:rPr>
        <w:t xml:space="preserve">de las capacidades afectivo-social, física y cognoscitiva del niño atendiendo a las características propias de su edad y a su entorno social. </w:t>
      </w:r>
    </w:p>
    <w:p w14:paraId="06CD467C" w14:textId="77777777" w:rsidR="000121D9" w:rsidRPr="00CA7A57" w:rsidRDefault="000121D9" w:rsidP="00CA2CE5">
      <w:pPr>
        <w:spacing w:line="360" w:lineRule="auto"/>
        <w:ind w:left="426"/>
        <w:jc w:val="both"/>
        <w:rPr>
          <w:rFonts w:ascii="Times New Roman" w:hAnsi="Times New Roman" w:cs="Times New Roman"/>
          <w:i/>
          <w:lang w:val="es-ES"/>
        </w:rPr>
      </w:pPr>
    </w:p>
    <w:p w14:paraId="0C15A61E" w14:textId="4858FA25" w:rsidR="000121D9" w:rsidRPr="00CA2CE5" w:rsidRDefault="000121D9" w:rsidP="00BD6EE7">
      <w:pPr>
        <w:pStyle w:val="Prrafodelista"/>
        <w:numPr>
          <w:ilvl w:val="0"/>
          <w:numId w:val="54"/>
        </w:numPr>
        <w:spacing w:line="360" w:lineRule="auto"/>
        <w:ind w:left="1136"/>
        <w:jc w:val="both"/>
        <w:rPr>
          <w:rFonts w:ascii="Times New Roman" w:hAnsi="Times New Roman" w:cs="Times New Roman"/>
          <w:i/>
          <w:lang w:val="es-ES"/>
        </w:rPr>
      </w:pPr>
      <w:r w:rsidRPr="00CA2CE5">
        <w:rPr>
          <w:rFonts w:ascii="Times New Roman" w:hAnsi="Times New Roman" w:cs="Times New Roman"/>
          <w:i/>
          <w:lang w:val="es-ES"/>
        </w:rPr>
        <w:lastRenderedPageBreak/>
        <w:t>Estimular el proceso de estructuración del pensamiento, de la imaginación creadora, las formas de expresión personal y de comunicación verbal y gráfica.</w:t>
      </w:r>
    </w:p>
    <w:p w14:paraId="359280AD" w14:textId="77777777" w:rsidR="000121D9" w:rsidRPr="00CA7A57" w:rsidRDefault="000121D9" w:rsidP="00CA2CE5">
      <w:pPr>
        <w:spacing w:line="360" w:lineRule="auto"/>
        <w:ind w:left="426"/>
        <w:jc w:val="both"/>
        <w:rPr>
          <w:rFonts w:ascii="Times New Roman" w:hAnsi="Times New Roman" w:cs="Times New Roman"/>
          <w:i/>
          <w:lang w:val="es-ES"/>
        </w:rPr>
      </w:pPr>
    </w:p>
    <w:p w14:paraId="505F3407" w14:textId="6B6CDA48" w:rsidR="000121D9" w:rsidRPr="00CA2CE5" w:rsidRDefault="000121D9" w:rsidP="00BD6EE7">
      <w:pPr>
        <w:pStyle w:val="Prrafodelista"/>
        <w:numPr>
          <w:ilvl w:val="0"/>
          <w:numId w:val="54"/>
        </w:numPr>
        <w:spacing w:line="360" w:lineRule="auto"/>
        <w:ind w:left="1136"/>
        <w:jc w:val="both"/>
        <w:rPr>
          <w:rFonts w:ascii="Times New Roman" w:hAnsi="Times New Roman" w:cs="Times New Roman"/>
          <w:i/>
          <w:lang w:val="es-ES"/>
        </w:rPr>
      </w:pPr>
      <w:r w:rsidRPr="00CA2CE5">
        <w:rPr>
          <w:rFonts w:ascii="Times New Roman" w:hAnsi="Times New Roman" w:cs="Times New Roman"/>
          <w:i/>
          <w:lang w:val="es-ES"/>
        </w:rPr>
        <w:t>Ayudar el proceso de maduración en el niño/a en lo sensorio-motor, la manifestación lúdica y estética, la iniciación deportiva y artística, el crecimiento socio afectivo, y los valores éticos.</w:t>
      </w:r>
    </w:p>
    <w:p w14:paraId="6F5BDFCF" w14:textId="58E542F3" w:rsidR="000121D9" w:rsidRPr="00CA2CE5" w:rsidRDefault="000121D9" w:rsidP="00BD6EE7">
      <w:pPr>
        <w:pStyle w:val="Prrafodelista"/>
        <w:numPr>
          <w:ilvl w:val="0"/>
          <w:numId w:val="54"/>
        </w:numPr>
        <w:spacing w:line="360" w:lineRule="auto"/>
        <w:ind w:left="1136"/>
        <w:jc w:val="both"/>
        <w:rPr>
          <w:rFonts w:ascii="Times New Roman" w:hAnsi="Times New Roman" w:cs="Times New Roman"/>
          <w:i/>
          <w:lang w:val="es-ES"/>
        </w:rPr>
      </w:pPr>
      <w:r w:rsidRPr="00CA2CE5">
        <w:rPr>
          <w:rFonts w:ascii="Times New Roman" w:hAnsi="Times New Roman" w:cs="Times New Roman"/>
          <w:i/>
          <w:lang w:val="es-ES"/>
        </w:rPr>
        <w:t>Provocar hábitos de integración social, de convivencia grupal, de solidaridad y cooperación y de conservación del medio ambiente.</w:t>
      </w:r>
    </w:p>
    <w:p w14:paraId="32A5FE4A" w14:textId="1CD3DFBE" w:rsidR="000121D9" w:rsidRPr="00CA2CE5" w:rsidRDefault="000121D9" w:rsidP="00BD6EE7">
      <w:pPr>
        <w:pStyle w:val="Prrafodelista"/>
        <w:numPr>
          <w:ilvl w:val="0"/>
          <w:numId w:val="54"/>
        </w:numPr>
        <w:spacing w:line="360" w:lineRule="auto"/>
        <w:ind w:left="1136"/>
        <w:jc w:val="both"/>
        <w:rPr>
          <w:rFonts w:ascii="Times New Roman" w:hAnsi="Times New Roman" w:cs="Times New Roman"/>
          <w:i/>
          <w:lang w:val="es-ES"/>
        </w:rPr>
      </w:pPr>
      <w:r w:rsidRPr="00CA2CE5">
        <w:rPr>
          <w:rFonts w:ascii="Times New Roman" w:hAnsi="Times New Roman" w:cs="Times New Roman"/>
          <w:i/>
          <w:lang w:val="es-ES"/>
        </w:rPr>
        <w:t>Fortalecer la vinculación entre la institución educativa, la familia y la comunidad circundante.</w:t>
      </w:r>
    </w:p>
    <w:p w14:paraId="25191A8D" w14:textId="77777777" w:rsidR="000121D9" w:rsidRPr="00CA7A57" w:rsidRDefault="000121D9" w:rsidP="009012D8">
      <w:pPr>
        <w:spacing w:line="360" w:lineRule="auto"/>
        <w:jc w:val="both"/>
        <w:rPr>
          <w:rFonts w:ascii="Times New Roman" w:hAnsi="Times New Roman" w:cs="Times New Roman"/>
          <w:i/>
          <w:lang w:val="es-ES"/>
        </w:rPr>
      </w:pPr>
    </w:p>
    <w:p w14:paraId="4F1C5981" w14:textId="6D234E95"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.1.3   METODOLOGÍA</w:t>
      </w:r>
    </w:p>
    <w:p w14:paraId="0DA2923E" w14:textId="77777777" w:rsidR="000121D9" w:rsidRPr="00CA7A57" w:rsidRDefault="000121D9" w:rsidP="009012D8">
      <w:pPr>
        <w:spacing w:line="360" w:lineRule="auto"/>
        <w:jc w:val="both"/>
        <w:rPr>
          <w:rFonts w:ascii="Times New Roman" w:hAnsi="Times New Roman" w:cs="Times New Roman"/>
          <w:i/>
          <w:lang w:val="es-ES"/>
        </w:rPr>
      </w:pPr>
    </w:p>
    <w:p w14:paraId="5E5217F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la edad de los tres a los cinco años, las  actividad escolares son las  que posibilitan al niño aprender; la lúdica se constituye como la actividad primordial de socialización ya que permite pasar del egoísmo (propio de esta edad) a compartir con los demás, permite establecer como una de las formas más acertadas para integrar las áreas de conocimiento y responder a la forma globalizada e interdisciplinaria para que  por sí mismos los niños y las niñas descubran y conozcan  los PROYECTOS LUDICO-PEDAGOGICOS.</w:t>
      </w:r>
    </w:p>
    <w:p w14:paraId="0E6F3575" w14:textId="77777777" w:rsidR="000121D9" w:rsidRPr="00CA7A57" w:rsidRDefault="000121D9" w:rsidP="009012D8">
      <w:pPr>
        <w:spacing w:line="360" w:lineRule="auto"/>
        <w:jc w:val="both"/>
        <w:rPr>
          <w:rFonts w:ascii="Times New Roman" w:hAnsi="Times New Roman" w:cs="Times New Roman"/>
          <w:i/>
          <w:lang w:val="es-ES"/>
        </w:rPr>
      </w:pPr>
    </w:p>
    <w:p w14:paraId="5B62763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Esto permite al docente acompañar y orientar a los niños, niñas, padres de familia y comunidad en los procesos de investigación que se emprendan para encontrar las respuestas, y generar más inquietudes de conocimiento, en la medida que los niños y niñas profundizan en lo que quieren conocer y hacer de acuerdo a las posibilidades que le brinda el contexto escolar </w:t>
      </w:r>
    </w:p>
    <w:p w14:paraId="4AC123FB" w14:textId="77777777" w:rsidR="00315AB8" w:rsidRDefault="00315AB8">
      <w:pPr>
        <w:spacing w:after="160" w:line="259" w:lineRule="auto"/>
        <w:ind w:left="0" w:firstLine="0"/>
        <w:rPr>
          <w:rFonts w:ascii="Times New Roman" w:hAnsi="Times New Roman" w:cs="Times New Roman"/>
          <w:b/>
          <w:bCs/>
          <w:i/>
          <w:lang w:val="es-ES"/>
        </w:rPr>
      </w:pPr>
      <w:r>
        <w:rPr>
          <w:rFonts w:ascii="Times New Roman" w:hAnsi="Times New Roman" w:cs="Times New Roman"/>
          <w:b/>
          <w:bCs/>
          <w:i/>
          <w:lang w:val="es-ES"/>
        </w:rPr>
        <w:br w:type="page"/>
      </w:r>
    </w:p>
    <w:p w14:paraId="7C9B0727" w14:textId="236FF391"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lastRenderedPageBreak/>
        <w:t>7</w:t>
      </w:r>
      <w:r w:rsidR="000121D9" w:rsidRPr="00315AB8">
        <w:rPr>
          <w:rFonts w:ascii="Times New Roman" w:hAnsi="Times New Roman" w:cs="Times New Roman"/>
          <w:b/>
          <w:bCs/>
          <w:i/>
          <w:sz w:val="26"/>
          <w:szCs w:val="26"/>
          <w:lang w:val="es-ES"/>
        </w:rPr>
        <w:t>.1.4 PRINCIPIOS DEL NIVEL DE PREESCOLAR</w:t>
      </w:r>
    </w:p>
    <w:p w14:paraId="626E4F23" w14:textId="77777777" w:rsidR="000121D9" w:rsidRPr="00315AB8" w:rsidRDefault="000121D9" w:rsidP="009012D8">
      <w:pPr>
        <w:spacing w:line="360" w:lineRule="auto"/>
        <w:jc w:val="both"/>
        <w:rPr>
          <w:rFonts w:ascii="Times New Roman" w:hAnsi="Times New Roman" w:cs="Times New Roman"/>
          <w:b/>
          <w:bCs/>
          <w:i/>
          <w:sz w:val="26"/>
          <w:szCs w:val="26"/>
          <w:lang w:val="es-ES"/>
        </w:rPr>
      </w:pPr>
    </w:p>
    <w:p w14:paraId="4E7DE6DB" w14:textId="5CFEE274"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.1.4.1  Principio de integralidad</w:t>
      </w:r>
    </w:p>
    <w:p w14:paraId="4F0E3799" w14:textId="77777777" w:rsidR="000121D9" w:rsidRPr="00CA7A57" w:rsidRDefault="000121D9" w:rsidP="009012D8">
      <w:pPr>
        <w:spacing w:line="360" w:lineRule="auto"/>
        <w:jc w:val="both"/>
        <w:rPr>
          <w:rFonts w:ascii="Times New Roman" w:hAnsi="Times New Roman" w:cs="Times New Roman"/>
          <w:b/>
          <w:bCs/>
          <w:i/>
          <w:lang w:val="es-ES"/>
        </w:rPr>
      </w:pPr>
    </w:p>
    <w:p w14:paraId="62DFFE9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principio de integralidad: “Reconoce el trabajo pedagógico integral y considera al educando como ser único y social en interdependencia y reciprocidad permanente con su entorno familiar, natural, social, étnico y cultural.”</w:t>
      </w:r>
    </w:p>
    <w:p w14:paraId="463685CD" w14:textId="77777777" w:rsidR="000121D9" w:rsidRPr="00CA7A57" w:rsidRDefault="000121D9" w:rsidP="009012D8">
      <w:pPr>
        <w:spacing w:line="360" w:lineRule="auto"/>
        <w:jc w:val="both"/>
        <w:rPr>
          <w:rFonts w:ascii="Times New Roman" w:hAnsi="Times New Roman" w:cs="Times New Roman"/>
          <w:i/>
          <w:lang w:val="es-ES"/>
        </w:rPr>
      </w:pPr>
    </w:p>
    <w:p w14:paraId="34B7E3F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Plantear el principio de integralidad en el preescolar de la institución educativa SIDON implica que toda acción educativa debe abarcar las dimensiones del desarrollo del niño, lo socio-afectivo, lo espiritual, lo ético, lo cognitivo, lo comunicativo, lo corporal y lo estético, para potencializarlas y alcanzar niveles de humanización necesarios para su desenvolvimiento en sociedad como un ser humano digno, autónomo y libre.</w:t>
      </w:r>
    </w:p>
    <w:p w14:paraId="0DB22493" w14:textId="77777777" w:rsidR="000121D9" w:rsidRPr="00CA7A57" w:rsidRDefault="000121D9" w:rsidP="009012D8">
      <w:pPr>
        <w:spacing w:line="360" w:lineRule="auto"/>
        <w:jc w:val="both"/>
        <w:rPr>
          <w:rFonts w:ascii="Times New Roman" w:hAnsi="Times New Roman" w:cs="Times New Roman"/>
          <w:i/>
          <w:lang w:val="es-ES"/>
        </w:rPr>
      </w:pPr>
    </w:p>
    <w:p w14:paraId="0631CFB5" w14:textId="56EBCEC3"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.1.4.2  Principio de participación</w:t>
      </w:r>
    </w:p>
    <w:p w14:paraId="3FF9FDFD" w14:textId="77777777" w:rsidR="000121D9" w:rsidRPr="00CA7A57" w:rsidRDefault="000121D9" w:rsidP="009012D8">
      <w:pPr>
        <w:spacing w:line="360" w:lineRule="auto"/>
        <w:jc w:val="both"/>
        <w:rPr>
          <w:rFonts w:ascii="Times New Roman" w:hAnsi="Times New Roman" w:cs="Times New Roman"/>
          <w:b/>
          <w:bCs/>
          <w:i/>
          <w:lang w:val="es-ES"/>
        </w:rPr>
      </w:pPr>
    </w:p>
    <w:p w14:paraId="7491A55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principio de participación: “Reconoce la organización y el trabajo de grupo como espacio propicio para la aceptación de sí mismo y del otro, en el intercambio de experiencias, aportes, conocimientos e ideales por parte de los educandos, de los docentes, de la familia y demás miembros de la comunidad a la que pertenece, y para la cohesión, el trabajo grupal, la construcción de valores y normas sociales, el sentido de pertenencia y el compromiso grupal y personal.”</w:t>
      </w:r>
    </w:p>
    <w:p w14:paraId="1280803A" w14:textId="77777777" w:rsidR="000121D9" w:rsidRPr="00CA7A57" w:rsidRDefault="000121D9" w:rsidP="009012D8">
      <w:pPr>
        <w:spacing w:line="360" w:lineRule="auto"/>
        <w:jc w:val="both"/>
        <w:rPr>
          <w:rFonts w:ascii="Times New Roman" w:hAnsi="Times New Roman" w:cs="Times New Roman"/>
          <w:i/>
          <w:lang w:val="es-ES"/>
        </w:rPr>
      </w:pPr>
    </w:p>
    <w:p w14:paraId="66C3FC8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el desarrollo del principio de participación se hace relación a la concepción que se tiene de vinculación activa, consciente y permanente de la familia, la sociedad y el Estado, como comunidad educativa, con el objeto de garantizar a los niños y las niñas de la región su desarrollo armónico e integral y el ejercicio pleno de sus derechos.</w:t>
      </w:r>
    </w:p>
    <w:p w14:paraId="07BB7727" w14:textId="77777777" w:rsidR="000121D9" w:rsidRPr="00CA7A57" w:rsidRDefault="000121D9" w:rsidP="009012D8">
      <w:pPr>
        <w:spacing w:line="360" w:lineRule="auto"/>
        <w:jc w:val="both"/>
        <w:rPr>
          <w:rFonts w:ascii="Times New Roman" w:hAnsi="Times New Roman" w:cs="Times New Roman"/>
          <w:i/>
          <w:lang w:val="es-ES"/>
        </w:rPr>
      </w:pPr>
    </w:p>
    <w:p w14:paraId="71565338" w14:textId="3C16B333"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.1.4.3  Principio de lúdica</w:t>
      </w:r>
    </w:p>
    <w:p w14:paraId="17C36F13" w14:textId="77777777" w:rsidR="000121D9" w:rsidRPr="00CA7A57" w:rsidRDefault="000121D9" w:rsidP="009012D8">
      <w:pPr>
        <w:spacing w:line="360" w:lineRule="auto"/>
        <w:jc w:val="both"/>
        <w:rPr>
          <w:rFonts w:ascii="Times New Roman" w:hAnsi="Times New Roman" w:cs="Times New Roman"/>
          <w:b/>
          <w:bCs/>
          <w:i/>
          <w:lang w:val="es-ES"/>
        </w:rPr>
      </w:pPr>
    </w:p>
    <w:p w14:paraId="3F88FCC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principio de lúdica: “Reconoce el juego como dinamizador de la vida del educando mediante el cual construye conocimientos, se encuentra consigo mismo, con el mundo físico y social, desarrolla iniciativas propias, comparte sus intereses, desarrolla habilidades de comunicación, construye y se apropia de normas. Asimismo, reconoce que el gozo, el entusiasmo, el placer de crear, recrear y de generar significados, afectos, visiones de futuro y nuevas formas de acción y convivencia, deben constituir el centro de toda acción realizada por y para el educando, en sus entornos familiar, natural, social, étnico, cultural y escolar.”</w:t>
      </w:r>
    </w:p>
    <w:p w14:paraId="05552B38" w14:textId="77777777" w:rsidR="000121D9" w:rsidRPr="00CA7A57" w:rsidRDefault="000121D9" w:rsidP="009012D8">
      <w:pPr>
        <w:spacing w:line="360" w:lineRule="auto"/>
        <w:jc w:val="both"/>
        <w:rPr>
          <w:rFonts w:ascii="Times New Roman" w:hAnsi="Times New Roman" w:cs="Times New Roman"/>
          <w:i/>
          <w:lang w:val="es-ES"/>
        </w:rPr>
      </w:pPr>
    </w:p>
    <w:p w14:paraId="2F67B22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Para desarrollar el principio de la lúdica se debe reconocer que el niño es un ser lúdico, esto es, que en lo que él realmente está interesado es en realizar actividades que le produzcan goce, placer y posibilidades de disfrute.</w:t>
      </w:r>
    </w:p>
    <w:p w14:paraId="382B2FFB" w14:textId="77777777" w:rsidR="000121D9" w:rsidRPr="00CA7A57" w:rsidRDefault="000121D9" w:rsidP="009012D8">
      <w:pPr>
        <w:spacing w:line="360" w:lineRule="auto"/>
        <w:jc w:val="both"/>
        <w:rPr>
          <w:rFonts w:ascii="Times New Roman" w:hAnsi="Times New Roman" w:cs="Times New Roman"/>
          <w:i/>
          <w:lang w:val="es-ES"/>
        </w:rPr>
      </w:pPr>
    </w:p>
    <w:p w14:paraId="66DAE56A" w14:textId="71B8FA83" w:rsidR="000121D9" w:rsidRPr="00315AB8" w:rsidRDefault="008D62C1" w:rsidP="00315AB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315AB8">
        <w:rPr>
          <w:rFonts w:ascii="Times New Roman" w:hAnsi="Times New Roman" w:cs="Times New Roman"/>
          <w:b/>
          <w:i/>
          <w:sz w:val="26"/>
          <w:szCs w:val="26"/>
          <w:lang w:val="es-ES"/>
        </w:rPr>
        <w:t xml:space="preserve">.1.5.   PROYECTO LÚDICO PEDAGÓGICO EN EL NIVEL DE PRE ESCOLAR </w:t>
      </w:r>
    </w:p>
    <w:p w14:paraId="769FF8F5" w14:textId="77777777" w:rsidR="000121D9" w:rsidRPr="00CA7A57" w:rsidRDefault="000121D9" w:rsidP="009012D8">
      <w:pPr>
        <w:spacing w:line="360" w:lineRule="auto"/>
        <w:jc w:val="both"/>
        <w:rPr>
          <w:rFonts w:ascii="Times New Roman" w:hAnsi="Times New Roman" w:cs="Times New Roman"/>
          <w:b/>
          <w:i/>
          <w:lang w:val="es-ES"/>
        </w:rPr>
      </w:pPr>
    </w:p>
    <w:p w14:paraId="721ECCF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Cs/>
          <w:i/>
          <w:lang w:val="es-ES"/>
        </w:rPr>
        <w:t>De acuerdo con los lineamientos del Ministerio de Educación Nacional, el Proyecto Lúdico Pedagógico tiene en cuenta lo siguiente en la</w:t>
      </w:r>
      <w:r w:rsidRPr="00CA7A57">
        <w:rPr>
          <w:rFonts w:ascii="Times New Roman" w:hAnsi="Times New Roman" w:cs="Times New Roman"/>
          <w:i/>
          <w:lang w:val="es-ES"/>
        </w:rPr>
        <w:t xml:space="preserve"> edad de los 3 a los 5 años, la actividad es la que le posibilita al niño aprender,  el juego es la actividad rectora, que se pasa del egocentrismo a compartir con los demás, que la calidez y el goce son propios en cada niño, que cada niño tiene sus propios ritmos de aprendizaje, se ha determinado que el proyecto lúdico-pedagógico es una de las formas más acertadas para integrar las áreas del conocimiento y responder a la forma globalizada e interdisciplinaria en que por sí mismos los niños descubren y conocen el mundo.</w:t>
      </w:r>
    </w:p>
    <w:p w14:paraId="22A9B9E2" w14:textId="77777777" w:rsidR="000121D9" w:rsidRPr="00CA7A57" w:rsidRDefault="000121D9" w:rsidP="009012D8">
      <w:pPr>
        <w:spacing w:line="360" w:lineRule="auto"/>
        <w:jc w:val="both"/>
        <w:rPr>
          <w:rFonts w:ascii="Times New Roman" w:hAnsi="Times New Roman" w:cs="Times New Roman"/>
          <w:i/>
          <w:lang w:val="es-ES"/>
        </w:rPr>
      </w:pPr>
    </w:p>
    <w:p w14:paraId="644CD5B6"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Los proyectos lúdico-pedagógicos permiten al docente acompañar y orientar a los niños, padres y comunidad en los procesos de investigación que se emprenden para encontrar respuestas, y generar más inquietudes de conocimiento, en la medida que los niños van profundizando en lo que quieren conocer y hacer.</w:t>
      </w:r>
    </w:p>
    <w:p w14:paraId="72AF9350" w14:textId="77777777" w:rsidR="000121D9" w:rsidRPr="00CA7A57" w:rsidRDefault="000121D9" w:rsidP="009012D8">
      <w:pPr>
        <w:spacing w:line="360" w:lineRule="auto"/>
        <w:jc w:val="both"/>
        <w:rPr>
          <w:rFonts w:ascii="Times New Roman" w:hAnsi="Times New Roman" w:cs="Times New Roman"/>
          <w:i/>
          <w:lang w:val="es-ES"/>
        </w:rPr>
      </w:pPr>
    </w:p>
    <w:p w14:paraId="54B348F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Este proceso de investigación, que construyen docentes y niños, se hace a través de la planeación conjunta, permanente y continúa, que se va gestando en la organización de las acciones y de los recursos que se requieren de acuerdo con cada momento que atraviesa el proyecto. La puesta en común que se realice cada día, posibilita generar un espacio de diálogo para analizar lo realizado y establecer acuerdos del proyecto, de las relaciones personales e interpersonales que se dieron y de otros sucesos que se requieran.</w:t>
      </w:r>
    </w:p>
    <w:p w14:paraId="7D040585" w14:textId="77777777" w:rsidR="000121D9" w:rsidRPr="00CA7A57" w:rsidRDefault="000121D9" w:rsidP="009012D8">
      <w:pPr>
        <w:spacing w:line="360" w:lineRule="auto"/>
        <w:jc w:val="both"/>
        <w:rPr>
          <w:rFonts w:ascii="Times New Roman" w:hAnsi="Times New Roman" w:cs="Times New Roman"/>
          <w:i/>
          <w:lang w:val="es-ES"/>
        </w:rPr>
      </w:pPr>
    </w:p>
    <w:p w14:paraId="1E54C9F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Es primordial en este proceso la habilidad que tenga el docente para lograr comprender qué es lo que les inquieta a los niños, lo que les interesa conocer y lo que les interesa hacer. Por ejemplo cuando están reunidos alrededor de un animalito, ¿qué observan ellos?, ¿qué los emociona?, ¿qué quieren encontrar cuando lo manipulan?, ¿qué comentan ellos de los que está pasando? Los niños están indicando y diciendo qué quieren hacer y saber; es decir, “lo que tiene sentido y significancia para ellos”. El uso de la pregunta que haga el docente debe posibilitar que “los niños se interesen por descubrir un poco más allá de lo evidente” y que establezcan relaciones de causalidad, temporalidad y otras.</w:t>
      </w:r>
    </w:p>
    <w:p w14:paraId="35D3B12A" w14:textId="77777777" w:rsidR="000121D9" w:rsidRPr="00CA7A57" w:rsidRDefault="000121D9" w:rsidP="009012D8">
      <w:pPr>
        <w:spacing w:line="360" w:lineRule="auto"/>
        <w:jc w:val="both"/>
        <w:rPr>
          <w:rFonts w:ascii="Times New Roman" w:hAnsi="Times New Roman" w:cs="Times New Roman"/>
          <w:i/>
          <w:lang w:val="es-ES"/>
        </w:rPr>
      </w:pPr>
    </w:p>
    <w:p w14:paraId="15405BD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este proceso es importante reconocer las argumentaciones o deducciones que desde su propia lógica hacen los niños, la relatividad en la veracidad o falsedad con que se asuman las respuestas, el valor del error constructivo como posibilitador de conocimiento, la calidez del ambiente como mediador de goce, risa y diálogo permanente. Recordemos que son niños de tres a cinco años en quienes el juego, la comunicación, el afecto y las manifestaciones de ternura son básicos para su desarrollo.</w:t>
      </w:r>
    </w:p>
    <w:p w14:paraId="47A0BDF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Abordar proyectos lúdico-pedagógicos requiere la comprensión en docentes, familia y comunidad, de lo que implican procesos y ritmos individuales de aprendizaje y su relación con los procesos de desarrollo en los niños. Por ello, cuando se plantean los logros y sus indicadores para el nivel, se propone que los adultos se los planteen y también desarrollen las acciones pertinentes para alcanzarlos, ya que de su vinculación y participación consciente, activa y permanente dependerá en gran medida la generación de posibilidades y oportunidades de aprendizaje y conocimiento para todos.</w:t>
      </w:r>
    </w:p>
    <w:p w14:paraId="7D35C61F" w14:textId="77777777" w:rsidR="009A0D39" w:rsidRPr="00CA7A57" w:rsidRDefault="009A0D39" w:rsidP="009012D8">
      <w:pPr>
        <w:spacing w:line="360" w:lineRule="auto"/>
        <w:jc w:val="both"/>
        <w:rPr>
          <w:rFonts w:ascii="Times New Roman" w:hAnsi="Times New Roman" w:cs="Times New Roman"/>
          <w:b/>
          <w:bCs/>
          <w:i/>
          <w:lang w:val="es-ES"/>
        </w:rPr>
      </w:pPr>
    </w:p>
    <w:p w14:paraId="5EDFA784" w14:textId="47A36BEA"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 xml:space="preserve">.1.6. ACTIVIDADES SIGNIFICATIVAS </w:t>
      </w:r>
    </w:p>
    <w:p w14:paraId="452A5316" w14:textId="77777777" w:rsidR="000121D9" w:rsidRPr="00CA7A57" w:rsidRDefault="000121D9" w:rsidP="009012D8">
      <w:pPr>
        <w:spacing w:line="360" w:lineRule="auto"/>
        <w:jc w:val="both"/>
        <w:rPr>
          <w:rFonts w:ascii="Times New Roman" w:hAnsi="Times New Roman" w:cs="Times New Roman"/>
          <w:i/>
          <w:lang w:val="es-ES"/>
        </w:rPr>
      </w:pPr>
    </w:p>
    <w:p w14:paraId="03C24E8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También se ha propuesto la realización de actividades que les posibilite interactuar con el medio de otras formas y modos, como por ejemplo: talleres de expresión plástica, musical, corporal, literaria y otros, que permitan dar rienda suelta a la imaginación y a la creatividad y otras actividades que se generen propias del contexto. </w:t>
      </w:r>
    </w:p>
    <w:p w14:paraId="256829E2" w14:textId="77777777" w:rsidR="00315AB8" w:rsidRDefault="00315AB8" w:rsidP="009012D8">
      <w:pPr>
        <w:spacing w:line="360" w:lineRule="auto"/>
        <w:jc w:val="both"/>
        <w:rPr>
          <w:rFonts w:ascii="Times New Roman" w:hAnsi="Times New Roman" w:cs="Times New Roman"/>
          <w:b/>
          <w:bCs/>
          <w:i/>
          <w:lang w:val="es-ES"/>
        </w:rPr>
      </w:pPr>
    </w:p>
    <w:p w14:paraId="74721514" w14:textId="64EF8414" w:rsidR="000121D9" w:rsidRPr="00315AB8" w:rsidRDefault="008D62C1" w:rsidP="009012D8">
      <w:pPr>
        <w:spacing w:line="360" w:lineRule="auto"/>
        <w:jc w:val="both"/>
        <w:rPr>
          <w:rFonts w:ascii="Times New Roman" w:hAnsi="Times New Roman" w:cs="Times New Roman"/>
          <w:b/>
          <w:bCs/>
          <w:i/>
          <w:sz w:val="26"/>
          <w:szCs w:val="26"/>
          <w:lang w:val="es-ES"/>
        </w:rPr>
      </w:pPr>
      <w:r>
        <w:rPr>
          <w:rFonts w:ascii="Times New Roman" w:hAnsi="Times New Roman" w:cs="Times New Roman"/>
          <w:b/>
          <w:bCs/>
          <w:i/>
          <w:sz w:val="26"/>
          <w:szCs w:val="26"/>
          <w:lang w:val="es-ES"/>
        </w:rPr>
        <w:t>7</w:t>
      </w:r>
      <w:r w:rsidR="000121D9" w:rsidRPr="00315AB8">
        <w:rPr>
          <w:rFonts w:ascii="Times New Roman" w:hAnsi="Times New Roman" w:cs="Times New Roman"/>
          <w:b/>
          <w:bCs/>
          <w:i/>
          <w:sz w:val="26"/>
          <w:szCs w:val="26"/>
          <w:lang w:val="es-ES"/>
        </w:rPr>
        <w:t xml:space="preserve">.1.7. Proceso de evaluación </w:t>
      </w:r>
    </w:p>
    <w:p w14:paraId="579F850B" w14:textId="77777777" w:rsidR="000121D9" w:rsidRPr="00CA7A57" w:rsidRDefault="000121D9" w:rsidP="009012D8">
      <w:pPr>
        <w:spacing w:line="360" w:lineRule="auto"/>
        <w:jc w:val="both"/>
        <w:rPr>
          <w:rFonts w:ascii="Times New Roman" w:hAnsi="Times New Roman" w:cs="Times New Roman"/>
          <w:b/>
          <w:bCs/>
          <w:i/>
          <w:lang w:val="es-ES"/>
        </w:rPr>
      </w:pPr>
    </w:p>
    <w:p w14:paraId="1DBFDCA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Se puede abordar desde varios puntos de vista: Como el análisis cualitativo y sistemático de los procesos dados en cada uno de los componentes de Proyecto Educativo Institucional en el cual se ubica el estado de realización de los logros propuestos para el nivel preescolar con relación a toda la institución educativa.</w:t>
      </w:r>
    </w:p>
    <w:p w14:paraId="64819EFB" w14:textId="77777777" w:rsidR="000121D9" w:rsidRPr="00CA7A57" w:rsidRDefault="000121D9" w:rsidP="009012D8">
      <w:pPr>
        <w:spacing w:line="360" w:lineRule="auto"/>
        <w:jc w:val="both"/>
        <w:rPr>
          <w:rFonts w:ascii="Times New Roman" w:hAnsi="Times New Roman" w:cs="Times New Roman"/>
          <w:i/>
          <w:lang w:val="es-ES"/>
        </w:rPr>
      </w:pPr>
    </w:p>
    <w:p w14:paraId="778EFFD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 evaluación en este nivel está dirigida a que conjuntamente docentes, padres y comunidad identifiquen cualitativamente los aspectos que facilitan o dificultan los procesos y a generar los cambios que se requiera. </w:t>
      </w:r>
    </w:p>
    <w:p w14:paraId="43F8D3B6" w14:textId="77777777" w:rsidR="000121D9" w:rsidRPr="00CA7A57" w:rsidRDefault="000121D9" w:rsidP="009012D8">
      <w:pPr>
        <w:spacing w:line="360" w:lineRule="auto"/>
        <w:jc w:val="both"/>
        <w:rPr>
          <w:rFonts w:ascii="Times New Roman" w:hAnsi="Times New Roman" w:cs="Times New Roman"/>
          <w:i/>
          <w:lang w:val="es-ES"/>
        </w:rPr>
      </w:pPr>
    </w:p>
    <w:p w14:paraId="3BDEBE6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Se requiere que padres y docentes analicen y clarifiquen qué entienden por evaluación de procesos en el contexto de los principios dados para preescolar.</w:t>
      </w:r>
    </w:p>
    <w:p w14:paraId="6B3BC56B" w14:textId="77777777" w:rsidR="000121D9" w:rsidRPr="00CA7A57" w:rsidRDefault="000121D9" w:rsidP="009012D8">
      <w:pPr>
        <w:spacing w:line="360" w:lineRule="auto"/>
        <w:jc w:val="both"/>
        <w:rPr>
          <w:rFonts w:ascii="Times New Roman" w:hAnsi="Times New Roman" w:cs="Times New Roman"/>
          <w:i/>
          <w:lang w:val="es-ES"/>
        </w:rPr>
      </w:pPr>
    </w:p>
    <w:p w14:paraId="6F117CB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 evaluación en el nivel Pre-escolar es un proceso integral, sistemático y permanente de análisis y observación del desarrollo del niño en sus diferentes dimensiones y de su aprendizaje en el que participan además del docente, los mismos estudiantes, padres de familia, se caracteriza por ser cualitativa y tiene sus propósitos:</w:t>
      </w:r>
    </w:p>
    <w:p w14:paraId="0CE9CF59" w14:textId="77777777" w:rsidR="000121D9" w:rsidRPr="00CA7A57" w:rsidRDefault="000121D9" w:rsidP="009012D8">
      <w:pPr>
        <w:spacing w:line="360" w:lineRule="auto"/>
        <w:jc w:val="both"/>
        <w:rPr>
          <w:rFonts w:ascii="Times New Roman" w:hAnsi="Times New Roman" w:cs="Times New Roman"/>
          <w:i/>
          <w:lang w:val="es-ES"/>
        </w:rPr>
      </w:pPr>
    </w:p>
    <w:p w14:paraId="00C4479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Evaluación diagnóstica: Conocer el estado de desarrollo integral del educando sus capacidades y limitaciones </w:t>
      </w:r>
    </w:p>
    <w:p w14:paraId="04FB904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Evaluación  formativa: Estimular el afianzamiento de valores, </w:t>
      </w:r>
      <w:proofErr w:type="gramStart"/>
      <w:r w:rsidRPr="00CA7A57">
        <w:rPr>
          <w:rFonts w:ascii="Times New Roman" w:hAnsi="Times New Roman" w:cs="Times New Roman"/>
          <w:i/>
          <w:lang w:val="es-ES"/>
        </w:rPr>
        <w:t>actitudes ,</w:t>
      </w:r>
      <w:proofErr w:type="gramEnd"/>
      <w:r w:rsidRPr="00CA7A57">
        <w:rPr>
          <w:rFonts w:ascii="Times New Roman" w:hAnsi="Times New Roman" w:cs="Times New Roman"/>
          <w:i/>
          <w:lang w:val="es-ES"/>
        </w:rPr>
        <w:t xml:space="preserve"> aptitudes y hábitos buscando el libre desarrollo de la personalidad del niño</w:t>
      </w:r>
    </w:p>
    <w:p w14:paraId="41D9AEA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Generar en el maestro, en los padres de familia y en el educando espacios de reflexión que le permitan reorientar sus procesos pedagógicos y tomar las medidas necesarias para superar las circunstancias.</w:t>
      </w:r>
    </w:p>
    <w:p w14:paraId="570E4C56" w14:textId="77777777" w:rsidR="000121D9" w:rsidRPr="00CA7A57" w:rsidRDefault="000121D9" w:rsidP="009012D8">
      <w:pPr>
        <w:spacing w:line="360" w:lineRule="auto"/>
        <w:jc w:val="both"/>
        <w:rPr>
          <w:rFonts w:ascii="Times New Roman" w:hAnsi="Times New Roman" w:cs="Times New Roman"/>
          <w:i/>
          <w:lang w:val="es-ES"/>
        </w:rPr>
      </w:pPr>
    </w:p>
    <w:p w14:paraId="5A93700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Con base al seguimiento y observación cuidadosa se tendrá en cuenta en los niños, su desempeño, creatividad, interés , esfuerzo, aprovechamiento de experiencias, trabajo, actitudes, relaciones y comportamiento, respetando los ritmos de cada uno, esto conducirá a la identificación oportuna de las dificultades que tiene el alumno para avanzar con el propósito de introducir acciones preventivas que permitan atenderlo a tiempo.</w:t>
      </w:r>
    </w:p>
    <w:p w14:paraId="653CE4BA" w14:textId="77777777" w:rsidR="000121D9" w:rsidRPr="00CA7A57" w:rsidRDefault="000121D9" w:rsidP="009012D8">
      <w:pPr>
        <w:spacing w:line="360" w:lineRule="auto"/>
        <w:jc w:val="both"/>
        <w:rPr>
          <w:rFonts w:ascii="Times New Roman" w:hAnsi="Times New Roman" w:cs="Times New Roman"/>
          <w:i/>
          <w:lang w:val="es-ES"/>
        </w:rPr>
      </w:pPr>
    </w:p>
    <w:p w14:paraId="6C1F91E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la evaluación también participará el estudiante, él da su opinión de manera sencilla sobre su trabajo, su esfuerzo o realizaciones y los cambios que ha experimentado, la mejor forma de hacerlo para que haya retrospectiva es mirar la carpeta de sus trabajos cada cierto tiempo, organizado por fechas desde el principio para que él pueda observar la diferencia entre lo que hizo antes y lo que puede hacer ahora, observar sus adelantos y sus descuidos, se AUTO-EVALUA.</w:t>
      </w:r>
    </w:p>
    <w:p w14:paraId="122D3F0F" w14:textId="77777777" w:rsidR="000121D9" w:rsidRPr="00CA7A57" w:rsidRDefault="000121D9" w:rsidP="009012D8">
      <w:pPr>
        <w:spacing w:line="360" w:lineRule="auto"/>
        <w:jc w:val="both"/>
        <w:rPr>
          <w:rFonts w:ascii="Times New Roman" w:hAnsi="Times New Roman" w:cs="Times New Roman"/>
          <w:i/>
          <w:lang w:val="es-ES"/>
        </w:rPr>
      </w:pPr>
    </w:p>
    <w:p w14:paraId="6CD8EAE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 xml:space="preserve">También los padres de familia deben ser </w:t>
      </w:r>
      <w:proofErr w:type="spellStart"/>
      <w:r w:rsidRPr="00CA7A57">
        <w:rPr>
          <w:rFonts w:ascii="Times New Roman" w:hAnsi="Times New Roman" w:cs="Times New Roman"/>
          <w:i/>
          <w:lang w:val="es-ES"/>
        </w:rPr>
        <w:t>participes</w:t>
      </w:r>
      <w:proofErr w:type="spellEnd"/>
      <w:r w:rsidRPr="00CA7A57">
        <w:rPr>
          <w:rFonts w:ascii="Times New Roman" w:hAnsi="Times New Roman" w:cs="Times New Roman"/>
          <w:i/>
          <w:lang w:val="es-ES"/>
        </w:rPr>
        <w:t xml:space="preserve"> en el seguimiento del niño, dialogando cada cierto tiempo sobre los progresos o limitaciones que observen en sus hijos.</w:t>
      </w:r>
    </w:p>
    <w:p w14:paraId="58B8928F" w14:textId="77777777" w:rsidR="000121D9" w:rsidRPr="00CA7A57" w:rsidRDefault="000121D9" w:rsidP="009012D8">
      <w:pPr>
        <w:spacing w:line="360" w:lineRule="auto"/>
        <w:jc w:val="both"/>
        <w:rPr>
          <w:rFonts w:ascii="Times New Roman" w:hAnsi="Times New Roman" w:cs="Times New Roman"/>
          <w:i/>
          <w:lang w:val="es-ES"/>
        </w:rPr>
      </w:pPr>
    </w:p>
    <w:p w14:paraId="3BDB4E7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Cabe indicar que en pre-escolar no se reprueban ni el grado ni las actividades, los educandos avanzarán en el proceso educativo, según sus capacidades y aptitudes personales.</w:t>
      </w:r>
    </w:p>
    <w:p w14:paraId="675F09BE" w14:textId="77777777" w:rsidR="000121D9" w:rsidRPr="00CA7A57" w:rsidRDefault="000121D9" w:rsidP="009012D8">
      <w:pPr>
        <w:spacing w:line="360" w:lineRule="auto"/>
        <w:jc w:val="both"/>
        <w:rPr>
          <w:rFonts w:ascii="Times New Roman" w:hAnsi="Times New Roman" w:cs="Times New Roman"/>
          <w:i/>
          <w:lang w:val="es-ES"/>
        </w:rPr>
      </w:pPr>
    </w:p>
    <w:p w14:paraId="4405B349" w14:textId="781A6403" w:rsidR="000121D9" w:rsidRPr="00315AB8" w:rsidRDefault="008D62C1"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315AB8">
        <w:rPr>
          <w:rFonts w:ascii="Times New Roman" w:hAnsi="Times New Roman" w:cs="Times New Roman"/>
          <w:b/>
          <w:i/>
          <w:sz w:val="26"/>
          <w:szCs w:val="26"/>
          <w:lang w:val="es-ES"/>
        </w:rPr>
        <w:t>.2. Diseño Curricular</w:t>
      </w:r>
    </w:p>
    <w:p w14:paraId="29BBDBA0" w14:textId="77777777" w:rsidR="000121D9" w:rsidRPr="00CA7A57" w:rsidRDefault="000121D9" w:rsidP="009012D8">
      <w:pPr>
        <w:spacing w:line="360" w:lineRule="auto"/>
        <w:jc w:val="both"/>
        <w:rPr>
          <w:rFonts w:ascii="Times New Roman" w:hAnsi="Times New Roman" w:cs="Times New Roman"/>
          <w:i/>
          <w:lang w:val="es-ES"/>
        </w:rPr>
      </w:pPr>
    </w:p>
    <w:p w14:paraId="26E5566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El diseño curricular es el segundo nivel de concreción del currículo. Consiste en el análisis de los elementos de aprendizaje, la elaboración de los planes, programas y proyectos que dinamizan los elementos de aprendizaje que se espera mediar con los estudiantes. </w:t>
      </w:r>
    </w:p>
    <w:p w14:paraId="472F8521" w14:textId="77777777" w:rsidR="000121D9" w:rsidRPr="00CA7A57" w:rsidRDefault="000121D9" w:rsidP="009012D8">
      <w:pPr>
        <w:spacing w:line="360" w:lineRule="auto"/>
        <w:jc w:val="both"/>
        <w:rPr>
          <w:rFonts w:ascii="Times New Roman" w:hAnsi="Times New Roman" w:cs="Times New Roman"/>
          <w:i/>
          <w:lang w:val="es-ES"/>
        </w:rPr>
      </w:pPr>
    </w:p>
    <w:p w14:paraId="05131E2E"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i/>
          <w:lang w:val="es-ES"/>
        </w:rPr>
        <w:t xml:space="preserve">Según el Artículo 5 del Decreto 1290 de 2009, para los niveles de valoración básico y bajo, se deben alcanzar las competencias básicas expuestas en los Lineamientos Curriculares, Estándares Básicos de Competencia, así como los marcos conceptuales de la evaluación propuestos por el Instituto Colombiano de Fomento a la Educación Superior (ICFES). Razón fundamental para analizar las áreas de formación y los elementos de aprendizaje relacionados con las competencias básicas. </w:t>
      </w:r>
    </w:p>
    <w:p w14:paraId="4979805C" w14:textId="77777777" w:rsidR="000121D9" w:rsidRPr="00CA7A57" w:rsidRDefault="000121D9" w:rsidP="009012D8">
      <w:pPr>
        <w:spacing w:line="360" w:lineRule="auto"/>
        <w:jc w:val="both"/>
        <w:rPr>
          <w:rFonts w:ascii="Times New Roman" w:hAnsi="Times New Roman" w:cs="Times New Roman"/>
          <w:i/>
          <w:lang w:val="es-ES"/>
        </w:rPr>
      </w:pPr>
    </w:p>
    <w:p w14:paraId="553E255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Para abordar este tema se tratarán dos aspectos: las áreas de la formación y los elementos de aprendizaje de cada área.</w:t>
      </w:r>
    </w:p>
    <w:p w14:paraId="4C2C0F64" w14:textId="77777777" w:rsidR="000121D9" w:rsidRPr="00CA7A57" w:rsidRDefault="000121D9" w:rsidP="009012D8">
      <w:pPr>
        <w:spacing w:line="360" w:lineRule="auto"/>
        <w:jc w:val="both"/>
        <w:rPr>
          <w:rFonts w:ascii="Times New Roman" w:hAnsi="Times New Roman" w:cs="Times New Roman"/>
          <w:b/>
          <w:i/>
          <w:lang w:val="es-ES"/>
        </w:rPr>
      </w:pPr>
    </w:p>
    <w:p w14:paraId="75212030" w14:textId="53F5CA06" w:rsidR="00315AB8" w:rsidRPr="00315AB8" w:rsidRDefault="008D62C1"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315AB8">
        <w:rPr>
          <w:rFonts w:ascii="Times New Roman" w:hAnsi="Times New Roman" w:cs="Times New Roman"/>
          <w:b/>
          <w:i/>
          <w:sz w:val="26"/>
          <w:szCs w:val="26"/>
          <w:lang w:val="es-ES"/>
        </w:rPr>
        <w:t xml:space="preserve">.2.1. Sobre las áreas de formación: </w:t>
      </w:r>
    </w:p>
    <w:p w14:paraId="7D27E143" w14:textId="77777777" w:rsidR="00315AB8" w:rsidRDefault="00315AB8" w:rsidP="009012D8">
      <w:pPr>
        <w:spacing w:line="360" w:lineRule="auto"/>
        <w:jc w:val="both"/>
        <w:rPr>
          <w:rFonts w:ascii="Times New Roman" w:hAnsi="Times New Roman" w:cs="Times New Roman"/>
          <w:i/>
          <w:lang w:val="es-ES"/>
        </w:rPr>
      </w:pPr>
    </w:p>
    <w:p w14:paraId="5157486B" w14:textId="714B9F3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Según el Artículo 23 de la Ley 115 de 1994, la estructura curricular debe contar con las siguientes áreas: ciencias naturales, ciencias sociales, educación artística, </w:t>
      </w:r>
      <w:r w:rsidRPr="00CA7A57">
        <w:rPr>
          <w:rFonts w:ascii="Times New Roman" w:hAnsi="Times New Roman" w:cs="Times New Roman"/>
          <w:i/>
          <w:lang w:val="es-ES"/>
        </w:rPr>
        <w:lastRenderedPageBreak/>
        <w:t xml:space="preserve">educación ética y en valores humanos, educación física, recreación y deportes, educación religiosa escolar, humanidades, matemáticas, tecnología e informática. También, en el Artículo 31 de la misma Ley, se propone la educación en ciencias económicas y políticas, y la filosofía para la educación media. </w:t>
      </w:r>
    </w:p>
    <w:p w14:paraId="1C820997" w14:textId="77777777" w:rsidR="000121D9" w:rsidRPr="00CA7A57" w:rsidRDefault="000121D9" w:rsidP="009012D8">
      <w:pPr>
        <w:spacing w:line="360" w:lineRule="auto"/>
        <w:jc w:val="both"/>
        <w:rPr>
          <w:rFonts w:ascii="Times New Roman" w:hAnsi="Times New Roman" w:cs="Times New Roman"/>
          <w:i/>
          <w:lang w:val="es-ES"/>
        </w:rPr>
      </w:pPr>
    </w:p>
    <w:p w14:paraId="43B69BB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Por otro lado, cabe anotar, según el Artículo 71 de la Ley 115 de 1994, el cual expresa que “Dentro de los límites fijados por la presente Ley y el proyecto educativo institucional, las instituciones de educación formal gozan de autonomía para organizar las áreas fundamentales de conocimientos definidas para cada nivel, introducir asignaturas optativas dentro de las áreas establecidas en la Ley, adaptar algunas áreas a las necesidades y características regionales, adoptar métodos de enseñanza y organizar actividades formativas, culturales y deportivas, dentro de los lineamientos que establezca el Ministerio de Educación Nacional”, y el Artículo 34 del Decreto 1860 de 1994 según el cual “El plan de estudios incluirá las áreas del conocimiento definidas como obligatorias y fundamental en los nueve grupos enumerados en el artículo 23 de la Ley 115 de 1994. Además, incluirá grupos de áreas asignaturas que adicionalmente podrá seleccionar el establecimiento educativo para lograr los objetivos del proyecto educativo institucional, sin sobrepasar el veinte por ciento de las áreas establecidas en el plan de estudios. Las áreas pueden concursarse por asignaturas y proyectos pedagógicos en períodos lectivos anuales, semestrales o trimestrales. Estas se distribuirán en uno o varios grados”, en este sentido en la Institución el plan de estudios para se articula en áreas de aprendizaje.</w:t>
      </w:r>
    </w:p>
    <w:p w14:paraId="6E90DE24" w14:textId="77777777" w:rsidR="00315AB8" w:rsidRDefault="00315AB8" w:rsidP="009012D8">
      <w:pPr>
        <w:spacing w:line="360" w:lineRule="auto"/>
        <w:jc w:val="both"/>
        <w:rPr>
          <w:rFonts w:ascii="Times New Roman" w:hAnsi="Times New Roman" w:cs="Times New Roman"/>
          <w:b/>
          <w:i/>
          <w:lang w:val="es-ES"/>
        </w:rPr>
      </w:pPr>
    </w:p>
    <w:p w14:paraId="279EEE1D" w14:textId="403F2FEA" w:rsidR="000121D9" w:rsidRPr="00315AB8" w:rsidRDefault="008D62C1"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315AB8">
        <w:rPr>
          <w:rFonts w:ascii="Times New Roman" w:hAnsi="Times New Roman" w:cs="Times New Roman"/>
          <w:b/>
          <w:i/>
          <w:sz w:val="26"/>
          <w:szCs w:val="26"/>
          <w:lang w:val="es-ES"/>
        </w:rPr>
        <w:t>.2.</w:t>
      </w:r>
      <w:r w:rsidR="00CA2CE5" w:rsidRPr="00315AB8">
        <w:rPr>
          <w:rFonts w:ascii="Times New Roman" w:hAnsi="Times New Roman" w:cs="Times New Roman"/>
          <w:b/>
          <w:i/>
          <w:sz w:val="26"/>
          <w:szCs w:val="26"/>
          <w:lang w:val="es-ES"/>
        </w:rPr>
        <w:t>2</w:t>
      </w:r>
      <w:r w:rsidR="000121D9" w:rsidRPr="00315AB8">
        <w:rPr>
          <w:rFonts w:ascii="Times New Roman" w:hAnsi="Times New Roman" w:cs="Times New Roman"/>
          <w:b/>
          <w:i/>
          <w:sz w:val="26"/>
          <w:szCs w:val="26"/>
          <w:lang w:val="es-ES"/>
        </w:rPr>
        <w:t>. Elementos de Aprendizaje</w:t>
      </w:r>
    </w:p>
    <w:p w14:paraId="1721A8C0" w14:textId="77777777" w:rsidR="000121D9" w:rsidRPr="00CA7A57" w:rsidRDefault="000121D9" w:rsidP="009012D8">
      <w:pPr>
        <w:spacing w:line="360" w:lineRule="auto"/>
        <w:jc w:val="both"/>
        <w:rPr>
          <w:rFonts w:ascii="Times New Roman" w:hAnsi="Times New Roman" w:cs="Times New Roman"/>
          <w:b/>
          <w:i/>
          <w:lang w:val="es-ES"/>
        </w:rPr>
      </w:pPr>
    </w:p>
    <w:p w14:paraId="01539BE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Los elementos de aprendizaje corresponden al conjunto de saberes, valores, habilidades, capacidades cognitivas y elemento relacionales vinculados al cuerpo epistemológico y metodológico de las áreas de la formación: responde a la pregunta ¿qué deben aprender los estudiantes?</w:t>
      </w:r>
    </w:p>
    <w:p w14:paraId="6CFE167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 xml:space="preserve">Estos elementos de aprendizaje están agrupados en tres dimensiones: socio-afectivo, cognitivo-cognoscitivo y psicomotores; estas dimensiones integran los grandes factores del desarrollo humano de tal manera que se transite de un currículo estrictamente conceptual, a una perspectiva integral (concomitante con uno de los propósitos de la evaluación); a saber: </w:t>
      </w:r>
    </w:p>
    <w:p w14:paraId="6AB1A588" w14:textId="77777777" w:rsidR="000121D9" w:rsidRPr="00CA7A57" w:rsidRDefault="000121D9" w:rsidP="009012D8">
      <w:pPr>
        <w:spacing w:line="360" w:lineRule="auto"/>
        <w:jc w:val="both"/>
        <w:rPr>
          <w:rFonts w:ascii="Times New Roman" w:hAnsi="Times New Roman" w:cs="Times New Roman"/>
          <w:i/>
          <w:lang w:val="es-ES"/>
        </w:rPr>
      </w:pPr>
    </w:p>
    <w:p w14:paraId="0CCE0FEE" w14:textId="124DB4C1" w:rsidR="00315AB8" w:rsidRPr="008D62C1" w:rsidRDefault="000121D9" w:rsidP="008D62C1">
      <w:pPr>
        <w:pStyle w:val="Prrafodelista"/>
        <w:numPr>
          <w:ilvl w:val="3"/>
          <w:numId w:val="79"/>
        </w:numPr>
        <w:spacing w:line="360" w:lineRule="auto"/>
        <w:jc w:val="both"/>
        <w:rPr>
          <w:rFonts w:ascii="Times New Roman" w:hAnsi="Times New Roman" w:cs="Times New Roman"/>
          <w:i/>
          <w:sz w:val="26"/>
          <w:szCs w:val="26"/>
          <w:lang w:val="es-ES"/>
        </w:rPr>
      </w:pPr>
      <w:r w:rsidRPr="008D62C1">
        <w:rPr>
          <w:rFonts w:ascii="Times New Roman" w:hAnsi="Times New Roman" w:cs="Times New Roman"/>
          <w:b/>
          <w:i/>
          <w:sz w:val="26"/>
          <w:szCs w:val="26"/>
          <w:lang w:val="es-ES"/>
        </w:rPr>
        <w:t>SOCIO-AFECTIVO</w:t>
      </w:r>
      <w:r w:rsidRPr="008D62C1">
        <w:rPr>
          <w:rFonts w:ascii="Times New Roman" w:hAnsi="Times New Roman" w:cs="Times New Roman"/>
          <w:i/>
          <w:sz w:val="26"/>
          <w:szCs w:val="26"/>
          <w:lang w:val="es-ES"/>
        </w:rPr>
        <w:t xml:space="preserve">: </w:t>
      </w:r>
    </w:p>
    <w:p w14:paraId="078ACF6C" w14:textId="77777777" w:rsidR="00315AB8" w:rsidRDefault="00315AB8" w:rsidP="00315AB8">
      <w:pPr>
        <w:spacing w:line="360" w:lineRule="auto"/>
        <w:ind w:left="765" w:firstLine="0"/>
        <w:jc w:val="both"/>
        <w:rPr>
          <w:rFonts w:ascii="Times New Roman" w:hAnsi="Times New Roman" w:cs="Times New Roman"/>
          <w:i/>
          <w:lang w:val="es-ES"/>
        </w:rPr>
      </w:pPr>
    </w:p>
    <w:p w14:paraId="3C283071" w14:textId="3A69CA83" w:rsidR="000121D9" w:rsidRPr="00315AB8" w:rsidRDefault="000121D9" w:rsidP="00315AB8">
      <w:pPr>
        <w:spacing w:line="360" w:lineRule="auto"/>
        <w:ind w:left="765" w:firstLine="0"/>
        <w:jc w:val="both"/>
        <w:rPr>
          <w:rFonts w:ascii="Times New Roman" w:hAnsi="Times New Roman" w:cs="Times New Roman"/>
          <w:i/>
          <w:lang w:val="es-ES"/>
        </w:rPr>
      </w:pPr>
      <w:r w:rsidRPr="00315AB8">
        <w:rPr>
          <w:rFonts w:ascii="Times New Roman" w:hAnsi="Times New Roman" w:cs="Times New Roman"/>
          <w:i/>
          <w:lang w:val="es-ES"/>
        </w:rPr>
        <w:t xml:space="preserve">Esta dimensión se desarrolla en la dinámica individuo-grupo, vinculando: </w:t>
      </w:r>
    </w:p>
    <w:p w14:paraId="6CD7375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desarrollo personal del estudiante donde los valores hacia sí, las pautas morales y éticas, espirituales y sentido trascedente promueven un desarrollo emocional funcional, estable y adaptativo.</w:t>
      </w:r>
    </w:p>
    <w:p w14:paraId="1771F73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-Las habilidades interpersonales para comunicarse asertiva, pertinente y significativamente; iniciar, mantener y terminar apropiadamente sus interacciones sociales; así como integrar, participar y establecer mecanismos de conciliación del tejido social. </w:t>
      </w:r>
    </w:p>
    <w:p w14:paraId="0A25DC44" w14:textId="77777777" w:rsidR="000121D9" w:rsidRPr="00CA7A57" w:rsidRDefault="000121D9" w:rsidP="009012D8">
      <w:pPr>
        <w:spacing w:line="360" w:lineRule="auto"/>
        <w:jc w:val="both"/>
        <w:rPr>
          <w:rFonts w:ascii="Times New Roman" w:hAnsi="Times New Roman" w:cs="Times New Roman"/>
          <w:i/>
          <w:lang w:val="es-ES"/>
        </w:rPr>
      </w:pPr>
    </w:p>
    <w:p w14:paraId="697FC3A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-Dentro de este componente también se enmarcan los elementos deontológicos inherentes a las áreas de formación: valores propios del saber, como la ética de la comunicación en el área de lenguaje. </w:t>
      </w:r>
    </w:p>
    <w:p w14:paraId="65823BFA" w14:textId="77777777" w:rsidR="000121D9" w:rsidRPr="00CA7A57" w:rsidRDefault="000121D9" w:rsidP="009012D8">
      <w:pPr>
        <w:spacing w:line="360" w:lineRule="auto"/>
        <w:jc w:val="both"/>
        <w:rPr>
          <w:rFonts w:ascii="Times New Roman" w:hAnsi="Times New Roman" w:cs="Times New Roman"/>
          <w:i/>
          <w:lang w:val="es-ES"/>
        </w:rPr>
      </w:pPr>
    </w:p>
    <w:p w14:paraId="14F944B1" w14:textId="6A39FF7D" w:rsidR="00315AB8" w:rsidRPr="008D62C1" w:rsidRDefault="000121D9" w:rsidP="008D62C1">
      <w:pPr>
        <w:pStyle w:val="Prrafodelista"/>
        <w:numPr>
          <w:ilvl w:val="3"/>
          <w:numId w:val="79"/>
        </w:numPr>
        <w:spacing w:line="360" w:lineRule="auto"/>
        <w:jc w:val="both"/>
        <w:rPr>
          <w:rFonts w:ascii="Times New Roman" w:hAnsi="Times New Roman" w:cs="Times New Roman"/>
          <w:i/>
          <w:sz w:val="26"/>
          <w:szCs w:val="26"/>
          <w:lang w:val="es-ES"/>
        </w:rPr>
      </w:pPr>
      <w:r w:rsidRPr="008D62C1">
        <w:rPr>
          <w:rFonts w:ascii="Times New Roman" w:hAnsi="Times New Roman" w:cs="Times New Roman"/>
          <w:b/>
          <w:i/>
          <w:sz w:val="26"/>
          <w:szCs w:val="26"/>
          <w:lang w:val="es-ES"/>
        </w:rPr>
        <w:t>COGNITIVO-COGNOSCITIVO</w:t>
      </w:r>
      <w:r w:rsidRPr="008D62C1">
        <w:rPr>
          <w:rFonts w:ascii="Times New Roman" w:hAnsi="Times New Roman" w:cs="Times New Roman"/>
          <w:i/>
          <w:sz w:val="26"/>
          <w:szCs w:val="26"/>
          <w:lang w:val="es-ES"/>
        </w:rPr>
        <w:t xml:space="preserve">: </w:t>
      </w:r>
    </w:p>
    <w:p w14:paraId="340F4742" w14:textId="77777777" w:rsidR="00315AB8" w:rsidRDefault="00315AB8" w:rsidP="00315AB8">
      <w:pPr>
        <w:spacing w:line="360" w:lineRule="auto"/>
        <w:ind w:left="765" w:firstLine="0"/>
        <w:jc w:val="both"/>
        <w:rPr>
          <w:rFonts w:ascii="Times New Roman" w:hAnsi="Times New Roman" w:cs="Times New Roman"/>
          <w:i/>
          <w:lang w:val="es-ES"/>
        </w:rPr>
      </w:pPr>
    </w:p>
    <w:p w14:paraId="5043E340" w14:textId="54469D59" w:rsidR="000121D9" w:rsidRPr="00315AB8" w:rsidRDefault="000121D9" w:rsidP="00315AB8">
      <w:pPr>
        <w:spacing w:line="360" w:lineRule="auto"/>
        <w:ind w:left="765" w:firstLine="0"/>
        <w:jc w:val="both"/>
        <w:rPr>
          <w:rFonts w:ascii="Times New Roman" w:hAnsi="Times New Roman" w:cs="Times New Roman"/>
          <w:i/>
          <w:lang w:val="es-ES"/>
        </w:rPr>
      </w:pPr>
      <w:r w:rsidRPr="00315AB8">
        <w:rPr>
          <w:rFonts w:ascii="Times New Roman" w:hAnsi="Times New Roman" w:cs="Times New Roman"/>
          <w:i/>
          <w:lang w:val="es-ES"/>
        </w:rPr>
        <w:t>El elemento cognitivo está relacionado con la representación mental (</w:t>
      </w:r>
      <w:proofErr w:type="spellStart"/>
      <w:r w:rsidRPr="00315AB8">
        <w:rPr>
          <w:rFonts w:ascii="Times New Roman" w:hAnsi="Times New Roman" w:cs="Times New Roman"/>
          <w:i/>
          <w:lang w:val="es-ES"/>
        </w:rPr>
        <w:t>Psíco</w:t>
      </w:r>
      <w:proofErr w:type="spellEnd"/>
      <w:r w:rsidRPr="00315AB8">
        <w:rPr>
          <w:rFonts w:ascii="Times New Roman" w:hAnsi="Times New Roman" w:cs="Times New Roman"/>
          <w:i/>
          <w:lang w:val="es-ES"/>
        </w:rPr>
        <w:t xml:space="preserve">-objetuales, psicolingüísticos y relacionales) vinculada a la capacidad de  aprender. Dichos elementos se encuentran clasificados en grupos básicos, superiores y especializados: 1. Básicos: corresponden a funciones como la atención, percepción y memoria; 2. Superiores: como la comunicación, resolución de problemas (análisis, comparación, seriación, entre otras), simbolización y los procesos de significación; 3. Especializados: corresponden a las capacidades cognitivas </w:t>
      </w:r>
      <w:r w:rsidRPr="00315AB8">
        <w:rPr>
          <w:rFonts w:ascii="Times New Roman" w:hAnsi="Times New Roman" w:cs="Times New Roman"/>
          <w:i/>
          <w:lang w:val="es-ES"/>
        </w:rPr>
        <w:lastRenderedPageBreak/>
        <w:t xml:space="preserve">propias de un área del saber específico, por ejemplo, el modelamiento para las representaciones matemáticas.  </w:t>
      </w:r>
    </w:p>
    <w:p w14:paraId="5771EAA3" w14:textId="77777777" w:rsidR="000121D9" w:rsidRPr="00CA7A57" w:rsidRDefault="000121D9" w:rsidP="009012D8">
      <w:pPr>
        <w:spacing w:line="360" w:lineRule="auto"/>
        <w:jc w:val="both"/>
        <w:rPr>
          <w:rFonts w:ascii="Times New Roman" w:hAnsi="Times New Roman" w:cs="Times New Roman"/>
          <w:i/>
          <w:lang w:val="es-ES"/>
        </w:rPr>
      </w:pPr>
    </w:p>
    <w:p w14:paraId="484347A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Si bien lo cognitivo corresponde a la capacidad para aprender a aprender, lo cognoscitivo es aquello que se aprende; es decir, son los saberes, valores, habilidades, marcos relacionales que debe aprender el estudiante y operan como el medio para el desarrollo cognitivo: deben saber, sin embargo, aún más importante, deben aprender a aprender dichos saberes. </w:t>
      </w:r>
    </w:p>
    <w:p w14:paraId="581FD237" w14:textId="77777777" w:rsidR="000121D9" w:rsidRPr="00CA7A57" w:rsidRDefault="000121D9" w:rsidP="009012D8">
      <w:pPr>
        <w:spacing w:line="360" w:lineRule="auto"/>
        <w:jc w:val="both"/>
        <w:rPr>
          <w:rFonts w:ascii="Times New Roman" w:hAnsi="Times New Roman" w:cs="Times New Roman"/>
          <w:i/>
          <w:lang w:val="es-ES"/>
        </w:rPr>
      </w:pPr>
    </w:p>
    <w:p w14:paraId="57D062F1" w14:textId="0F492717" w:rsidR="000121D9"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En consecuencia, la capacidad (generales a todas las esferas del desarrollo humano) y el contenido (particulares a la disciplina) son elementos interdependientes relacionados con la estructura de las áreas de la formación. </w:t>
      </w:r>
    </w:p>
    <w:p w14:paraId="046D63F1" w14:textId="77777777" w:rsidR="008D62C1" w:rsidRPr="00CA7A57" w:rsidRDefault="008D62C1" w:rsidP="009012D8">
      <w:pPr>
        <w:spacing w:line="360" w:lineRule="auto"/>
        <w:jc w:val="both"/>
        <w:rPr>
          <w:rFonts w:ascii="Times New Roman" w:hAnsi="Times New Roman" w:cs="Times New Roman"/>
          <w:i/>
          <w:lang w:val="es-ES"/>
        </w:rPr>
      </w:pPr>
    </w:p>
    <w:p w14:paraId="7A60D8FD" w14:textId="5329373E" w:rsidR="00315AB8" w:rsidRDefault="000121D9" w:rsidP="008D62C1">
      <w:pPr>
        <w:pStyle w:val="Prrafodelista"/>
        <w:numPr>
          <w:ilvl w:val="3"/>
          <w:numId w:val="79"/>
        </w:numPr>
        <w:spacing w:line="360" w:lineRule="auto"/>
        <w:jc w:val="both"/>
        <w:rPr>
          <w:rFonts w:ascii="Times New Roman" w:hAnsi="Times New Roman" w:cs="Times New Roman"/>
          <w:i/>
          <w:sz w:val="26"/>
          <w:szCs w:val="26"/>
          <w:lang w:val="es-ES"/>
        </w:rPr>
      </w:pPr>
      <w:r w:rsidRPr="00315AB8">
        <w:rPr>
          <w:rFonts w:ascii="Times New Roman" w:hAnsi="Times New Roman" w:cs="Times New Roman"/>
          <w:b/>
          <w:i/>
          <w:sz w:val="26"/>
          <w:szCs w:val="26"/>
          <w:lang w:val="es-ES"/>
        </w:rPr>
        <w:t>PSICOMOTORAS</w:t>
      </w:r>
      <w:r w:rsidRPr="00315AB8">
        <w:rPr>
          <w:rFonts w:ascii="Times New Roman" w:hAnsi="Times New Roman" w:cs="Times New Roman"/>
          <w:i/>
          <w:sz w:val="26"/>
          <w:szCs w:val="26"/>
          <w:lang w:val="es-ES"/>
        </w:rPr>
        <w:t xml:space="preserve">: </w:t>
      </w:r>
    </w:p>
    <w:p w14:paraId="6F391BEA" w14:textId="77777777" w:rsidR="008D62C1" w:rsidRPr="00315AB8" w:rsidRDefault="008D62C1" w:rsidP="008D62C1">
      <w:pPr>
        <w:pStyle w:val="Prrafodelista"/>
        <w:spacing w:line="360" w:lineRule="auto"/>
        <w:ind w:left="1845" w:firstLine="0"/>
        <w:jc w:val="both"/>
        <w:rPr>
          <w:rFonts w:ascii="Times New Roman" w:hAnsi="Times New Roman" w:cs="Times New Roman"/>
          <w:i/>
          <w:sz w:val="26"/>
          <w:szCs w:val="26"/>
          <w:lang w:val="es-ES"/>
        </w:rPr>
      </w:pPr>
    </w:p>
    <w:p w14:paraId="2C77991E" w14:textId="05CA634D" w:rsidR="000121D9" w:rsidRPr="00315AB8" w:rsidRDefault="000121D9" w:rsidP="00315AB8">
      <w:pPr>
        <w:spacing w:line="360" w:lineRule="auto"/>
        <w:jc w:val="both"/>
        <w:rPr>
          <w:rFonts w:ascii="Times New Roman" w:hAnsi="Times New Roman" w:cs="Times New Roman"/>
          <w:i/>
          <w:lang w:val="es-ES"/>
        </w:rPr>
      </w:pPr>
      <w:r w:rsidRPr="00315AB8">
        <w:rPr>
          <w:rFonts w:ascii="Times New Roman" w:hAnsi="Times New Roman" w:cs="Times New Roman"/>
          <w:i/>
          <w:lang w:val="es-ES"/>
        </w:rPr>
        <w:t xml:space="preserve">Esta dimensión integra el esquema corporal, la organización espacio-temporal, los sistemas de coordinación bastos y especializados, la percepción rítmica y demás componentes relacionados con la dinámica movimiento-representación mental. </w:t>
      </w:r>
    </w:p>
    <w:p w14:paraId="0339E7BF" w14:textId="77777777" w:rsidR="000121D9" w:rsidRPr="00CA7A57" w:rsidRDefault="000121D9" w:rsidP="009012D8">
      <w:pPr>
        <w:spacing w:line="360" w:lineRule="auto"/>
        <w:jc w:val="both"/>
        <w:rPr>
          <w:rFonts w:ascii="Times New Roman" w:hAnsi="Times New Roman" w:cs="Times New Roman"/>
          <w:i/>
          <w:lang w:val="es-ES"/>
        </w:rPr>
      </w:pPr>
    </w:p>
    <w:p w14:paraId="5F7C47A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Es importante anotar lo siguiente: esta no es exclusiva de áreas como la educación física, recreación y deporte o la educación artística y corporal. El desarrollo psicomotor es inherente a todos los procesos de la formación, aunque tiene una mayor preponderancia en algunas disciplinas como las áreas nombradas. Por ejemplo: es indispensable el desarrollo psicomotor para consolidar el proceso matemático del modelamiento, la motricidad fina para el desarrollo de las habilidades de producción textual escrita, la ubicación espacio temporal para la ubicación en planos y mapas en ciencias sociales… etc.</w:t>
      </w:r>
    </w:p>
    <w:p w14:paraId="3DD6A805" w14:textId="77777777" w:rsidR="000121D9" w:rsidRPr="00CA7A57" w:rsidRDefault="000121D9" w:rsidP="009012D8">
      <w:pPr>
        <w:spacing w:line="360" w:lineRule="auto"/>
        <w:jc w:val="both"/>
        <w:rPr>
          <w:rFonts w:ascii="Times New Roman" w:hAnsi="Times New Roman" w:cs="Times New Roman"/>
          <w:b/>
          <w:i/>
          <w:lang w:val="es-ES"/>
        </w:rPr>
      </w:pPr>
    </w:p>
    <w:p w14:paraId="6EF88F1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
          <w:i/>
          <w:lang w:val="es-ES"/>
        </w:rPr>
        <w:t>Nota</w:t>
      </w:r>
      <w:r w:rsidRPr="00CA7A57">
        <w:rPr>
          <w:rFonts w:ascii="Times New Roman" w:hAnsi="Times New Roman" w:cs="Times New Roman"/>
          <w:i/>
          <w:lang w:val="es-ES"/>
        </w:rPr>
        <w:t xml:space="preserve">: Las dimensiones no son categorías, sino, agrupaciones de elementos del desarrollo humano: definidas por su afinidad, cercanía del elemento y facilidad </w:t>
      </w:r>
      <w:r w:rsidRPr="00CA7A57">
        <w:rPr>
          <w:rFonts w:ascii="Times New Roman" w:hAnsi="Times New Roman" w:cs="Times New Roman"/>
          <w:i/>
          <w:lang w:val="es-ES"/>
        </w:rPr>
        <w:lastRenderedPageBreak/>
        <w:t>para la organización y comunicación; es decir, se desarrollan de forma integrada (bajo una misma estructura) o articulada (por afinidad a una estructura).</w:t>
      </w:r>
    </w:p>
    <w:p w14:paraId="50959BC6" w14:textId="77777777" w:rsidR="000121D9" w:rsidRPr="00CA7A57" w:rsidRDefault="000121D9" w:rsidP="009012D8">
      <w:pPr>
        <w:spacing w:line="360" w:lineRule="auto"/>
        <w:jc w:val="both"/>
        <w:rPr>
          <w:rFonts w:ascii="Times New Roman" w:hAnsi="Times New Roman" w:cs="Times New Roman"/>
          <w:i/>
          <w:lang w:val="es-ES"/>
        </w:rPr>
      </w:pPr>
    </w:p>
    <w:p w14:paraId="1685ED0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Con base en estas dimensiones a continuación se presentan los elementos de aprendizaje de las áreas de formación. Dichos elementos de formación están referenciados en las Normas Técnicas Curriculares del MEN: serie de lineamientos curriculares (MEN, 1998), estándares básicos de competencias (MEN, 2008) y la fundamentación conceptual de las áreas evaluadas (ICFES, revisión 2007).  Es importante destacar que dichos elementos de aprendizaje cuentan con saberes internos relacionados que aparecen detallados en los documentos citados.</w:t>
      </w:r>
    </w:p>
    <w:p w14:paraId="2AE3B157" w14:textId="77777777" w:rsidR="000121D9" w:rsidRPr="00CA7A57" w:rsidRDefault="000121D9" w:rsidP="009012D8">
      <w:pPr>
        <w:spacing w:line="360" w:lineRule="auto"/>
        <w:jc w:val="both"/>
        <w:rPr>
          <w:rFonts w:ascii="Times New Roman" w:hAnsi="Times New Roman" w:cs="Times New Roman"/>
          <w:i/>
          <w:lang w:val="es-ES"/>
        </w:rPr>
      </w:pPr>
    </w:p>
    <w:p w14:paraId="32E2DA16" w14:textId="50F82E9B" w:rsidR="000121D9" w:rsidRPr="00CA7A57" w:rsidRDefault="008D62C1" w:rsidP="009012D8">
      <w:pPr>
        <w:spacing w:line="360" w:lineRule="auto"/>
        <w:jc w:val="both"/>
        <w:rPr>
          <w:rFonts w:ascii="Times New Roman" w:hAnsi="Times New Roman" w:cs="Times New Roman"/>
          <w:b/>
          <w:i/>
          <w:lang w:val="es-ES"/>
        </w:rPr>
      </w:pPr>
      <w:r>
        <w:rPr>
          <w:rFonts w:ascii="Times New Roman" w:hAnsi="Times New Roman" w:cs="Times New Roman"/>
          <w:b/>
          <w:i/>
          <w:lang w:val="es-ES"/>
        </w:rPr>
        <w:t>7</w:t>
      </w:r>
      <w:r w:rsidR="000121D9" w:rsidRPr="00CA7A57">
        <w:rPr>
          <w:rFonts w:ascii="Times New Roman" w:hAnsi="Times New Roman" w:cs="Times New Roman"/>
          <w:b/>
          <w:i/>
          <w:lang w:val="es-ES"/>
        </w:rPr>
        <w:t>.</w:t>
      </w:r>
      <w:r w:rsidR="00336000" w:rsidRPr="00CA7A57">
        <w:rPr>
          <w:rFonts w:ascii="Times New Roman" w:hAnsi="Times New Roman" w:cs="Times New Roman"/>
          <w:b/>
          <w:i/>
          <w:lang w:val="es-ES"/>
        </w:rPr>
        <w:t>3</w:t>
      </w:r>
      <w:r w:rsidR="000121D9" w:rsidRPr="00CA7A57">
        <w:rPr>
          <w:rFonts w:ascii="Times New Roman" w:hAnsi="Times New Roman" w:cs="Times New Roman"/>
          <w:b/>
          <w:i/>
          <w:lang w:val="es-ES"/>
        </w:rPr>
        <w:t>. Elementos de competencia para la formación desde las áreas básicas del currículo contemplado en la ley general de educación.</w:t>
      </w:r>
    </w:p>
    <w:p w14:paraId="62862128" w14:textId="12F96C2B" w:rsidR="00D5149B" w:rsidRPr="00CA7A57" w:rsidRDefault="00D5149B" w:rsidP="00D5149B">
      <w:pPr>
        <w:spacing w:line="360" w:lineRule="auto"/>
        <w:jc w:val="both"/>
        <w:rPr>
          <w:rFonts w:ascii="Times New Roman" w:hAnsi="Times New Roman" w:cs="Times New Roman"/>
          <w:i/>
          <w:lang w:val="es-ES"/>
        </w:rPr>
      </w:pPr>
      <w:r w:rsidRPr="00CA7A57">
        <w:rPr>
          <w:rFonts w:ascii="Times New Roman" w:hAnsi="Times New Roman" w:cs="Times New Roman"/>
          <w:i/>
          <w:lang w:val="es-ES"/>
        </w:rPr>
        <w:t>Bajo el argumento de la flexibilidad y la autonomía curriculares no se puede caer de manera automática en el abandono de la especificidad que supone el trabajo pedagógico en las diferentes disciplinas del conocimiento. El desarrollo del pensamiento matemático, de las competencias básicas en lectura y escritura, el desarrollo del pensamiento inductivo, entre otras, suponen un espacio de trabajo que requiere características particulares. Probablemente la división tradicional de las áreas no ha sido la mejor en términos pedagógicos, pero esto no quiere decir que deban desaparecer.</w:t>
      </w:r>
    </w:p>
    <w:p w14:paraId="05B7642C" w14:textId="77777777" w:rsidR="00D5149B" w:rsidRPr="00CA7A57" w:rsidRDefault="00D5149B" w:rsidP="00D5149B">
      <w:pPr>
        <w:spacing w:line="360" w:lineRule="auto"/>
        <w:jc w:val="both"/>
        <w:rPr>
          <w:rFonts w:ascii="Times New Roman" w:hAnsi="Times New Roman" w:cs="Times New Roman"/>
          <w:i/>
          <w:lang w:val="es-ES"/>
        </w:rPr>
      </w:pPr>
    </w:p>
    <w:p w14:paraId="1B31FAFA" w14:textId="5811CD14" w:rsidR="000121D9" w:rsidRPr="00CA7A57" w:rsidRDefault="00D5149B"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Al fin y al cabo se trata de discursos y campos de saber que histórica y culturalmente se han desarrollado y que cuentan con un lugar legítimo dentro de las sociedades contemporáneas. Por otra parte, quienes estamos en las aulas sabemos de la importancia del trabajo sistemático sobre algunos componentes de los campos disciplinares. El problema radica más bien en las formas de desarrollo de los problemas y conceptos básicos de las áreas. En este punto aparece el trabajo por proyectos como una alternativa de desarrollo curricular que, aunque </w:t>
      </w:r>
      <w:r w:rsidRPr="00CA7A57">
        <w:rPr>
          <w:rFonts w:ascii="Times New Roman" w:hAnsi="Times New Roman" w:cs="Times New Roman"/>
          <w:i/>
          <w:lang w:val="es-ES"/>
        </w:rPr>
        <w:lastRenderedPageBreak/>
        <w:t>busca trabajar en función de la integración curricular, no necesariamente abandona la especificidad de las disciplinas del conocimiento.</w:t>
      </w:r>
      <w:r w:rsidRPr="00CA7A57">
        <w:rPr>
          <w:rFonts w:ascii="Times New Roman" w:hAnsi="Times New Roman" w:cs="Times New Roman"/>
          <w:i/>
          <w:lang w:val="es-ES"/>
        </w:rPr>
        <w:cr/>
      </w:r>
      <w:r w:rsidR="000121D9" w:rsidRPr="00CA7A57">
        <w:rPr>
          <w:rFonts w:ascii="Times New Roman" w:hAnsi="Times New Roman" w:cs="Times New Roman"/>
          <w:i/>
          <w:lang w:val="es-ES"/>
        </w:rPr>
        <w:t xml:space="preserve">Las competencias básicas están relacionadas con los marcos de referencia cognitivos, cognoscitivos y establecidos según la estructura curricular de las áreas básicas de la formación. Según establece el Ley General de Educación (115 de 1994) en su Artículo 23, el proceso de formación debe garantizar el desarrollo mínimo de las áreas de formación: matemáticas, lenguajes, ciencias sociales, ciencias naturales, ética y valores humanos, educación artística y cultural, tecnología e informática, educación religiosa escolar y educación física, recreación y deporte. </w:t>
      </w:r>
    </w:p>
    <w:p w14:paraId="6776147F" w14:textId="77777777" w:rsidR="000121D9" w:rsidRPr="00CA7A57" w:rsidRDefault="000121D9" w:rsidP="009012D8">
      <w:pPr>
        <w:spacing w:line="360" w:lineRule="auto"/>
        <w:jc w:val="both"/>
        <w:rPr>
          <w:rFonts w:ascii="Times New Roman" w:hAnsi="Times New Roman" w:cs="Times New Roman"/>
          <w:i/>
          <w:lang w:val="es-ES"/>
        </w:rPr>
      </w:pPr>
    </w:p>
    <w:p w14:paraId="37FD378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el caso de las competencias ciudadanas se establecen parámetros comunes sobre la capacidad de los estudiantes para iniciar, mantener y terminar asertivamente sus interacciones sociales; elementos determinantes en el establecimiento de escenarios de convivencia y paz, identidad y participación ciudadana.</w:t>
      </w:r>
    </w:p>
    <w:p w14:paraId="08475B3C" w14:textId="77777777" w:rsidR="000121D9" w:rsidRPr="00CA7A57" w:rsidRDefault="000121D9" w:rsidP="009012D8">
      <w:pPr>
        <w:spacing w:line="360" w:lineRule="auto"/>
        <w:jc w:val="both"/>
        <w:rPr>
          <w:rFonts w:ascii="Times New Roman" w:hAnsi="Times New Roman" w:cs="Times New Roman"/>
          <w:i/>
          <w:lang w:val="es-ES"/>
        </w:rPr>
      </w:pPr>
    </w:p>
    <w:p w14:paraId="3483BA9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Por último están las competencias relacionadas con la articulación al mundo productivo. En este grupo de competencias están todos los elementos de formación para el mundo laboral general donde se determinan las capacidades para insertarse o promover emprendimientos pertinentes.</w:t>
      </w:r>
    </w:p>
    <w:p w14:paraId="3715347C" w14:textId="77777777" w:rsidR="00315AB8" w:rsidRDefault="00315AB8" w:rsidP="009012D8">
      <w:pPr>
        <w:spacing w:line="360" w:lineRule="auto"/>
        <w:jc w:val="both"/>
        <w:rPr>
          <w:rFonts w:ascii="Times New Roman" w:hAnsi="Times New Roman" w:cs="Times New Roman"/>
          <w:b/>
          <w:i/>
          <w:lang w:val="es-ES"/>
        </w:rPr>
      </w:pPr>
    </w:p>
    <w:p w14:paraId="6B8CC224" w14:textId="206176C6" w:rsidR="000121D9" w:rsidRPr="00315AB8" w:rsidRDefault="008D62C1"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315AB8">
        <w:rPr>
          <w:rFonts w:ascii="Times New Roman" w:hAnsi="Times New Roman" w:cs="Times New Roman"/>
          <w:b/>
          <w:i/>
          <w:sz w:val="26"/>
          <w:szCs w:val="26"/>
          <w:lang w:val="es-ES"/>
        </w:rPr>
        <w:t>.</w:t>
      </w:r>
      <w:r w:rsidR="00336000" w:rsidRPr="00315AB8">
        <w:rPr>
          <w:rFonts w:ascii="Times New Roman" w:hAnsi="Times New Roman" w:cs="Times New Roman"/>
          <w:b/>
          <w:i/>
          <w:sz w:val="26"/>
          <w:szCs w:val="26"/>
          <w:lang w:val="es-ES"/>
        </w:rPr>
        <w:t>3.</w:t>
      </w:r>
      <w:r w:rsidR="000121D9" w:rsidRPr="00315AB8">
        <w:rPr>
          <w:rFonts w:ascii="Times New Roman" w:hAnsi="Times New Roman" w:cs="Times New Roman"/>
          <w:b/>
          <w:i/>
          <w:sz w:val="26"/>
          <w:szCs w:val="26"/>
          <w:lang w:val="es-ES"/>
        </w:rPr>
        <w:t>1 Competencias básicas</w:t>
      </w:r>
    </w:p>
    <w:p w14:paraId="1200DD8F" w14:textId="77777777" w:rsidR="000121D9" w:rsidRPr="00CA7A57" w:rsidRDefault="000121D9" w:rsidP="009012D8">
      <w:pPr>
        <w:spacing w:line="360" w:lineRule="auto"/>
        <w:jc w:val="both"/>
        <w:rPr>
          <w:rFonts w:ascii="Times New Roman" w:hAnsi="Times New Roman" w:cs="Times New Roman"/>
          <w:i/>
          <w:lang w:val="es-ES"/>
        </w:rPr>
      </w:pPr>
    </w:p>
    <w:p w14:paraId="464081CD" w14:textId="6A491419" w:rsidR="000121D9" w:rsidRPr="00CA7A57" w:rsidRDefault="00D5149B"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w:t>
      </w:r>
      <w:r w:rsidR="000121D9" w:rsidRPr="00CA7A57">
        <w:rPr>
          <w:rFonts w:ascii="Times New Roman" w:hAnsi="Times New Roman" w:cs="Times New Roman"/>
          <w:i/>
          <w:lang w:val="es-ES"/>
        </w:rPr>
        <w:t>as</w:t>
      </w:r>
      <w:r w:rsidRPr="00CA7A57">
        <w:rPr>
          <w:rFonts w:ascii="Times New Roman" w:hAnsi="Times New Roman" w:cs="Times New Roman"/>
          <w:i/>
          <w:lang w:val="es-ES"/>
        </w:rPr>
        <w:t xml:space="preserve"> </w:t>
      </w:r>
      <w:r w:rsidR="000121D9" w:rsidRPr="00CA7A57">
        <w:rPr>
          <w:rFonts w:ascii="Times New Roman" w:hAnsi="Times New Roman" w:cs="Times New Roman"/>
          <w:i/>
          <w:lang w:val="es-ES"/>
        </w:rPr>
        <w:t xml:space="preserve">competencias básicas </w:t>
      </w:r>
      <w:proofErr w:type="gramStart"/>
      <w:r w:rsidR="000121D9" w:rsidRPr="00CA7A57">
        <w:rPr>
          <w:rFonts w:ascii="Times New Roman" w:hAnsi="Times New Roman" w:cs="Times New Roman"/>
          <w:i/>
          <w:lang w:val="es-ES"/>
        </w:rPr>
        <w:t xml:space="preserve">relacionados con las áreas de la formación contempladas en el </w:t>
      </w:r>
      <w:proofErr w:type="spellStart"/>
      <w:r w:rsidR="000121D9" w:rsidRPr="00CA7A57">
        <w:rPr>
          <w:rFonts w:ascii="Times New Roman" w:hAnsi="Times New Roman" w:cs="Times New Roman"/>
          <w:i/>
          <w:lang w:val="es-ES"/>
        </w:rPr>
        <w:t>Articulo</w:t>
      </w:r>
      <w:proofErr w:type="spellEnd"/>
      <w:proofErr w:type="gramEnd"/>
      <w:r w:rsidR="000121D9" w:rsidRPr="00CA7A57">
        <w:rPr>
          <w:rFonts w:ascii="Times New Roman" w:hAnsi="Times New Roman" w:cs="Times New Roman"/>
          <w:i/>
          <w:lang w:val="es-ES"/>
        </w:rPr>
        <w:t xml:space="preserve"> 23 de la Ley General de Educación de 1994. Reciben este nombre porque integran el conjunto de desempeños asociados a las áreas fundamentales de formación curricular: elementos mínimos para la inserción cultural y la significación desde las diferentes disciplinas profesionales. </w:t>
      </w:r>
    </w:p>
    <w:p w14:paraId="2829EABA" w14:textId="77777777" w:rsidR="0095653F" w:rsidRDefault="0095653F" w:rsidP="009012D8">
      <w:pPr>
        <w:spacing w:line="360" w:lineRule="auto"/>
        <w:jc w:val="both"/>
        <w:rPr>
          <w:rFonts w:ascii="Times New Roman" w:hAnsi="Times New Roman" w:cs="Times New Roman"/>
          <w:b/>
          <w:i/>
          <w:lang w:val="es-ES"/>
        </w:rPr>
      </w:pPr>
    </w:p>
    <w:p w14:paraId="41EB76F6" w14:textId="77777777" w:rsidR="00562478" w:rsidRDefault="00562478">
      <w:pPr>
        <w:spacing w:after="160" w:line="259" w:lineRule="auto"/>
        <w:ind w:left="0" w:firstLine="0"/>
        <w:rPr>
          <w:rFonts w:ascii="Times New Roman" w:hAnsi="Times New Roman" w:cs="Times New Roman"/>
          <w:b/>
          <w:i/>
          <w:sz w:val="26"/>
          <w:szCs w:val="26"/>
          <w:lang w:val="es-ES"/>
        </w:rPr>
      </w:pPr>
      <w:r>
        <w:rPr>
          <w:rFonts w:ascii="Times New Roman" w:hAnsi="Times New Roman" w:cs="Times New Roman"/>
          <w:b/>
          <w:i/>
          <w:sz w:val="26"/>
          <w:szCs w:val="26"/>
          <w:lang w:val="es-ES"/>
        </w:rPr>
        <w:lastRenderedPageBreak/>
        <w:br w:type="page"/>
      </w:r>
    </w:p>
    <w:p w14:paraId="3D5A63D8" w14:textId="4C55E707" w:rsidR="004216B0" w:rsidRPr="00562478" w:rsidRDefault="00D5149B" w:rsidP="00562478">
      <w:pPr>
        <w:pStyle w:val="Prrafodelista"/>
        <w:numPr>
          <w:ilvl w:val="3"/>
          <w:numId w:val="96"/>
        </w:numPr>
        <w:spacing w:line="360" w:lineRule="auto"/>
        <w:jc w:val="both"/>
        <w:rPr>
          <w:rFonts w:ascii="Times New Roman" w:hAnsi="Times New Roman" w:cs="Times New Roman"/>
          <w:i/>
          <w:sz w:val="26"/>
          <w:szCs w:val="26"/>
          <w:lang w:val="es-CO"/>
        </w:rPr>
      </w:pPr>
      <w:r w:rsidRPr="00562478">
        <w:rPr>
          <w:rFonts w:ascii="Times New Roman" w:hAnsi="Times New Roman" w:cs="Times New Roman"/>
          <w:b/>
          <w:i/>
          <w:sz w:val="26"/>
          <w:szCs w:val="26"/>
          <w:lang w:val="es-ES"/>
        </w:rPr>
        <w:lastRenderedPageBreak/>
        <w:t xml:space="preserve">En el área de </w:t>
      </w:r>
      <w:r w:rsidR="000121D9" w:rsidRPr="00562478">
        <w:rPr>
          <w:rFonts w:ascii="Times New Roman" w:hAnsi="Times New Roman" w:cs="Times New Roman"/>
          <w:b/>
          <w:i/>
          <w:sz w:val="26"/>
          <w:szCs w:val="26"/>
          <w:lang w:val="es-ES"/>
        </w:rPr>
        <w:t>Matemáticas:</w:t>
      </w:r>
      <w:r w:rsidR="000121D9" w:rsidRPr="00562478">
        <w:rPr>
          <w:rFonts w:ascii="Times New Roman" w:hAnsi="Times New Roman" w:cs="Times New Roman"/>
          <w:i/>
          <w:sz w:val="26"/>
          <w:szCs w:val="26"/>
          <w:lang w:val="es-CO"/>
        </w:rPr>
        <w:t xml:space="preserve"> </w:t>
      </w:r>
    </w:p>
    <w:p w14:paraId="2806AB52" w14:textId="77777777" w:rsidR="004216B0" w:rsidRDefault="004216B0" w:rsidP="004216B0">
      <w:pPr>
        <w:spacing w:line="360" w:lineRule="auto"/>
        <w:ind w:left="765" w:firstLine="0"/>
        <w:jc w:val="both"/>
        <w:rPr>
          <w:rFonts w:ascii="Times New Roman" w:hAnsi="Times New Roman" w:cs="Times New Roman"/>
          <w:i/>
          <w:lang w:val="es-ES"/>
        </w:rPr>
      </w:pPr>
    </w:p>
    <w:p w14:paraId="7B1EA357" w14:textId="051C416D" w:rsidR="000121D9" w:rsidRPr="004216B0" w:rsidRDefault="000121D9" w:rsidP="004216B0">
      <w:pPr>
        <w:spacing w:line="360" w:lineRule="auto"/>
        <w:ind w:left="765" w:firstLine="0"/>
        <w:jc w:val="both"/>
        <w:rPr>
          <w:rFonts w:ascii="Times New Roman" w:hAnsi="Times New Roman" w:cs="Times New Roman"/>
          <w:i/>
          <w:lang w:val="es-ES"/>
        </w:rPr>
      </w:pPr>
      <w:r w:rsidRPr="004216B0">
        <w:rPr>
          <w:rFonts w:ascii="Times New Roman" w:hAnsi="Times New Roman" w:cs="Times New Roman"/>
          <w:i/>
          <w:lang w:val="es-ES"/>
        </w:rPr>
        <w:t xml:space="preserve">El marco de competencias de las áreas de matemáticas está integrada por los siguientes elementos: procesos, contextos y sistemas-pensamientos, integrados por el contexto </w:t>
      </w:r>
      <w:proofErr w:type="spellStart"/>
      <w:r w:rsidRPr="004216B0">
        <w:rPr>
          <w:rFonts w:ascii="Times New Roman" w:hAnsi="Times New Roman" w:cs="Times New Roman"/>
          <w:i/>
          <w:lang w:val="es-ES"/>
        </w:rPr>
        <w:t>problémico</w:t>
      </w:r>
      <w:proofErr w:type="spellEnd"/>
      <w:r w:rsidRPr="004216B0">
        <w:rPr>
          <w:rFonts w:ascii="Times New Roman" w:hAnsi="Times New Roman" w:cs="Times New Roman"/>
          <w:i/>
          <w:lang w:val="es-ES"/>
        </w:rPr>
        <w:t xml:space="preserve"> inherente al desarrollo del lenguaje matemático.</w:t>
      </w:r>
    </w:p>
    <w:p w14:paraId="616D36FE" w14:textId="77777777" w:rsidR="000121D9" w:rsidRPr="00CA7A57" w:rsidRDefault="000121D9" w:rsidP="009012D8">
      <w:pPr>
        <w:spacing w:line="360" w:lineRule="auto"/>
        <w:jc w:val="both"/>
        <w:rPr>
          <w:rFonts w:ascii="Times New Roman" w:hAnsi="Times New Roman" w:cs="Times New Roman"/>
          <w:i/>
          <w:lang w:val="es-ES"/>
        </w:rPr>
      </w:pPr>
    </w:p>
    <w:p w14:paraId="35E387D0" w14:textId="698ED71A"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Conocimientos Básicos: Referidos a los procesos cognitivos específicos que desarrollan el pensamiento matemático y a los sistemas propios de las matemáticas (sistemas simbólicos, sistemas de representación, estructuras). Involucran conceptos y procedimientos, que están interrelacionados unos con otros. Respecto a la organización de los conocimientos básicos se hace referencia a los pensamientos y en ellos se relacionan los procesos cognitivos de los estudiantes cuando se enfrentan en la actividad matemática a la construcción y uso de tópicos matemáticos específicos o cuando se enfrentan, con los sistemas simbólicos y de representación característicos del conocimiento matemático. Estos organizadores son: el pensamiento numérico y los sistemas numéricos, el pensamiento espacial y los sistemas geométricos, el pensamiento métrico y los sistemas de medida, el pensamiento </w:t>
      </w:r>
      <w:proofErr w:type="spellStart"/>
      <w:r w:rsidRPr="00CA7A57">
        <w:rPr>
          <w:rFonts w:ascii="Times New Roman" w:hAnsi="Times New Roman" w:cs="Times New Roman"/>
          <w:i/>
          <w:lang w:val="es-ES"/>
        </w:rPr>
        <w:t>variacional</w:t>
      </w:r>
      <w:proofErr w:type="spellEnd"/>
      <w:r w:rsidRPr="00CA7A57">
        <w:rPr>
          <w:rFonts w:ascii="Times New Roman" w:hAnsi="Times New Roman" w:cs="Times New Roman"/>
          <w:i/>
          <w:lang w:val="es-ES"/>
        </w:rPr>
        <w:t xml:space="preserve"> y los sistemas analíticos y el pensamiento aleatorio y los sistemas de datos. Estos pensamientos están relacionados con los siguientes elementos:</w:t>
      </w:r>
    </w:p>
    <w:p w14:paraId="74DE12B9" w14:textId="77777777" w:rsidR="000121D9" w:rsidRPr="00CA7A57" w:rsidRDefault="000121D9" w:rsidP="009012D8">
      <w:pPr>
        <w:spacing w:line="360" w:lineRule="auto"/>
        <w:jc w:val="both"/>
        <w:rPr>
          <w:rFonts w:ascii="Times New Roman" w:hAnsi="Times New Roman" w:cs="Times New Roman"/>
          <w:i/>
          <w:lang w:val="es-ES"/>
        </w:rPr>
      </w:pPr>
    </w:p>
    <w:p w14:paraId="06812D16" w14:textId="04FE67F1"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Pensamiento Numérico y Sistemas Numéricos: Comprensión de los números y de la numeración. Significado del número. Estructura del sistema de numeración. Significado de las operaciones en contextos diversos, comprensión de sus propiedades, de su efecto y de las relaciones entre ellas y uso de los números y las operaciones en la resolución de problema diversos.</w:t>
      </w:r>
    </w:p>
    <w:p w14:paraId="24AB4B6F" w14:textId="77777777" w:rsidR="000121D9" w:rsidRPr="00CA7A57" w:rsidRDefault="000121D9" w:rsidP="00D5149B">
      <w:pPr>
        <w:spacing w:line="360" w:lineRule="auto"/>
        <w:ind w:left="426"/>
        <w:jc w:val="both"/>
        <w:rPr>
          <w:rFonts w:ascii="Times New Roman" w:hAnsi="Times New Roman" w:cs="Times New Roman"/>
          <w:i/>
          <w:lang w:val="es-ES"/>
        </w:rPr>
      </w:pPr>
    </w:p>
    <w:p w14:paraId="5A799BC4" w14:textId="34726A57"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 xml:space="preserve">Pensamiento Espacial y Sistemas Geométricos: Construcción y manipulación de representaciones mentales de los objetos del espacio, las relaciones entre ellos, sus transformaciones, y sus diversas traducciones o representaciones. </w:t>
      </w:r>
    </w:p>
    <w:p w14:paraId="0659A21F" w14:textId="77777777" w:rsidR="000121D9" w:rsidRPr="00CA7A57" w:rsidRDefault="000121D9" w:rsidP="00D5149B">
      <w:pPr>
        <w:spacing w:line="360" w:lineRule="auto"/>
        <w:ind w:left="426"/>
        <w:jc w:val="both"/>
        <w:rPr>
          <w:rFonts w:ascii="Times New Roman" w:hAnsi="Times New Roman" w:cs="Times New Roman"/>
          <w:i/>
          <w:lang w:val="es-ES"/>
        </w:rPr>
      </w:pPr>
    </w:p>
    <w:p w14:paraId="37AD32AA" w14:textId="6F82BEFB"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Pensamiento Métrico y Sistemas de Medida: Construcción de conceptos de cada magnitud, procesos de conservación, estimación de magnitudes y de rangos, selección y uso de unidades de medida y patrones.</w:t>
      </w:r>
    </w:p>
    <w:p w14:paraId="0A7D6E77" w14:textId="77777777" w:rsidR="000121D9" w:rsidRPr="00CA7A57" w:rsidRDefault="000121D9" w:rsidP="00D5149B">
      <w:pPr>
        <w:spacing w:line="360" w:lineRule="auto"/>
        <w:ind w:left="426"/>
        <w:jc w:val="both"/>
        <w:rPr>
          <w:rFonts w:ascii="Times New Roman" w:hAnsi="Times New Roman" w:cs="Times New Roman"/>
          <w:i/>
          <w:lang w:val="es-ES"/>
        </w:rPr>
      </w:pPr>
    </w:p>
    <w:p w14:paraId="09038262" w14:textId="40F52AA3"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 xml:space="preserve">Pensamiento Aleatorio y Sistemas de Datos: Interpretación de datos, reconocimiento y análisis de tendencias, cambio y correlaciones, inferencias y reconocimiento, descripción y análisis de eventos aleatorios. </w:t>
      </w:r>
    </w:p>
    <w:p w14:paraId="66AD9116" w14:textId="77777777" w:rsidR="000121D9" w:rsidRPr="00CA7A57" w:rsidRDefault="000121D9" w:rsidP="009012D8">
      <w:pPr>
        <w:spacing w:line="360" w:lineRule="auto"/>
        <w:jc w:val="both"/>
        <w:rPr>
          <w:rFonts w:ascii="Times New Roman" w:hAnsi="Times New Roman" w:cs="Times New Roman"/>
          <w:i/>
          <w:lang w:val="es-ES"/>
        </w:rPr>
      </w:pPr>
    </w:p>
    <w:p w14:paraId="2BA3EEA2" w14:textId="4204C593"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Pensamiento Variacional y Sistemas Algebraicos: Reconocimiento de regularidades y patrones, identificación de variables, descripción de fenómenos de cambio y dependencia (conceptos y procedimientos asociados a la variación directa y a la proporcionalidad; a la variación lineal, en contextos aritméticos y geométricos, a la variación inversa, al concepto de función).</w:t>
      </w:r>
    </w:p>
    <w:p w14:paraId="4B067712" w14:textId="77777777" w:rsidR="000121D9" w:rsidRPr="00CA7A57" w:rsidRDefault="000121D9" w:rsidP="00D5149B">
      <w:pPr>
        <w:spacing w:line="360" w:lineRule="auto"/>
        <w:ind w:left="426"/>
        <w:jc w:val="both"/>
        <w:rPr>
          <w:rFonts w:ascii="Times New Roman" w:hAnsi="Times New Roman" w:cs="Times New Roman"/>
          <w:i/>
          <w:lang w:val="es-ES"/>
        </w:rPr>
      </w:pPr>
    </w:p>
    <w:p w14:paraId="5212CC8C" w14:textId="421E78D7"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Procesos Generales: Tienen que ver con el aprendizaje de habilidades relacionadas con el procesamiento y operación de la matemática, se proponen: el razonamiento, el planteamiento y resolución de problemas, la comunicación, la modelación y la elaboración y ejercitación de procedimientos. A continuación se representan los aspectos de formación de dichos procesos:</w:t>
      </w:r>
    </w:p>
    <w:p w14:paraId="363DFCFD" w14:textId="77777777" w:rsidR="000121D9" w:rsidRPr="00CA7A57" w:rsidRDefault="000121D9" w:rsidP="00D5149B">
      <w:pPr>
        <w:spacing w:line="360" w:lineRule="auto"/>
        <w:ind w:left="426"/>
        <w:jc w:val="both"/>
        <w:rPr>
          <w:rFonts w:ascii="Times New Roman" w:hAnsi="Times New Roman" w:cs="Times New Roman"/>
          <w:i/>
          <w:lang w:val="es-ES"/>
        </w:rPr>
      </w:pPr>
    </w:p>
    <w:p w14:paraId="031F3F7E" w14:textId="3238523D"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Elaboración, comparación y ejercitación de procedimientos: Calcular (efectuar una o más operaciones), predecir el efecto de una operación, calcular usando fórmulas o propiedades. Graficar, transformar (a través de manipulaciones algebraicas, mediante una función, rotando, reflejando….), medir, seleccionar unidades apropiadas, seleccionar herramientas apropiadas.</w:t>
      </w:r>
    </w:p>
    <w:p w14:paraId="60D3867C" w14:textId="77777777" w:rsidR="000121D9" w:rsidRPr="00CA7A57" w:rsidRDefault="000121D9" w:rsidP="00D5149B">
      <w:pPr>
        <w:spacing w:line="360" w:lineRule="auto"/>
        <w:ind w:left="426"/>
        <w:jc w:val="both"/>
        <w:rPr>
          <w:rFonts w:ascii="Times New Roman" w:hAnsi="Times New Roman" w:cs="Times New Roman"/>
          <w:i/>
          <w:lang w:val="es-ES"/>
        </w:rPr>
      </w:pPr>
    </w:p>
    <w:p w14:paraId="2DDB285B" w14:textId="59BADB60"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 xml:space="preserve">Razonamiento: Dar cuenta del cómo y del porqué de los procesos que se siguen para llegar a conclusiones. Justificar estrategias y procedimientos, formular hipótesis, hacer conjeturas y predicciones, encontrar contraejemplos, explicar </w:t>
      </w:r>
      <w:r w:rsidRPr="00CA7A57">
        <w:rPr>
          <w:rFonts w:ascii="Times New Roman" w:hAnsi="Times New Roman" w:cs="Times New Roman"/>
          <w:i/>
          <w:lang w:val="es-ES"/>
        </w:rPr>
        <w:lastRenderedPageBreak/>
        <w:t>usando hechos y propiedades, identificar patrones, utilizar argumentos para exponer ideas.</w:t>
      </w:r>
    </w:p>
    <w:p w14:paraId="4BA7E55A" w14:textId="77777777" w:rsidR="000121D9" w:rsidRPr="00CA7A57" w:rsidRDefault="000121D9" w:rsidP="00D5149B">
      <w:pPr>
        <w:spacing w:line="360" w:lineRule="auto"/>
        <w:ind w:left="426"/>
        <w:jc w:val="both"/>
        <w:rPr>
          <w:rFonts w:ascii="Times New Roman" w:hAnsi="Times New Roman" w:cs="Times New Roman"/>
          <w:i/>
          <w:lang w:val="es-ES"/>
        </w:rPr>
      </w:pPr>
    </w:p>
    <w:p w14:paraId="031693AD" w14:textId="62302F10"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Planteamiento y Resolución de problemas. (permea la totalidad del currículo, contexto en el cual se aprenden conceptos y herramientas): Formular y plantear problemas a partir de situaciones dentro y fuera de las matemáticas, desarrollar y aplicar diversas estrategias para resolver problemas, verificar, interpretar, generalizar soluciones.</w:t>
      </w:r>
    </w:p>
    <w:p w14:paraId="142C0F7E" w14:textId="77777777" w:rsidR="000121D9" w:rsidRPr="00CA7A57" w:rsidRDefault="000121D9" w:rsidP="00D5149B">
      <w:pPr>
        <w:spacing w:line="360" w:lineRule="auto"/>
        <w:ind w:left="426"/>
        <w:jc w:val="both"/>
        <w:rPr>
          <w:rFonts w:ascii="Times New Roman" w:hAnsi="Times New Roman" w:cs="Times New Roman"/>
          <w:i/>
          <w:lang w:val="es-ES"/>
        </w:rPr>
      </w:pPr>
    </w:p>
    <w:p w14:paraId="795B1EBA" w14:textId="53FA6852" w:rsidR="000121D9" w:rsidRPr="00CA7A57" w:rsidRDefault="000121D9" w:rsidP="00BD6EE7">
      <w:pPr>
        <w:pStyle w:val="Prrafodelista"/>
        <w:numPr>
          <w:ilvl w:val="0"/>
          <w:numId w:val="13"/>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Comunicación. Expresar ideas (en forma oral, escrita, gráfica-visual), comprender, interpretar y evaluar ideas presentadas en formas diversas. Construir, interpretar y relacionar diferentes representaciones de ideas y relaciones. Formular preguntas y reunir y evaluar información. Producir y presentar argumentos convincentes.</w:t>
      </w:r>
    </w:p>
    <w:p w14:paraId="37B6C121" w14:textId="77777777" w:rsidR="000121D9" w:rsidRPr="00CA7A57" w:rsidRDefault="000121D9" w:rsidP="009012D8">
      <w:pPr>
        <w:spacing w:line="360" w:lineRule="auto"/>
        <w:jc w:val="both"/>
        <w:rPr>
          <w:rFonts w:ascii="Times New Roman" w:hAnsi="Times New Roman" w:cs="Times New Roman"/>
          <w:i/>
          <w:lang w:val="es-ES"/>
        </w:rPr>
      </w:pPr>
    </w:p>
    <w:p w14:paraId="791BD6B1" w14:textId="369F00D8" w:rsidR="000121D9" w:rsidRPr="00CA7A57" w:rsidRDefault="000121D9" w:rsidP="00BD6EE7">
      <w:pPr>
        <w:pStyle w:val="Prrafodelista"/>
        <w:numPr>
          <w:ilvl w:val="0"/>
          <w:numId w:val="13"/>
        </w:numPr>
        <w:spacing w:line="360" w:lineRule="auto"/>
        <w:jc w:val="both"/>
        <w:rPr>
          <w:rFonts w:ascii="Times New Roman" w:hAnsi="Times New Roman" w:cs="Times New Roman"/>
          <w:i/>
          <w:lang w:val="es-ES"/>
        </w:rPr>
      </w:pPr>
      <w:r w:rsidRPr="00CA7A57">
        <w:rPr>
          <w:rFonts w:ascii="Times New Roman" w:hAnsi="Times New Roman" w:cs="Times New Roman"/>
          <w:i/>
          <w:lang w:val="es-ES"/>
        </w:rPr>
        <w:t>Modelación: Identificar matemáticas específicas en un contexto general (situación problemática real), formular y visualizar un problema en formas diversas, identificar relaciones y regularidades, traducir a un modelo matemático, representar por una fórmula o relación, solucionar, verificar y validar</w:t>
      </w:r>
    </w:p>
    <w:p w14:paraId="3C083DFC" w14:textId="77777777" w:rsidR="000121D9" w:rsidRPr="00CA7A57" w:rsidRDefault="000121D9" w:rsidP="009012D8">
      <w:pPr>
        <w:spacing w:line="360" w:lineRule="auto"/>
        <w:jc w:val="both"/>
        <w:rPr>
          <w:rFonts w:ascii="Times New Roman" w:hAnsi="Times New Roman" w:cs="Times New Roman"/>
          <w:i/>
          <w:lang w:val="es-ES"/>
        </w:rPr>
      </w:pPr>
    </w:p>
    <w:p w14:paraId="233EC5CA" w14:textId="6D8496ED" w:rsidR="000121D9" w:rsidRPr="00CA7A57" w:rsidRDefault="000121D9" w:rsidP="00BD6EE7">
      <w:pPr>
        <w:pStyle w:val="Prrafodelista"/>
        <w:numPr>
          <w:ilvl w:val="0"/>
          <w:numId w:val="13"/>
        </w:num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Contextos: Tienen que ver con los ambientes que rodean al estudiante y que le dan sentido a las matemáticas que aprende. El contexto del aprendizaje es el lugar desde donde se construye sentido y significado para los contenidos matemáticos, y por lo tanto, desde donde se establecen conexiones con las ciencias, con la vida sociocultural y con otros ámbitos de la matemática misma. La expresión contexto, no se refiere exclusivamente a la recreación ficticia, en el espacio escolar, de situaciones relativas al entorno social y cultural que rodean a la institución educativa, sino que ante todo, hace referencia a la creación de situaciones tanto </w:t>
      </w:r>
      <w:r w:rsidRPr="00CA7A57">
        <w:rPr>
          <w:rFonts w:ascii="Times New Roman" w:hAnsi="Times New Roman" w:cs="Times New Roman"/>
          <w:i/>
          <w:lang w:val="es-ES"/>
        </w:rPr>
        <w:lastRenderedPageBreak/>
        <w:t>referidas a las matemáticas, otras ciencias, el entorno social y cultural, etc., como a situaciones hipotéticas a partir de los cuales los alumnos puedan pensar, formular, discutir, argumentar, construir conocimiento.</w:t>
      </w:r>
    </w:p>
    <w:p w14:paraId="7BA78138" w14:textId="77777777" w:rsidR="00B50030" w:rsidRPr="00CA7A57" w:rsidRDefault="00B50030" w:rsidP="009012D8">
      <w:pPr>
        <w:spacing w:line="360" w:lineRule="auto"/>
        <w:jc w:val="both"/>
        <w:rPr>
          <w:rFonts w:ascii="Times New Roman" w:hAnsi="Times New Roman" w:cs="Times New Roman"/>
          <w:b/>
          <w:i/>
          <w:lang w:val="es-ES"/>
        </w:rPr>
      </w:pPr>
    </w:p>
    <w:p w14:paraId="393F5F92" w14:textId="66A21575" w:rsidR="000121D9" w:rsidRPr="00162B5F" w:rsidRDefault="00D5149B" w:rsidP="00162B5F">
      <w:pPr>
        <w:pStyle w:val="Prrafodelista"/>
        <w:numPr>
          <w:ilvl w:val="3"/>
          <w:numId w:val="96"/>
        </w:numPr>
        <w:spacing w:line="360" w:lineRule="auto"/>
        <w:jc w:val="both"/>
        <w:rPr>
          <w:rFonts w:ascii="Times New Roman" w:hAnsi="Times New Roman" w:cs="Times New Roman"/>
          <w:b/>
          <w:i/>
          <w:sz w:val="26"/>
          <w:szCs w:val="26"/>
          <w:lang w:val="es-ES"/>
        </w:rPr>
      </w:pPr>
      <w:r w:rsidRPr="00162B5F">
        <w:rPr>
          <w:rFonts w:ascii="Times New Roman" w:hAnsi="Times New Roman" w:cs="Times New Roman"/>
          <w:b/>
          <w:i/>
          <w:sz w:val="26"/>
          <w:szCs w:val="26"/>
          <w:lang w:val="es-ES"/>
        </w:rPr>
        <w:t xml:space="preserve">En el área de Lenguaje </w:t>
      </w:r>
    </w:p>
    <w:p w14:paraId="6159BA12" w14:textId="77777777" w:rsidR="004216B0" w:rsidRPr="004216B0" w:rsidRDefault="004216B0" w:rsidP="004216B0">
      <w:pPr>
        <w:pStyle w:val="Prrafodelista"/>
        <w:spacing w:line="360" w:lineRule="auto"/>
        <w:ind w:left="1545" w:firstLine="0"/>
        <w:jc w:val="both"/>
        <w:rPr>
          <w:rFonts w:ascii="Times New Roman" w:hAnsi="Times New Roman" w:cs="Times New Roman"/>
          <w:i/>
          <w:lang w:val="es-ES"/>
        </w:rPr>
      </w:pPr>
    </w:p>
    <w:p w14:paraId="4F423B68" w14:textId="09BCB37F" w:rsidR="000121D9" w:rsidRPr="00CA7A57" w:rsidRDefault="00D5149B" w:rsidP="009012D8">
      <w:pPr>
        <w:spacing w:line="360" w:lineRule="auto"/>
        <w:jc w:val="both"/>
        <w:rPr>
          <w:rFonts w:ascii="Times New Roman" w:hAnsi="Times New Roman" w:cs="Times New Roman"/>
          <w:i/>
          <w:lang w:val="es-ES"/>
        </w:rPr>
      </w:pPr>
      <w:r w:rsidRPr="00CA7A57">
        <w:rPr>
          <w:rFonts w:ascii="Times New Roman" w:hAnsi="Times New Roman" w:cs="Times New Roman"/>
          <w:i/>
        </w:rPr>
        <w:t xml:space="preserve">En este momento nos ocuparemos de esbozar un marco de referencia sobre las concepciones de lenguaje, comunicación y significación en relación con la pedagogía del lenguaje que queremos delimitar. El planteamiento, en este punto, busca ir un poco más </w:t>
      </w:r>
      <w:proofErr w:type="spellStart"/>
      <w:r w:rsidRPr="00CA7A57">
        <w:rPr>
          <w:rFonts w:ascii="Times New Roman" w:hAnsi="Times New Roman" w:cs="Times New Roman"/>
          <w:i/>
        </w:rPr>
        <w:t>all</w:t>
      </w:r>
      <w:proofErr w:type="spellEnd"/>
      <w:r w:rsidRPr="00CA7A57">
        <w:rPr>
          <w:rFonts w:ascii="Times New Roman" w:hAnsi="Times New Roman" w:cs="Times New Roman"/>
          <w:i/>
        </w:rPr>
        <w:t xml:space="preserve"> á de las líneas básicas del enfoque semántico-comunicativo que soporta la propuesta de Renovación Curricular planteada por el MEN en la década de los ochenta. No se pretende de ninguna manera invalidar dicha propuesta, al contrario, se busca complementarla; de alguna manera se pretende recoger la discusión sobre algunos conceptos centrales de esta propuesta. La razón de ser de esta reorientación es de índole te </w:t>
      </w:r>
      <w:proofErr w:type="spellStart"/>
      <w:r w:rsidRPr="00CA7A57">
        <w:rPr>
          <w:rFonts w:ascii="Times New Roman" w:hAnsi="Times New Roman" w:cs="Times New Roman"/>
          <w:i/>
        </w:rPr>
        <w:t>órico</w:t>
      </w:r>
      <w:proofErr w:type="spellEnd"/>
      <w:r w:rsidRPr="00CA7A57">
        <w:rPr>
          <w:rFonts w:ascii="Times New Roman" w:hAnsi="Times New Roman" w:cs="Times New Roman"/>
          <w:i/>
        </w:rPr>
        <w:t xml:space="preserve">, en el sentido de recoger recientes conceptualizaciones e investigaciones en el campo de la semiótica, la lingüística del texto, la pragmática, y los trabajos sobre cognición, entre otros campos disciplinares </w:t>
      </w:r>
      <w:proofErr w:type="spellStart"/>
      <w:r w:rsidRPr="00CA7A57">
        <w:rPr>
          <w:rFonts w:ascii="Times New Roman" w:hAnsi="Times New Roman" w:cs="Times New Roman"/>
          <w:i/>
        </w:rPr>
        <w:t>espec</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íficos</w:t>
      </w:r>
      <w:proofErr w:type="spellEnd"/>
      <w:r w:rsidRPr="00CA7A57">
        <w:rPr>
          <w:rFonts w:ascii="Times New Roman" w:hAnsi="Times New Roman" w:cs="Times New Roman"/>
          <w:i/>
        </w:rPr>
        <w:t xml:space="preserve"> que se ocupan del lenguaje. En este sentido, la concepción de lenguaje que aquí se plantea tiene una orientación. </w:t>
      </w:r>
      <w:proofErr w:type="gramStart"/>
      <w:r w:rsidRPr="00CA7A57">
        <w:rPr>
          <w:rFonts w:ascii="Times New Roman" w:hAnsi="Times New Roman" w:cs="Times New Roman"/>
          <w:i/>
        </w:rPr>
        <w:t>hacia</w:t>
      </w:r>
      <w:proofErr w:type="gramEnd"/>
      <w:r w:rsidRPr="00CA7A57">
        <w:rPr>
          <w:rFonts w:ascii="Times New Roman" w:hAnsi="Times New Roman" w:cs="Times New Roman"/>
          <w:i/>
        </w:rPr>
        <w:t xml:space="preserve"> la construcción de la significación a través de los múltiples códigos y formas de simbolizar; significación que se da en complejos procesos históricos, sociales y culturales en los cuales se constituyen los sujetos en, y desde el lenguaje. Por otra parte, esta orientación del lenguaje hacia la significación es el marco de trabajo de evaluación en lenguaje del Servicio Nacional de Pruebas ICFES en la actualidad. En este sentido, estamos planteando ir más allá de la competencia lingüística como horizonte del trabajo pedagógico, e incluso más allá de la competencia comunicativa. Recordemos que la competencia lingüística, en la gramática generativa de Chomsky (1957- 1965), está referida a un hablante-oyente ideal, a una comunidad lingüística homogénea; y al conocimiento tácito de la estructura de la lengua, que permite producir y reconocer los enunciados como </w:t>
      </w:r>
      <w:r w:rsidRPr="00CA7A57">
        <w:rPr>
          <w:rFonts w:ascii="Times New Roman" w:hAnsi="Times New Roman" w:cs="Times New Roman"/>
          <w:i/>
        </w:rPr>
        <w:lastRenderedPageBreak/>
        <w:t xml:space="preserve">gramaticalmente válidos o </w:t>
      </w:r>
      <w:proofErr w:type="gramStart"/>
      <w:r w:rsidRPr="00CA7A57">
        <w:rPr>
          <w:rFonts w:ascii="Times New Roman" w:hAnsi="Times New Roman" w:cs="Times New Roman"/>
          <w:i/>
        </w:rPr>
        <w:t>no .</w:t>
      </w:r>
      <w:proofErr w:type="gramEnd"/>
      <w:r w:rsidRPr="00CA7A57">
        <w:rPr>
          <w:rFonts w:ascii="Times New Roman" w:hAnsi="Times New Roman" w:cs="Times New Roman"/>
          <w:i/>
        </w:rPr>
        <w:t xml:space="preserve"> La interpretación pedagógica que se hizo de estas ideas derivó en una orientación normativa e instrumental, basada en la teoría gramatical, y tomando como centro la lengua como objeto de estudio: la morfología, la sintaxis y la fonética eran aspectos a los que se dedicaba gran parte de las acciones de la escuela. Los currículos en el campo de lenguaje estaban marcados por un </w:t>
      </w:r>
      <w:proofErr w:type="spellStart"/>
      <w:r w:rsidRPr="00CA7A57">
        <w:rPr>
          <w:rFonts w:ascii="Times New Roman" w:hAnsi="Times New Roman" w:cs="Times New Roman"/>
          <w:i/>
        </w:rPr>
        <w:t>gramaticalismo</w:t>
      </w:r>
      <w:proofErr w:type="spellEnd"/>
      <w:r w:rsidRPr="00CA7A57">
        <w:rPr>
          <w:rFonts w:ascii="Times New Roman" w:hAnsi="Times New Roman" w:cs="Times New Roman"/>
          <w:i/>
        </w:rPr>
        <w:t xml:space="preserve"> y memorización de las normativas </w:t>
      </w:r>
      <w:proofErr w:type="spellStart"/>
      <w:r w:rsidRPr="00CA7A57">
        <w:rPr>
          <w:rFonts w:ascii="Times New Roman" w:hAnsi="Times New Roman" w:cs="Times New Roman"/>
          <w:i/>
        </w:rPr>
        <w:t>ling</w:t>
      </w:r>
      <w:proofErr w:type="spellEnd"/>
      <w:r w:rsidRPr="00CA7A57">
        <w:rPr>
          <w:rFonts w:ascii="Times New Roman" w:hAnsi="Times New Roman" w:cs="Times New Roman"/>
          <w:i/>
        </w:rPr>
        <w:t xml:space="preserve"> </w:t>
      </w:r>
      <w:proofErr w:type="spellStart"/>
      <w:r w:rsidRPr="00CA7A57">
        <w:rPr>
          <w:rFonts w:ascii="Times New Roman" w:hAnsi="Times New Roman" w:cs="Times New Roman"/>
          <w:i/>
        </w:rPr>
        <w:t>üísticas</w:t>
      </w:r>
      <w:proofErr w:type="spellEnd"/>
      <w:r w:rsidRPr="00CA7A57">
        <w:rPr>
          <w:rFonts w:ascii="Times New Roman" w:hAnsi="Times New Roman" w:cs="Times New Roman"/>
          <w:i/>
        </w:rPr>
        <w:t>. No estamos queriendo decir con esto que estos aspectos carezcan de importancia para el trabajo escolar, lo que está en cuestión es si sobre ellos debe recaer el acento</w:t>
      </w:r>
    </w:p>
    <w:p w14:paraId="73DC9D9B" w14:textId="0E7C85EB" w:rsidR="00D5149B" w:rsidRPr="00CA7A57" w:rsidRDefault="00D5149B" w:rsidP="009012D8">
      <w:pPr>
        <w:spacing w:line="360" w:lineRule="auto"/>
        <w:jc w:val="both"/>
        <w:rPr>
          <w:rFonts w:ascii="Times New Roman" w:hAnsi="Times New Roman" w:cs="Times New Roman"/>
          <w:i/>
          <w:lang w:val="es-ES"/>
        </w:rPr>
      </w:pPr>
    </w:p>
    <w:p w14:paraId="3AEDD6A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 competencia para esta área podría resumirse en un solo referente: formar para la comunicación. Comunicación que se relaciona con los diferentes modos de producción del lenguaje y los escenarios de interacción comunicativa </w:t>
      </w:r>
    </w:p>
    <w:p w14:paraId="51519924" w14:textId="77777777" w:rsidR="000121D9" w:rsidRPr="00CA7A57" w:rsidRDefault="000121D9" w:rsidP="009012D8">
      <w:pPr>
        <w:spacing w:line="360" w:lineRule="auto"/>
        <w:jc w:val="both"/>
        <w:rPr>
          <w:rFonts w:ascii="Times New Roman" w:hAnsi="Times New Roman" w:cs="Times New Roman"/>
          <w:i/>
          <w:lang w:val="es-ES"/>
        </w:rPr>
      </w:pPr>
    </w:p>
    <w:p w14:paraId="426CE24E" w14:textId="3D12F4D3"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Comprensión e interpretación textual. Los estudiantes deben estar en condiciones de comprender, interpretar y analizar textos según sus necesidades de acción y comunicación (atendiendo las exigencias funcionales y del contexto). </w:t>
      </w:r>
    </w:p>
    <w:p w14:paraId="24A4CB4A" w14:textId="77777777" w:rsidR="00243D3E" w:rsidRPr="00CA7A57" w:rsidRDefault="00243D3E" w:rsidP="009012D8">
      <w:pPr>
        <w:spacing w:line="360" w:lineRule="auto"/>
        <w:jc w:val="both"/>
        <w:rPr>
          <w:rFonts w:ascii="Times New Roman" w:hAnsi="Times New Roman" w:cs="Times New Roman"/>
          <w:i/>
          <w:lang w:val="es-ES"/>
        </w:rPr>
      </w:pPr>
    </w:p>
    <w:p w14:paraId="3DDFDA65" w14:textId="71109804"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Por eso es necesaria la relación sobre los diferentes elementos que conforman un texto, lo mismo que sobre los procesos de comprender e interpretar y las competencias asociadas a los mismos. Además, es indispensable comprender el texto como un conjunto de significados que obedece a reglas estructurales semánticas, sintácticas y pragmáticas. </w:t>
      </w:r>
    </w:p>
    <w:p w14:paraId="4FCA1E1F" w14:textId="77777777" w:rsidR="000121D9" w:rsidRPr="00CA7A57" w:rsidRDefault="000121D9" w:rsidP="009012D8">
      <w:pPr>
        <w:spacing w:line="360" w:lineRule="auto"/>
        <w:jc w:val="both"/>
        <w:rPr>
          <w:rFonts w:ascii="Times New Roman" w:hAnsi="Times New Roman" w:cs="Times New Roman"/>
          <w:i/>
          <w:lang w:val="es-ES"/>
        </w:rPr>
      </w:pPr>
    </w:p>
    <w:p w14:paraId="17F2656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Para la comprensión se deben considerar tres tipos de procesos:</w:t>
      </w:r>
    </w:p>
    <w:p w14:paraId="4928E79A" w14:textId="77777777" w:rsidR="000121D9" w:rsidRPr="00CA7A57" w:rsidRDefault="000121D9" w:rsidP="009012D8">
      <w:pPr>
        <w:spacing w:line="360" w:lineRule="auto"/>
        <w:jc w:val="both"/>
        <w:rPr>
          <w:rFonts w:ascii="Times New Roman" w:hAnsi="Times New Roman" w:cs="Times New Roman"/>
          <w:i/>
          <w:lang w:val="es-ES"/>
        </w:rPr>
      </w:pPr>
    </w:p>
    <w:p w14:paraId="4149C7DA" w14:textId="420842DF" w:rsidR="000121D9" w:rsidRPr="00CA7A57" w:rsidRDefault="000121D9" w:rsidP="00BD6EE7">
      <w:pPr>
        <w:pStyle w:val="Prrafodelista"/>
        <w:numPr>
          <w:ilvl w:val="0"/>
          <w:numId w:val="14"/>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 xml:space="preserve">Nivel </w:t>
      </w:r>
      <w:proofErr w:type="spellStart"/>
      <w:r w:rsidRPr="00CA7A57">
        <w:rPr>
          <w:rFonts w:ascii="Times New Roman" w:hAnsi="Times New Roman" w:cs="Times New Roman"/>
          <w:i/>
          <w:lang w:val="es-ES"/>
        </w:rPr>
        <w:t>Intratextual</w:t>
      </w:r>
      <w:proofErr w:type="spellEnd"/>
      <w:r w:rsidRPr="00CA7A57">
        <w:rPr>
          <w:rFonts w:ascii="Times New Roman" w:hAnsi="Times New Roman" w:cs="Times New Roman"/>
          <w:i/>
          <w:lang w:val="es-ES"/>
        </w:rPr>
        <w:t xml:space="preserve">: Tiene que ver con estructuras semánticas y sintácticas, presencia de micro estructuras y macro estructuras; lo mismo que el manejo de léxicos particulares y de estrategias que garantizan coherencia y cohesión a los mismos: cuantificadores (adverbios de cantidad), conectores (conjunciones, </w:t>
      </w:r>
      <w:r w:rsidRPr="00CA7A57">
        <w:rPr>
          <w:rFonts w:ascii="Times New Roman" w:hAnsi="Times New Roman" w:cs="Times New Roman"/>
          <w:i/>
          <w:lang w:val="es-ES"/>
        </w:rPr>
        <w:lastRenderedPageBreak/>
        <w:t xml:space="preserve">frases conectivas), pro nominalización (anáforas, </w:t>
      </w:r>
      <w:proofErr w:type="spellStart"/>
      <w:r w:rsidRPr="00CA7A57">
        <w:rPr>
          <w:rFonts w:ascii="Times New Roman" w:hAnsi="Times New Roman" w:cs="Times New Roman"/>
          <w:i/>
          <w:lang w:val="es-ES"/>
        </w:rPr>
        <w:t>catáforas</w:t>
      </w:r>
      <w:proofErr w:type="spellEnd"/>
      <w:r w:rsidRPr="00CA7A57">
        <w:rPr>
          <w:rFonts w:ascii="Times New Roman" w:hAnsi="Times New Roman" w:cs="Times New Roman"/>
          <w:i/>
          <w:lang w:val="es-ES"/>
        </w:rPr>
        <w:t>), marcas temporales (tiempos verbales, adverbios), marcas espaciales (adverbios); elementos que se enfatizan según el tipo de texto.</w:t>
      </w:r>
    </w:p>
    <w:p w14:paraId="4684C5EB" w14:textId="77777777" w:rsidR="000121D9" w:rsidRPr="00CA7A57" w:rsidRDefault="000121D9" w:rsidP="00243D3E">
      <w:pPr>
        <w:spacing w:line="360" w:lineRule="auto"/>
        <w:ind w:left="426"/>
        <w:jc w:val="both"/>
        <w:rPr>
          <w:rFonts w:ascii="Times New Roman" w:hAnsi="Times New Roman" w:cs="Times New Roman"/>
          <w:i/>
          <w:lang w:val="es-ES"/>
        </w:rPr>
      </w:pPr>
    </w:p>
    <w:p w14:paraId="6EA9AC66" w14:textId="50E92D80" w:rsidR="000121D9" w:rsidRPr="00CA7A57" w:rsidRDefault="000121D9" w:rsidP="00BD6EE7">
      <w:pPr>
        <w:pStyle w:val="Prrafodelista"/>
        <w:numPr>
          <w:ilvl w:val="0"/>
          <w:numId w:val="14"/>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Nivel Intertextual: Tienen que ver con la posibilidad de reconocer las relaciones existentes entre el texto y otros textos: presencia de diferentes voces en el texto, referencias a épocas y culturas diversas, citas literales, referencias indirectas, formas tomadas de otras épocas o de otros autores. En el trabajo sobre este nivel se ponen en juego, principalmente, las competencias enciclopédica y literaria.</w:t>
      </w:r>
    </w:p>
    <w:p w14:paraId="7E47B1B2" w14:textId="77777777" w:rsidR="000121D9" w:rsidRPr="00CA7A57" w:rsidRDefault="000121D9" w:rsidP="00243D3E">
      <w:pPr>
        <w:spacing w:line="360" w:lineRule="auto"/>
        <w:ind w:left="426"/>
        <w:jc w:val="both"/>
        <w:rPr>
          <w:rFonts w:ascii="Times New Roman" w:hAnsi="Times New Roman" w:cs="Times New Roman"/>
          <w:i/>
          <w:lang w:val="es-ES"/>
        </w:rPr>
      </w:pPr>
    </w:p>
    <w:p w14:paraId="1F79088E" w14:textId="7D389D91" w:rsidR="000121D9" w:rsidRPr="00CA7A57" w:rsidRDefault="000121D9" w:rsidP="00BD6EE7">
      <w:pPr>
        <w:pStyle w:val="Prrafodelista"/>
        <w:numPr>
          <w:ilvl w:val="0"/>
          <w:numId w:val="14"/>
        </w:numPr>
        <w:spacing w:line="360" w:lineRule="auto"/>
        <w:ind w:left="1136"/>
        <w:jc w:val="both"/>
        <w:rPr>
          <w:rFonts w:ascii="Times New Roman" w:hAnsi="Times New Roman" w:cs="Times New Roman"/>
          <w:i/>
          <w:lang w:val="es-ES"/>
        </w:rPr>
      </w:pPr>
      <w:r w:rsidRPr="00CA7A57">
        <w:rPr>
          <w:rFonts w:ascii="Times New Roman" w:hAnsi="Times New Roman" w:cs="Times New Roman"/>
          <w:i/>
          <w:lang w:val="es-ES"/>
        </w:rPr>
        <w:t>Nivel Extra textual: Tiene que ver con la reconstrucción del contexto o situación de comunicación en que se producen o aparecen los textos; con el componente ideológico y político que subyace a los mismos, con el uso social que se hace de los mismos. Los componentes cognitivos, morales y expresivos del acervo cultural de saber a partir del que el autor y sus contemporáneos construyeron sus interpretaciones, pueden alumbrar el sentido del texto –elementos propios de la competencia pragmática-.</w:t>
      </w:r>
    </w:p>
    <w:p w14:paraId="0149F20D" w14:textId="77777777" w:rsidR="000121D9" w:rsidRPr="00CA7A57" w:rsidRDefault="000121D9" w:rsidP="009012D8">
      <w:pPr>
        <w:spacing w:line="360" w:lineRule="auto"/>
        <w:jc w:val="both"/>
        <w:rPr>
          <w:rFonts w:ascii="Times New Roman" w:hAnsi="Times New Roman" w:cs="Times New Roman"/>
          <w:i/>
          <w:lang w:val="es-ES"/>
        </w:rPr>
      </w:pPr>
    </w:p>
    <w:p w14:paraId="0CD7949F" w14:textId="235FF36E" w:rsidR="000121D9" w:rsidRPr="00CA7A57" w:rsidRDefault="000121D9" w:rsidP="00BD6EE7">
      <w:pPr>
        <w:pStyle w:val="Prrafodelista"/>
        <w:numPr>
          <w:ilvl w:val="0"/>
          <w:numId w:val="14"/>
        </w:numPr>
        <w:spacing w:line="360" w:lineRule="auto"/>
        <w:jc w:val="both"/>
        <w:rPr>
          <w:rFonts w:ascii="Times New Roman" w:hAnsi="Times New Roman" w:cs="Times New Roman"/>
          <w:i/>
          <w:lang w:val="es-ES"/>
        </w:rPr>
      </w:pPr>
      <w:r w:rsidRPr="00CA7A57">
        <w:rPr>
          <w:rFonts w:ascii="Times New Roman" w:hAnsi="Times New Roman" w:cs="Times New Roman"/>
          <w:i/>
          <w:lang w:val="es-ES"/>
        </w:rPr>
        <w:t>Producción Textual. El proceso de producción textual se desarrolla en niveles correlacionados como lo expresan las siguientes categorías:</w:t>
      </w:r>
    </w:p>
    <w:p w14:paraId="0FD1DEF8" w14:textId="77777777" w:rsidR="000121D9" w:rsidRPr="00CA7A57" w:rsidRDefault="000121D9" w:rsidP="00BD6EE7">
      <w:pPr>
        <w:pStyle w:val="Prrafodelista"/>
        <w:numPr>
          <w:ilvl w:val="0"/>
          <w:numId w:val="14"/>
        </w:numPr>
        <w:spacing w:line="360" w:lineRule="auto"/>
        <w:jc w:val="both"/>
        <w:rPr>
          <w:rFonts w:ascii="Times New Roman" w:hAnsi="Times New Roman" w:cs="Times New Roman"/>
          <w:i/>
          <w:lang w:val="es-ES"/>
        </w:rPr>
      </w:pPr>
      <w:r w:rsidRPr="00CA7A57">
        <w:rPr>
          <w:rFonts w:ascii="Times New Roman" w:hAnsi="Times New Roman" w:cs="Times New Roman"/>
          <w:i/>
          <w:lang w:val="es-ES"/>
        </w:rPr>
        <w:t>Nivel de coherencia y coherencia textual: Definida alrededor de la coherencia local, esta categoría está referida al nivel interno de la proposición y se entiende como la realización adecuada de enunciados; constituye el nivel micro estructural.  Se tiene en cuenta la producción de proposiciones delimitadas semánticamente y la coherencia interna de las mismas. En esta categoría se evidencia la competencia para establecer las concordancias pertinentes entre sujeto/verbo, género/número y la competencia del estudiante para delimitar proposiciones desde el punto de vista del significado: segmentación.</w:t>
      </w:r>
    </w:p>
    <w:p w14:paraId="01639CAD" w14:textId="77777777" w:rsidR="000121D9" w:rsidRPr="00CA7A57" w:rsidRDefault="000121D9" w:rsidP="009012D8">
      <w:pPr>
        <w:spacing w:line="360" w:lineRule="auto"/>
        <w:jc w:val="both"/>
        <w:rPr>
          <w:rFonts w:ascii="Times New Roman" w:hAnsi="Times New Roman" w:cs="Times New Roman"/>
          <w:i/>
          <w:lang w:val="es-ES"/>
        </w:rPr>
      </w:pPr>
    </w:p>
    <w:p w14:paraId="657E3E63" w14:textId="77777777" w:rsidR="000121D9" w:rsidRPr="00CA7A57" w:rsidRDefault="000121D9" w:rsidP="00BD6EE7">
      <w:pPr>
        <w:pStyle w:val="Prrafodelista"/>
        <w:numPr>
          <w:ilvl w:val="0"/>
          <w:numId w:val="14"/>
        </w:num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Nivel de coherencia global: Entendida como una propiedad semántica global del texto y referida al seguimiento de un núcleo temático a lo largo de la producción. Constituye un nivel macro estructural, en el sentido de dar cuenta de la globalidad del texto. Se considera que un texto responde a la progresión temática cuando cumple con las siguientes condiciones: </w:t>
      </w:r>
    </w:p>
    <w:p w14:paraId="361BDCD8"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 xml:space="preserve">Producir más de una proposición de manera coherente. Se puede tener un texto conformado por una sola proposición ya que la propiedad de la coherencia global no se refiere a la longitud del texto; </w:t>
      </w:r>
    </w:p>
    <w:p w14:paraId="603ED219"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 xml:space="preserve">Seguir un hilo temático a lo largo del texto; </w:t>
      </w:r>
      <w:proofErr w:type="spellStart"/>
      <w:r w:rsidRPr="00CA7A57">
        <w:rPr>
          <w:rFonts w:ascii="Times New Roman" w:hAnsi="Times New Roman" w:cs="Times New Roman"/>
          <w:i/>
          <w:lang w:val="es-ES"/>
        </w:rPr>
        <w:t>esdecir</w:t>
      </w:r>
      <w:proofErr w:type="spellEnd"/>
      <w:r w:rsidRPr="00CA7A57">
        <w:rPr>
          <w:rFonts w:ascii="Times New Roman" w:hAnsi="Times New Roman" w:cs="Times New Roman"/>
          <w:i/>
          <w:lang w:val="es-ES"/>
        </w:rPr>
        <w:t xml:space="preserve"> que, a pesar de las dificultades para lograr buenos niveles de coherencia, cohesión o producción de superestructuras textuales, se mantiene un eje temático a lo largo de la producción.</w:t>
      </w:r>
    </w:p>
    <w:p w14:paraId="07580715" w14:textId="77777777" w:rsidR="000121D9" w:rsidRPr="00CA7A57" w:rsidRDefault="000121D9" w:rsidP="00BD6EE7">
      <w:pPr>
        <w:pStyle w:val="Prrafodelista"/>
        <w:numPr>
          <w:ilvl w:val="0"/>
          <w:numId w:val="15"/>
        </w:num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Nivel de coherencia y cohesión lineal. Este nivel se define alrededor de la coherencia lineal, categoría referida a la ilación de las proposiciones entre sí; es decir, al establecimiento de vínculos, relaciones y jerarquías entre las proposiciones para constituir una unidad mayor de significado (un párrafo, por ejemplo). La coherencia lineal se garantiza con el empleo de recursos cohesivos como los conectores, señalizadores y los signos de puntuación, cumpliendo una función lógica y estructural; es decir, estableciendo relaciones de manera explícita entre las proposiciones. Se considera que un texto responde a estas condiciones así: </w:t>
      </w:r>
    </w:p>
    <w:p w14:paraId="57146634" w14:textId="77777777" w:rsidR="000121D9" w:rsidRPr="00CA7A57" w:rsidRDefault="000121D9" w:rsidP="009012D8">
      <w:pPr>
        <w:spacing w:line="360" w:lineRule="auto"/>
        <w:jc w:val="both"/>
        <w:rPr>
          <w:rFonts w:ascii="Times New Roman" w:hAnsi="Times New Roman" w:cs="Times New Roman"/>
          <w:i/>
          <w:lang w:val="es-ES"/>
        </w:rPr>
      </w:pPr>
    </w:p>
    <w:p w14:paraId="44A1ADDC"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 xml:space="preserve">Establece algún tipo de relación estructural entre las proposiciones. Esta subcategoría da cuenta del uso de los conectores o frases conectivas que cumplen alguna función de cohesión entre las proposiciones. Es decir, a través del uso de estos recursos se explicitan las relaciones lógicas entre los enunciados; </w:t>
      </w:r>
    </w:p>
    <w:p w14:paraId="0997AA04" w14:textId="77777777" w:rsidR="000121D9" w:rsidRPr="00CA7A57" w:rsidRDefault="000121D9" w:rsidP="009012D8">
      <w:pPr>
        <w:spacing w:line="360" w:lineRule="auto"/>
        <w:jc w:val="both"/>
        <w:rPr>
          <w:rFonts w:ascii="Times New Roman" w:hAnsi="Times New Roman" w:cs="Times New Roman"/>
          <w:i/>
          <w:lang w:val="es-ES"/>
        </w:rPr>
      </w:pPr>
    </w:p>
    <w:p w14:paraId="1A620DCF"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lastRenderedPageBreak/>
        <w:t>Evidencia la/s relación/es interproposicional/es a través del uso de signos de puntuación con función lógica.</w:t>
      </w:r>
    </w:p>
    <w:p w14:paraId="3EB87413" w14:textId="77777777" w:rsidR="000121D9" w:rsidRPr="00CA7A57" w:rsidRDefault="000121D9" w:rsidP="009012D8">
      <w:pPr>
        <w:spacing w:line="360" w:lineRule="auto"/>
        <w:jc w:val="both"/>
        <w:rPr>
          <w:rFonts w:ascii="Times New Roman" w:hAnsi="Times New Roman" w:cs="Times New Roman"/>
          <w:i/>
          <w:lang w:val="es-ES"/>
        </w:rPr>
      </w:pPr>
    </w:p>
    <w:p w14:paraId="4549C762"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 xml:space="preserve">Esta subcategoría se refiere a la capacidad de usar los signos de puntuación como recursos de cohesión textual para establecer relaciones lógicas entre enunciados. Desde el punto de vista del proceso de producción textual es una categoría compleja. Esto resulta explicable desde la </w:t>
      </w:r>
      <w:proofErr w:type="spellStart"/>
      <w:r w:rsidRPr="00CA7A57">
        <w:rPr>
          <w:rFonts w:ascii="Times New Roman" w:hAnsi="Times New Roman" w:cs="Times New Roman"/>
          <w:i/>
          <w:lang w:val="es-ES"/>
        </w:rPr>
        <w:t>psicogénesis</w:t>
      </w:r>
      <w:proofErr w:type="spellEnd"/>
      <w:r w:rsidRPr="00CA7A57">
        <w:rPr>
          <w:rFonts w:ascii="Times New Roman" w:hAnsi="Times New Roman" w:cs="Times New Roman"/>
          <w:i/>
          <w:lang w:val="es-ES"/>
        </w:rPr>
        <w:t xml:space="preserve"> de la producción textual, pues los signos de puntuación son marcas abstractas carentes de significado explícito, y la asignación de función lógica a éstos resulta de un alto nivel de complejidad, desde el punto de vista cognitivo.</w:t>
      </w:r>
    </w:p>
    <w:p w14:paraId="3A72C335" w14:textId="77777777" w:rsidR="000121D9" w:rsidRPr="00CA7A57" w:rsidRDefault="000121D9" w:rsidP="009012D8">
      <w:pPr>
        <w:spacing w:line="360" w:lineRule="auto"/>
        <w:jc w:val="both"/>
        <w:rPr>
          <w:rFonts w:ascii="Times New Roman" w:hAnsi="Times New Roman" w:cs="Times New Roman"/>
          <w:i/>
          <w:lang w:val="es-ES"/>
        </w:rPr>
      </w:pPr>
    </w:p>
    <w:p w14:paraId="5FB7A277" w14:textId="77777777" w:rsidR="000121D9" w:rsidRPr="00CA7A57" w:rsidRDefault="000121D9" w:rsidP="00BD6EE7">
      <w:pPr>
        <w:pStyle w:val="Prrafodelista"/>
        <w:numPr>
          <w:ilvl w:val="0"/>
          <w:numId w:val="15"/>
        </w:numPr>
        <w:spacing w:line="360" w:lineRule="auto"/>
        <w:jc w:val="both"/>
        <w:rPr>
          <w:rFonts w:ascii="Times New Roman" w:hAnsi="Times New Roman" w:cs="Times New Roman"/>
          <w:i/>
          <w:lang w:val="es-ES"/>
        </w:rPr>
      </w:pPr>
      <w:r w:rsidRPr="00CA7A57">
        <w:rPr>
          <w:rFonts w:ascii="Times New Roman" w:hAnsi="Times New Roman" w:cs="Times New Roman"/>
          <w:i/>
          <w:lang w:val="es-ES"/>
        </w:rPr>
        <w:t>Nivel Pragmático. Esta dimensión está referida a los elementos pragmáticos relacionados con la producción escrita. Cuando se habla de elementos pragmáticos se hace referencia a la posibilidad de producir un texto atendiendo a una intencionalidad determinada, al uso de un registro de lenguaje pertinente al contexto comunicativo de aparición del texto (según el tipo de interlocutor), a la selección de un tipo de texto según los requerimientos de la situación de comunicación.</w:t>
      </w:r>
    </w:p>
    <w:p w14:paraId="22E0A3BF" w14:textId="77777777" w:rsidR="000121D9" w:rsidRPr="00CA7A57" w:rsidRDefault="000121D9" w:rsidP="009012D8">
      <w:pPr>
        <w:spacing w:line="360" w:lineRule="auto"/>
        <w:jc w:val="both"/>
        <w:rPr>
          <w:rFonts w:ascii="Times New Roman" w:hAnsi="Times New Roman" w:cs="Times New Roman"/>
          <w:i/>
          <w:lang w:val="es-ES"/>
        </w:rPr>
      </w:pPr>
    </w:p>
    <w:p w14:paraId="1EF69B2C"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 xml:space="preserve">La dimensión pragmática está configurada, pues, por las categorías de intención y superestructura. La intención se refiere a la intencionalidad del enunciado y responder al requerimiento pragmático del texto: ¿cuál es el propósito? Por su parte la superestructura está referida a la posibilidad de seleccionar un tipo de texto y seguir un principio lógico de organización del mismo; por ejemplo, si se selecciona el texto narrativo, la superestructura consistirá en presentar al menos tres grandes componentes: una apertura, un conflicto y un cierre; si se selecciona un texto descriptivo (que es el implícitamente pedido), se tendrá que presentar una introducción, una serie de pasos y un cierre. </w:t>
      </w:r>
    </w:p>
    <w:p w14:paraId="75ABB714" w14:textId="77777777" w:rsidR="000121D9" w:rsidRPr="00CA7A57" w:rsidRDefault="000121D9" w:rsidP="009012D8">
      <w:pPr>
        <w:spacing w:line="360" w:lineRule="auto"/>
        <w:jc w:val="both"/>
        <w:rPr>
          <w:rFonts w:ascii="Times New Roman" w:hAnsi="Times New Roman" w:cs="Times New Roman"/>
          <w:i/>
          <w:lang w:val="es-ES"/>
        </w:rPr>
      </w:pPr>
    </w:p>
    <w:p w14:paraId="579B8123"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Literatura. Este aspecto está relacionado con tres elementos fundamentales: su representación de la  cultura y suscitación de lo estético;  como lugar de convergencia de las manifestaciones humanas, de la ciencia y de las otras artes; como ámbito testimonial en el que se identifican tendencias, rasgos de la oralidad, momentos históricos, autores y obras.</w:t>
      </w:r>
    </w:p>
    <w:p w14:paraId="03B5F3C2" w14:textId="77777777" w:rsidR="000121D9" w:rsidRPr="00CA7A57" w:rsidRDefault="000121D9" w:rsidP="009012D8">
      <w:pPr>
        <w:spacing w:line="360" w:lineRule="auto"/>
        <w:jc w:val="both"/>
        <w:rPr>
          <w:rFonts w:ascii="Times New Roman" w:hAnsi="Times New Roman" w:cs="Times New Roman"/>
          <w:i/>
          <w:lang w:val="es-ES"/>
        </w:rPr>
      </w:pPr>
    </w:p>
    <w:p w14:paraId="3A5441FE" w14:textId="77777777" w:rsidR="000121D9" w:rsidRPr="00CA7A57" w:rsidRDefault="000121D9" w:rsidP="00243D3E">
      <w:pPr>
        <w:spacing w:line="360" w:lineRule="auto"/>
        <w:ind w:left="1440" w:firstLine="0"/>
        <w:jc w:val="both"/>
        <w:rPr>
          <w:rFonts w:ascii="Times New Roman" w:hAnsi="Times New Roman" w:cs="Times New Roman"/>
          <w:i/>
          <w:lang w:val="es-ES"/>
        </w:rPr>
      </w:pPr>
      <w:r w:rsidRPr="00CA7A57">
        <w:rPr>
          <w:rFonts w:ascii="Times New Roman" w:hAnsi="Times New Roman" w:cs="Times New Roman"/>
          <w:i/>
          <w:lang w:val="es-ES"/>
        </w:rPr>
        <w:t>Ética de la comunicación. Este eje está referido a los procesos asociados con la construcción de los principios básicos de la interacción desde el lenguaje y la construcción del respeto por la diversidad cultural. Es decir, se trata de trabajar sobre los derechos y deberes de la comunicación, sobre los límites y alcances de la misma. A nivel del aula, este eje se refiere al trabajo sobre el reconocimiento de los múltiples códigos sociales, culturales y lingüísticos que circulan, lo mismo que sobre la claridad y el respeto de roles y turnos conversacionales. La consolidación de las condiciones de posibilidad de la comunicación está muy cerca del trabajo sobre la construcción de las condiciones básicas para la convivencia social, de ahí su importancia en la escuela, y concretamente en el campo de lenguaje.</w:t>
      </w:r>
    </w:p>
    <w:p w14:paraId="4D2B3EA8" w14:textId="77777777" w:rsidR="00243D3E" w:rsidRPr="00CA7A57" w:rsidRDefault="00243D3E" w:rsidP="009012D8">
      <w:pPr>
        <w:spacing w:line="360" w:lineRule="auto"/>
        <w:jc w:val="both"/>
        <w:rPr>
          <w:rFonts w:ascii="Times New Roman" w:hAnsi="Times New Roman" w:cs="Times New Roman"/>
          <w:b/>
          <w:i/>
          <w:lang w:val="es-ES"/>
        </w:rPr>
      </w:pPr>
    </w:p>
    <w:p w14:paraId="075C98A5" w14:textId="06F36830" w:rsidR="000121D9" w:rsidRPr="004216B0" w:rsidRDefault="00162B5F"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.1.3. </w:t>
      </w:r>
      <w:r w:rsidR="00243D3E" w:rsidRPr="004216B0">
        <w:rPr>
          <w:rFonts w:ascii="Times New Roman" w:hAnsi="Times New Roman" w:cs="Times New Roman"/>
          <w:b/>
          <w:i/>
          <w:sz w:val="26"/>
          <w:szCs w:val="26"/>
          <w:lang w:val="es-ES"/>
        </w:rPr>
        <w:t xml:space="preserve">EN EL AREA DE </w:t>
      </w:r>
      <w:r w:rsidR="000121D9" w:rsidRPr="004216B0">
        <w:rPr>
          <w:rFonts w:ascii="Times New Roman" w:hAnsi="Times New Roman" w:cs="Times New Roman"/>
          <w:b/>
          <w:i/>
          <w:sz w:val="26"/>
          <w:szCs w:val="26"/>
          <w:lang w:val="es-ES"/>
        </w:rPr>
        <w:t>CIENCIAS NATURALES</w:t>
      </w:r>
    </w:p>
    <w:p w14:paraId="6E09C30E" w14:textId="56D3EAF9" w:rsidR="00243D3E" w:rsidRPr="00CA7A57" w:rsidRDefault="00243D3E" w:rsidP="009012D8">
      <w:pPr>
        <w:spacing w:line="360" w:lineRule="auto"/>
        <w:jc w:val="both"/>
        <w:rPr>
          <w:rFonts w:ascii="Times New Roman" w:hAnsi="Times New Roman" w:cs="Times New Roman"/>
          <w:i/>
          <w:lang w:val="es-ES"/>
        </w:rPr>
      </w:pPr>
    </w:p>
    <w:p w14:paraId="1AEA2854" w14:textId="72C64925" w:rsidR="00DB4BA0" w:rsidRPr="00CA7A57" w:rsidRDefault="00DB4BA0" w:rsidP="003D63D4">
      <w:pPr>
        <w:spacing w:line="360" w:lineRule="auto"/>
        <w:jc w:val="both"/>
        <w:rPr>
          <w:rFonts w:ascii="Times New Roman" w:hAnsi="Times New Roman" w:cs="Times New Roman"/>
          <w:i/>
          <w:lang w:val="es-ES"/>
        </w:rPr>
      </w:pPr>
      <w:r w:rsidRPr="00CA7A57">
        <w:rPr>
          <w:rFonts w:ascii="Times New Roman" w:hAnsi="Times New Roman" w:cs="Times New Roman"/>
          <w:i/>
        </w:rPr>
        <w:t xml:space="preserve">La propuesta curricular para el área de Ciencias naturales y educación ambiental, que ahora exponemos, se fundamenta en tres ideas centrales. Ellas son: 1) La educación es un proceso que debe estar centrado en el alumno. 2) Las ciencias son una forma de conocer del ser humano que puede </w:t>
      </w:r>
      <w:proofErr w:type="spellStart"/>
      <w:r w:rsidRPr="00CA7A57">
        <w:rPr>
          <w:rFonts w:ascii="Times New Roman" w:hAnsi="Times New Roman" w:cs="Times New Roman"/>
          <w:i/>
        </w:rPr>
        <w:t>se</w:t>
      </w:r>
      <w:proofErr w:type="spellEnd"/>
      <w:r w:rsidRPr="00CA7A57">
        <w:rPr>
          <w:rFonts w:ascii="Times New Roman" w:hAnsi="Times New Roman" w:cs="Times New Roman"/>
          <w:i/>
        </w:rPr>
        <w:t xml:space="preserve"> entendida como un continuo de diversos niveles de </w:t>
      </w:r>
      <w:proofErr w:type="spellStart"/>
      <w:r w:rsidRPr="00CA7A57">
        <w:rPr>
          <w:rFonts w:ascii="Times New Roman" w:hAnsi="Times New Roman" w:cs="Times New Roman"/>
          <w:i/>
        </w:rPr>
        <w:t>complejización</w:t>
      </w:r>
      <w:proofErr w:type="spellEnd"/>
      <w:r w:rsidRPr="00CA7A57">
        <w:rPr>
          <w:rFonts w:ascii="Times New Roman" w:hAnsi="Times New Roman" w:cs="Times New Roman"/>
          <w:i/>
        </w:rPr>
        <w:t xml:space="preserve"> de los procesos en cuyos extremos se pueden encontrar las ciencias naturales (que estudian los procesos físicos, químicos y biológicos) y las ciencias sociales (que estudian los procesos culturales), </w:t>
      </w:r>
      <w:r w:rsidR="003D63D4" w:rsidRPr="00CA7A57">
        <w:rPr>
          <w:rFonts w:ascii="Times New Roman" w:hAnsi="Times New Roman" w:cs="Times New Roman"/>
          <w:i/>
        </w:rPr>
        <w:t xml:space="preserve">pero entre ellas no existen divisiones claramente determinadas; los diversos tipos de </w:t>
      </w:r>
      <w:r w:rsidR="003D63D4" w:rsidRPr="00CA7A57">
        <w:rPr>
          <w:rFonts w:ascii="Times New Roman" w:hAnsi="Times New Roman" w:cs="Times New Roman"/>
          <w:i/>
        </w:rPr>
        <w:lastRenderedPageBreak/>
        <w:t>clasificaciones son convencionales y tienen la función de permitir organizar teóricamente el conocimiento científico.</w:t>
      </w:r>
    </w:p>
    <w:p w14:paraId="41887630" w14:textId="7CD3E876" w:rsidR="00DB4BA0" w:rsidRPr="00CA7A57" w:rsidRDefault="00DB4BA0" w:rsidP="009012D8">
      <w:pPr>
        <w:spacing w:line="360" w:lineRule="auto"/>
        <w:jc w:val="both"/>
        <w:rPr>
          <w:rFonts w:ascii="Times New Roman" w:hAnsi="Times New Roman" w:cs="Times New Roman"/>
          <w:i/>
          <w:lang w:val="es-ES"/>
        </w:rPr>
      </w:pPr>
    </w:p>
    <w:p w14:paraId="143BAF9D" w14:textId="59ECD73A"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el contexto de las ciencias naturales el marco de competencias está referido a la caracterización de tres elementos fundamentales: conocimientos, habilidades y compromisos personales y sociales.</w:t>
      </w:r>
    </w:p>
    <w:p w14:paraId="5AB8BA7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Acercamiento al conocimiento científico. Entre las habilidades requeridas para el desarrollo curricular del área, vinculadas con las competencias científicas del saber, se establecen los siguientes elementos:</w:t>
      </w:r>
    </w:p>
    <w:p w14:paraId="06EA20D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Identificar. Capacidad para reconocer y diferenciar fenómenos, representaciones y preguntas pertinentes sobre estos fenómenos.</w:t>
      </w:r>
    </w:p>
    <w:p w14:paraId="68016B5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Indagar. Capacidad para plantear preguntas y procedimientos adecuados y para buscar, seleccionar, organizar e interpretar información relevante para dar respuesta a esas preguntas.</w:t>
      </w:r>
    </w:p>
    <w:p w14:paraId="3084C90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Explicar. Capacidad para construir y comprender argumentos, representaciones o modelos que den razón de fenómenos.</w:t>
      </w:r>
    </w:p>
    <w:p w14:paraId="06601F2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Comunicar. Capacidad para escuchar, plantear puntos de vista y compartir conocimiento.</w:t>
      </w:r>
    </w:p>
    <w:p w14:paraId="5983B8F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Trabajar en equipo. Capacidad para interactuar productivamente asumiendo compromisos.</w:t>
      </w:r>
    </w:p>
    <w:p w14:paraId="3D4CB53B" w14:textId="3B929D05"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Disposición para aceptar la naturaleza abierta, parcial y cambiante del conocimiento.</w:t>
      </w:r>
    </w:p>
    <w:p w14:paraId="77B23DC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Disposición para reconocer la dimensión social del conocimiento y para asumirla responsablemente.</w:t>
      </w:r>
    </w:p>
    <w:p w14:paraId="4681DFB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Compromisos personales y sociales. Este aspecto recoge las responsabilidades que como personas y como miembros de una sociedad deben asumir los estudiantes cuando se conocen y se valoran críticamente los descubrimientos y los avances de las ciencias, ya sean naturales o sociales; así como las incidencias y ética apropiada para su uso. </w:t>
      </w:r>
    </w:p>
    <w:p w14:paraId="7F715A6E" w14:textId="77777777" w:rsidR="000121D9" w:rsidRPr="00CA7A57" w:rsidRDefault="000121D9" w:rsidP="009012D8">
      <w:pPr>
        <w:spacing w:line="360" w:lineRule="auto"/>
        <w:jc w:val="both"/>
        <w:rPr>
          <w:rFonts w:ascii="Times New Roman" w:hAnsi="Times New Roman" w:cs="Times New Roman"/>
          <w:i/>
          <w:lang w:val="es-ES"/>
        </w:rPr>
      </w:pPr>
    </w:p>
    <w:p w14:paraId="7552BF4A" w14:textId="77777777" w:rsidR="006156D8" w:rsidRDefault="006156D8">
      <w:pPr>
        <w:spacing w:after="160" w:line="259" w:lineRule="auto"/>
        <w:ind w:left="0" w:firstLine="0"/>
        <w:rPr>
          <w:rFonts w:ascii="Times New Roman" w:hAnsi="Times New Roman" w:cs="Times New Roman"/>
          <w:b/>
          <w:i/>
          <w:lang w:val="es-ES"/>
        </w:rPr>
      </w:pPr>
      <w:r>
        <w:rPr>
          <w:rFonts w:ascii="Times New Roman" w:hAnsi="Times New Roman" w:cs="Times New Roman"/>
          <w:b/>
          <w:i/>
          <w:lang w:val="es-ES"/>
        </w:rPr>
        <w:lastRenderedPageBreak/>
        <w:br w:type="page"/>
      </w:r>
    </w:p>
    <w:p w14:paraId="3AA72912" w14:textId="53D44272" w:rsidR="000121D9" w:rsidRPr="004216B0" w:rsidRDefault="00966BB5" w:rsidP="009012D8">
      <w:pPr>
        <w:spacing w:line="360" w:lineRule="auto"/>
        <w:jc w:val="both"/>
        <w:rPr>
          <w:rFonts w:ascii="Times New Roman" w:hAnsi="Times New Roman" w:cs="Times New Roman"/>
          <w:i/>
          <w:sz w:val="26"/>
          <w:szCs w:val="26"/>
          <w:lang w:val="es-ES"/>
        </w:rPr>
      </w:pPr>
      <w:r>
        <w:rPr>
          <w:rFonts w:ascii="Times New Roman" w:hAnsi="Times New Roman" w:cs="Times New Roman"/>
          <w:b/>
          <w:i/>
          <w:sz w:val="26"/>
          <w:szCs w:val="26"/>
          <w:lang w:val="es-ES"/>
        </w:rPr>
        <w:lastRenderedPageBreak/>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.1.4.</w:t>
      </w:r>
      <w:r w:rsidR="000121D9" w:rsidRPr="004216B0">
        <w:rPr>
          <w:rFonts w:ascii="Times New Roman" w:hAnsi="Times New Roman" w:cs="Times New Roman"/>
          <w:i/>
          <w:sz w:val="26"/>
          <w:szCs w:val="26"/>
          <w:lang w:val="es-ES"/>
        </w:rPr>
        <w:t xml:space="preserve"> </w:t>
      </w:r>
      <w:r w:rsidR="00B442B0" w:rsidRPr="004216B0">
        <w:rPr>
          <w:rFonts w:ascii="Times New Roman" w:hAnsi="Times New Roman" w:cs="Times New Roman"/>
          <w:b/>
          <w:i/>
          <w:sz w:val="26"/>
          <w:szCs w:val="26"/>
          <w:lang w:val="es-ES"/>
        </w:rPr>
        <w:t xml:space="preserve">EN EL AREA DE </w:t>
      </w:r>
      <w:r w:rsidR="000121D9" w:rsidRPr="004216B0">
        <w:rPr>
          <w:rFonts w:ascii="Times New Roman" w:hAnsi="Times New Roman" w:cs="Times New Roman"/>
          <w:b/>
          <w:i/>
          <w:sz w:val="26"/>
          <w:szCs w:val="26"/>
          <w:lang w:val="es-ES"/>
        </w:rPr>
        <w:t>CIENCIAS SOCIALES</w:t>
      </w:r>
    </w:p>
    <w:p w14:paraId="39DF5BC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
          <w:i/>
          <w:lang w:val="es-ES"/>
        </w:rPr>
        <w:t xml:space="preserve"> </w:t>
      </w:r>
    </w:p>
    <w:p w14:paraId="48D18D2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En el contexto de las ciencias sociales, similar a las ciencias naturales, el marco de competencias está referido a: conocimientos, habilidades y compromisos personales y sociales, dinamizados por los ejes generadores. </w:t>
      </w:r>
    </w:p>
    <w:p w14:paraId="5137001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Conocimientos. El cuerpo cognoscitivo de esta área es quizá uno de los más complejos, puesto que, según las Normas Técnicas Curriculares, interactúa con los referentes de: lineamientos curriculares de las ciencias sociales, la formación para la democracia, formación en la Constitución Política de Colombia y las cátedras de estudios afrocolombianos y regionales. No obstante, la perspectiva relacional (historia-cultura; ética-política, espacio-ambiente) consolidan un marco de referencia común para el abordaje conceptual del área, así: </w:t>
      </w:r>
    </w:p>
    <w:p w14:paraId="465DE2C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Las relaciones con la historia y las culturas se estructuraron a partir de los siguientes ejes generadores de los lineamientos curriculares: las construcciones culturales de la humanidad como generadoras de identidades y conflictos; las distintas culturas como creadoras de diferentes tipos de saberes valiosos (ciencia, tecnología, medios de comunicación…).</w:t>
      </w:r>
    </w:p>
    <w:p w14:paraId="1AD0BE3D" w14:textId="77777777" w:rsidR="000121D9" w:rsidRPr="00CA7A57" w:rsidRDefault="000121D9" w:rsidP="009012D8">
      <w:pPr>
        <w:spacing w:line="360" w:lineRule="auto"/>
        <w:jc w:val="both"/>
        <w:rPr>
          <w:rFonts w:ascii="Times New Roman" w:hAnsi="Times New Roman" w:cs="Times New Roman"/>
          <w:i/>
          <w:lang w:val="es-ES"/>
        </w:rPr>
      </w:pPr>
    </w:p>
    <w:p w14:paraId="551EDF8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Las relaciones espaciales y ambientales se estructuraron a partir de los siguientes ejes: mujeres y hombres como guardianes y beneficiarios de la “madre tierra”; la necesidad de buscar desarrollos económicos sostenibles que permitan preservar la dignidad humana; nuestro planeta como un espacio de interacciones cambiantes que nos posibilita y limita.</w:t>
      </w:r>
    </w:p>
    <w:p w14:paraId="1C7164A8" w14:textId="77777777" w:rsidR="000121D9" w:rsidRPr="00CA7A57" w:rsidRDefault="000121D9" w:rsidP="009012D8">
      <w:pPr>
        <w:spacing w:line="360" w:lineRule="auto"/>
        <w:jc w:val="both"/>
        <w:rPr>
          <w:rFonts w:ascii="Times New Roman" w:hAnsi="Times New Roman" w:cs="Times New Roman"/>
          <w:i/>
          <w:lang w:val="es-ES"/>
        </w:rPr>
      </w:pPr>
    </w:p>
    <w:p w14:paraId="452F401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Las relaciones ético-políticas se estructuraron a partir de los siguientes ejes: la defensa de la condición humana y el respeto por su diversidad: multicultural, étnica, de género y opción personal de vida como recreación de la identidad colombiana; sujeto, sociedad civil y estado comprometidos con la defensa y promoción de los deberes y derechos humanos, como mecanismo para construir la </w:t>
      </w:r>
      <w:r w:rsidRPr="00CA7A57">
        <w:rPr>
          <w:rFonts w:ascii="Times New Roman" w:hAnsi="Times New Roman" w:cs="Times New Roman"/>
          <w:i/>
          <w:lang w:val="es-ES"/>
        </w:rPr>
        <w:lastRenderedPageBreak/>
        <w:t>democracia y buscar la paz; las organizaciones políticas y sociales como estructuras que canalizan diversos poderes para afrontar necesidades y cambios.</w:t>
      </w:r>
    </w:p>
    <w:p w14:paraId="40BBBCDA" w14:textId="77777777" w:rsidR="000121D9" w:rsidRPr="00CA7A57" w:rsidRDefault="000121D9" w:rsidP="009012D8">
      <w:pPr>
        <w:spacing w:line="360" w:lineRule="auto"/>
        <w:jc w:val="both"/>
        <w:rPr>
          <w:rFonts w:ascii="Times New Roman" w:hAnsi="Times New Roman" w:cs="Times New Roman"/>
          <w:i/>
          <w:lang w:val="es-ES"/>
        </w:rPr>
      </w:pPr>
    </w:p>
    <w:p w14:paraId="1CE86BC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Es importante destacar  en este punto la convergencia entre la dinámica de las relaciones propuesta para el área y los ejes generadores. Los ejes tienen una función de soporte y estructura similar a la ejercida por la columna vertebral; desde la perspectiva conceptual, permiten centrar el trabajo en el aula porque indican y enmarcan de cierto modo, </w:t>
      </w:r>
      <w:proofErr w:type="gramStart"/>
      <w:r w:rsidRPr="00CA7A57">
        <w:rPr>
          <w:rFonts w:ascii="Times New Roman" w:hAnsi="Times New Roman" w:cs="Times New Roman"/>
          <w:i/>
          <w:lang w:val="es-ES"/>
        </w:rPr>
        <w:t>las temáticas sobre</w:t>
      </w:r>
      <w:proofErr w:type="gramEnd"/>
      <w:r w:rsidRPr="00CA7A57">
        <w:rPr>
          <w:rFonts w:ascii="Times New Roman" w:hAnsi="Times New Roman" w:cs="Times New Roman"/>
          <w:i/>
          <w:lang w:val="es-ES"/>
        </w:rPr>
        <w:t xml:space="preserve"> las cuales girarán las investigaciones y actividades desarrolladas en la clase.</w:t>
      </w:r>
    </w:p>
    <w:p w14:paraId="1B7C6AA5" w14:textId="77777777" w:rsidR="000121D9" w:rsidRPr="00CA7A57" w:rsidRDefault="000121D9" w:rsidP="009012D8">
      <w:pPr>
        <w:spacing w:line="360" w:lineRule="auto"/>
        <w:jc w:val="both"/>
        <w:rPr>
          <w:rFonts w:ascii="Times New Roman" w:hAnsi="Times New Roman" w:cs="Times New Roman"/>
          <w:i/>
          <w:lang w:val="es-ES"/>
        </w:rPr>
      </w:pPr>
    </w:p>
    <w:p w14:paraId="0F14073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Por tanto, se puede decir que los ejes, organizados a partir de las relaciones ético-políticas, histórico-culturales y espaciales-ambientales, clarifican y organizan el trabajo académico, debido a que permiten optimizar y potenciar las tareas que deben afrontar estudiantes y profesores. Además, facilitan actividades como conceptualizar, clasificar, relacionar, generalizar, interpretar, explicar, comparar o describir, las relaciones e interacciones existentes en, y entre, un conjunto de fenómenos. Pueden caracterizarse como una selección o agrupación temática importante que se ha hecho de la realidad social pasada -presente, en torno a la cual se aglutinan ideas, conceptos, temas, problemas, hechos y objetos que enmarcan y organizan la esencia de cada disciplina (en estos lineamientos cada eje podría referirse en mayor grado a una disciplina de las Ciencias Sociales).</w:t>
      </w:r>
    </w:p>
    <w:p w14:paraId="0E66C46C" w14:textId="77777777" w:rsidR="000121D9" w:rsidRPr="00CA7A57" w:rsidRDefault="000121D9" w:rsidP="009012D8">
      <w:pPr>
        <w:spacing w:line="360" w:lineRule="auto"/>
        <w:jc w:val="both"/>
        <w:rPr>
          <w:rFonts w:ascii="Times New Roman" w:hAnsi="Times New Roman" w:cs="Times New Roman"/>
          <w:i/>
          <w:lang w:val="es-ES"/>
        </w:rPr>
      </w:pPr>
    </w:p>
    <w:p w14:paraId="178A101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Habilidades científicas sociales. Aunque no se podría trazar una línea propedéutica sobre los aprendizajes esperados en este campo, dada la naturaleza abierta y dinámica que se imprime en los ejes generadores y los elementos relacionales del área, se podrían destacar los siguientes elementos: plantear conjeturas, formular preguntas, recolectar, organizar y analizar información, retroalimentar y validar, pensar críticamente, concluir y comunicar información.</w:t>
      </w:r>
    </w:p>
    <w:p w14:paraId="2699212C" w14:textId="77777777" w:rsidR="000121D9" w:rsidRPr="00CA7A57" w:rsidRDefault="000121D9" w:rsidP="009012D8">
      <w:pPr>
        <w:spacing w:line="360" w:lineRule="auto"/>
        <w:jc w:val="both"/>
        <w:rPr>
          <w:rFonts w:ascii="Times New Roman" w:hAnsi="Times New Roman" w:cs="Times New Roman"/>
          <w:i/>
          <w:lang w:val="es-ES"/>
        </w:rPr>
      </w:pPr>
    </w:p>
    <w:p w14:paraId="5B9A596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Sin embargo, existen tres procesos particulares al marco de competencia del área: interpretación, argumentación y proposición.</w:t>
      </w:r>
    </w:p>
    <w:p w14:paraId="4B644B50" w14:textId="77777777" w:rsidR="000121D9" w:rsidRPr="00CA7A57" w:rsidRDefault="000121D9" w:rsidP="009012D8">
      <w:pPr>
        <w:spacing w:line="360" w:lineRule="auto"/>
        <w:jc w:val="both"/>
        <w:rPr>
          <w:rFonts w:ascii="Times New Roman" w:hAnsi="Times New Roman" w:cs="Times New Roman"/>
          <w:i/>
          <w:lang w:val="es-ES"/>
        </w:rPr>
      </w:pPr>
    </w:p>
    <w:p w14:paraId="61AA0AC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Interpretar. Corresponde a la capacidad para describir, Identificar, reconocer, deducir, inducir, clasificar y jerarquizar elementos y factores de distintas estructuras sociales.</w:t>
      </w:r>
    </w:p>
    <w:p w14:paraId="302F126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Argumentar. Plantear causas, efectos, razones, juicios, relaciones y explicaciones, en forma contextualizada de diferentes procesos y estructuras sociales.</w:t>
      </w:r>
    </w:p>
    <w:p w14:paraId="4E639EA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Proponer. Capacidad predictiva y heurística; dados hechos y tendencias, imaginar resultados posibles; plantear alternativas, indicar soluciones o posibilidades de acción y de reflexión frente a distinto problemas, situaciones y fenómenos sociales.</w:t>
      </w:r>
    </w:p>
    <w:p w14:paraId="343EC4F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Compromisos personales y sociales. Este aspecto recoge las responsabilidades que como personas y miembros de una sociedad deben asumir los estudiantes cuando se conocen y se valoran críticamente, fortaleciendo la relación de los sistemas de participación ciudadana, desarrollo de convivencia y paz, así como la promoción de la identidad y pluralidad como factor altamente dinámico para el desarrollo social. </w:t>
      </w:r>
    </w:p>
    <w:p w14:paraId="671649BC" w14:textId="77777777" w:rsidR="000121D9" w:rsidRPr="00CA7A57" w:rsidRDefault="000121D9" w:rsidP="009012D8">
      <w:pPr>
        <w:spacing w:line="360" w:lineRule="auto"/>
        <w:jc w:val="both"/>
        <w:rPr>
          <w:rFonts w:ascii="Times New Roman" w:hAnsi="Times New Roman" w:cs="Times New Roman"/>
          <w:i/>
          <w:lang w:val="es-ES"/>
        </w:rPr>
      </w:pPr>
    </w:p>
    <w:p w14:paraId="5D17989F" w14:textId="48FB9F8E"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.1.5. </w:t>
      </w:r>
      <w:r w:rsidR="004D1B20" w:rsidRPr="004216B0">
        <w:rPr>
          <w:rFonts w:ascii="Times New Roman" w:hAnsi="Times New Roman" w:cs="Times New Roman"/>
          <w:b/>
          <w:i/>
          <w:sz w:val="26"/>
          <w:szCs w:val="26"/>
          <w:lang w:val="es-ES"/>
        </w:rPr>
        <w:t>EN EL AREA DE IDIOMA EXTRANJERO</w:t>
      </w:r>
      <w:r w:rsidR="000121D9" w:rsidRPr="004216B0">
        <w:rPr>
          <w:rFonts w:ascii="Times New Roman" w:hAnsi="Times New Roman" w:cs="Times New Roman"/>
          <w:b/>
          <w:i/>
          <w:sz w:val="26"/>
          <w:szCs w:val="26"/>
          <w:lang w:val="es-ES"/>
        </w:rPr>
        <w:t xml:space="preserve">: </w:t>
      </w:r>
      <w:r w:rsidR="004D1B20" w:rsidRPr="004216B0">
        <w:rPr>
          <w:rFonts w:ascii="Times New Roman" w:hAnsi="Times New Roman" w:cs="Times New Roman"/>
          <w:b/>
          <w:i/>
          <w:sz w:val="26"/>
          <w:szCs w:val="26"/>
          <w:lang w:val="es-ES"/>
        </w:rPr>
        <w:t>INGLÉS</w:t>
      </w:r>
    </w:p>
    <w:p w14:paraId="6D46F81B" w14:textId="77777777" w:rsidR="000121D9" w:rsidRPr="00CA7A57" w:rsidRDefault="000121D9" w:rsidP="009012D8">
      <w:pPr>
        <w:spacing w:line="360" w:lineRule="auto"/>
        <w:jc w:val="both"/>
        <w:rPr>
          <w:rFonts w:ascii="Times New Roman" w:hAnsi="Times New Roman" w:cs="Times New Roman"/>
          <w:i/>
          <w:lang w:val="es-ES"/>
        </w:rPr>
      </w:pPr>
    </w:p>
    <w:p w14:paraId="56A916A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cuanto al marco de competencias de esta área es importante anotar la concepción sobre el enfoque lingüístico: perspectiva intercultural de una lengua extranjera. Esto pone de manifiesto la importancia de la lengua en el marco de referencia cultura global contemporáneo, pero deja de lado la necesidad de un aprendizaje por inmersión propio de proyectos bilingüitas; es decir, se destaca la necesidad de dichos aprestamiento para interactuar en contextos particulares o grupos sociales especializados, pero también se reconoce la prevalencia de la lengua materna en la interacción cotidiana (diferente a culturas donde por necesidad social se indiscriminadamente y por necesidad en dos o más lenguas).</w:t>
      </w:r>
    </w:p>
    <w:p w14:paraId="2FD7AFDC" w14:textId="77777777" w:rsidR="000121D9" w:rsidRPr="00CA7A57" w:rsidRDefault="000121D9" w:rsidP="009012D8">
      <w:pPr>
        <w:spacing w:line="360" w:lineRule="auto"/>
        <w:jc w:val="both"/>
        <w:rPr>
          <w:rFonts w:ascii="Times New Roman" w:hAnsi="Times New Roman" w:cs="Times New Roman"/>
          <w:i/>
          <w:lang w:val="es-ES"/>
        </w:rPr>
      </w:pPr>
    </w:p>
    <w:p w14:paraId="0082499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 xml:space="preserve">Aclaro esto, a continuación se presenta la estructura de competencias del área que al igual que en el caso del área de lenguaje cuentan con el referente común de la comunicación como eje dinamizador del currículo. </w:t>
      </w:r>
    </w:p>
    <w:p w14:paraId="214CED76" w14:textId="77777777" w:rsidR="000121D9" w:rsidRPr="00CA7A57" w:rsidRDefault="000121D9" w:rsidP="009012D8">
      <w:pPr>
        <w:spacing w:line="360" w:lineRule="auto"/>
        <w:jc w:val="both"/>
        <w:rPr>
          <w:rFonts w:ascii="Times New Roman" w:hAnsi="Times New Roman" w:cs="Times New Roman"/>
          <w:i/>
          <w:lang w:val="es-ES"/>
        </w:rPr>
      </w:pPr>
    </w:p>
    <w:p w14:paraId="1F3E7AAC" w14:textId="4B335D01"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Competencia comunicativa. Esta competencia se concibe como la capacidad relacional para consolidar procesos de significación y socialización, en una situación de contexto donde los interlocutores (directos o presentes por medio de estrategias de mediación) comparten referentes interculturales e interlingua les comunes. Esta competencia se integra por tres desempeños particulares: </w:t>
      </w:r>
    </w:p>
    <w:p w14:paraId="3AF4DD4F" w14:textId="77777777" w:rsidR="000121D9" w:rsidRPr="00CA7A57" w:rsidRDefault="000121D9" w:rsidP="009012D8">
      <w:pPr>
        <w:spacing w:line="360" w:lineRule="auto"/>
        <w:jc w:val="both"/>
        <w:rPr>
          <w:rFonts w:ascii="Times New Roman" w:hAnsi="Times New Roman" w:cs="Times New Roman"/>
          <w:i/>
          <w:lang w:val="es-ES"/>
        </w:rPr>
      </w:pPr>
    </w:p>
    <w:p w14:paraId="5EDAE01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Competencia lingüística. Se refiere al conocimiento de los recursos formales de la lengua como sistema y a la capacidad para utilizarlos en la formulación de mensajes bien formados y significativos. Incluye los conocimientos y las destre zas léxicas, fonológicas, sintácticas y ortográficas, entre otras. Esta competencia implica, no sólo el manejo teórico de conceptos gramaticales, ortográficos o semánticos, sino su aplicación en diversas situaciones.</w:t>
      </w:r>
    </w:p>
    <w:p w14:paraId="0DD410AD" w14:textId="77777777" w:rsidR="000121D9" w:rsidRPr="00CA7A57" w:rsidRDefault="000121D9" w:rsidP="009012D8">
      <w:pPr>
        <w:spacing w:line="360" w:lineRule="auto"/>
        <w:jc w:val="both"/>
        <w:rPr>
          <w:rFonts w:ascii="Times New Roman" w:hAnsi="Times New Roman" w:cs="Times New Roman"/>
          <w:i/>
          <w:lang w:val="es-ES"/>
        </w:rPr>
      </w:pPr>
    </w:p>
    <w:p w14:paraId="1B907E6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Competencia pragmática. Se relaciona con el uso funcional de los recursos lingüísticos y comprende, en primer lugar, una competencia discursiva que se refiere a la capacidad de organizar las oraciones en secuencias para producir fragmentos textuales. En segundo lugar, implica una competencia funcional para conocer, tanto las formas lingüísticas y sus funciones, como el modo en que se encadenan unas con otras en situaciones comunicativas reales.</w:t>
      </w:r>
    </w:p>
    <w:p w14:paraId="114E5984" w14:textId="77777777" w:rsidR="000121D9" w:rsidRPr="00CA7A57" w:rsidRDefault="000121D9" w:rsidP="009012D8">
      <w:pPr>
        <w:spacing w:line="360" w:lineRule="auto"/>
        <w:jc w:val="both"/>
        <w:rPr>
          <w:rFonts w:ascii="Times New Roman" w:hAnsi="Times New Roman" w:cs="Times New Roman"/>
          <w:i/>
          <w:lang w:val="es-ES"/>
        </w:rPr>
      </w:pPr>
    </w:p>
    <w:p w14:paraId="05CCC87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Competencia sociolingüística. Se refiere al conocimiento de las condiciones sociales y culturales que están implícitas en el uso de la lengua. Por ejemplo, se emplea para manejar normas de cortesía y otras reglas que ordenan las relaciones entre generaciones, géneros, clases y grupos sociales. También se maneja al entrar en contacto con expresiones de la sabiduría popular o con las diferencias de registro, de dialecto y de acento.</w:t>
      </w:r>
    </w:p>
    <w:p w14:paraId="1C342B58" w14:textId="77777777" w:rsidR="000121D9" w:rsidRPr="00CA7A57" w:rsidRDefault="000121D9" w:rsidP="009012D8">
      <w:pPr>
        <w:spacing w:line="360" w:lineRule="auto"/>
        <w:jc w:val="both"/>
        <w:rPr>
          <w:rFonts w:ascii="Times New Roman" w:hAnsi="Times New Roman" w:cs="Times New Roman"/>
          <w:i/>
          <w:lang w:val="es-ES"/>
        </w:rPr>
      </w:pPr>
    </w:p>
    <w:p w14:paraId="186F90D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Habilidades generales para el desarrollo de la lengua. Si bien las competencias del área marcan los elementos de desarrollo inherentes al proceso comunicativo, estos se expresan en modos de producción concretos: procesos de comprensión y producción textual. Entre los procesos de producción y comprensión, que operan de forma interdependiente, se configuran las habilidades necesarias para el desarrollo comunicativo de la lengua: escuchar, escribir, leer, expresar e interactuar.  </w:t>
      </w:r>
    </w:p>
    <w:p w14:paraId="0B140842" w14:textId="77777777" w:rsidR="000121D9" w:rsidRPr="00CA7A57" w:rsidRDefault="000121D9" w:rsidP="009012D8">
      <w:pPr>
        <w:spacing w:line="360" w:lineRule="auto"/>
        <w:jc w:val="both"/>
        <w:rPr>
          <w:rFonts w:ascii="Times New Roman" w:hAnsi="Times New Roman" w:cs="Times New Roman"/>
          <w:i/>
          <w:lang w:val="es-ES"/>
        </w:rPr>
      </w:pPr>
    </w:p>
    <w:p w14:paraId="1A8D8D64" w14:textId="4704FB84"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.1.6. </w:t>
      </w:r>
      <w:r w:rsidR="00F05287" w:rsidRPr="004216B0">
        <w:rPr>
          <w:rFonts w:ascii="Times New Roman" w:hAnsi="Times New Roman" w:cs="Times New Roman"/>
          <w:b/>
          <w:i/>
          <w:sz w:val="26"/>
          <w:szCs w:val="26"/>
          <w:lang w:val="es-ES"/>
        </w:rPr>
        <w:t>EN EL AREA DE EDUCACIÓN FÍSICA, RECREACIÓN Y DEPORTE</w:t>
      </w:r>
    </w:p>
    <w:p w14:paraId="4375FEC2" w14:textId="77777777" w:rsidR="000121D9" w:rsidRPr="00CA7A57" w:rsidRDefault="000121D9" w:rsidP="009012D8">
      <w:pPr>
        <w:spacing w:line="360" w:lineRule="auto"/>
        <w:jc w:val="both"/>
        <w:rPr>
          <w:rFonts w:ascii="Times New Roman" w:hAnsi="Times New Roman" w:cs="Times New Roman"/>
          <w:i/>
          <w:lang w:val="es-ES"/>
        </w:rPr>
      </w:pPr>
    </w:p>
    <w:p w14:paraId="20BB329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Aunque comúnmente el proceso de competencias se centra en las áreas básicas de evaluación abordadas en las pruebas estatales (ICFES, por ejemplo) o en mediciones internacionales para analizar la calidad de la educación, es indispensable que se tenga una perspectiva global sobre aquellas áreas con un perfil más lúdico y no academicista del currículo. Por esto es indispensable que se analice el proceso de desarrollo de competencias para la actividad física, la recreación y el deporte: dada su incidencia en la promoción de las capacidades psicomotoras y repertorios de movimiento de los educandos. </w:t>
      </w:r>
    </w:p>
    <w:p w14:paraId="48919E95" w14:textId="77777777" w:rsidR="000121D9" w:rsidRPr="00CA7A57" w:rsidRDefault="000121D9" w:rsidP="009012D8">
      <w:pPr>
        <w:spacing w:line="360" w:lineRule="auto"/>
        <w:jc w:val="both"/>
        <w:rPr>
          <w:rFonts w:ascii="Times New Roman" w:hAnsi="Times New Roman" w:cs="Times New Roman"/>
          <w:i/>
          <w:lang w:val="es-ES"/>
        </w:rPr>
      </w:pPr>
    </w:p>
    <w:p w14:paraId="157D830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Desarrollo físico motriz. Comprende procesos de conocimiento, desarrollo, valoración, cuidado y dominio del cuerpo para el cultivo de las potencialidades de la persona y adquisición de nuevos modelos de movimiento. Se incluyen la postura, el desarrollo motriz, la condición física y el dominio corporal del ser humano y son influenciados por leyes de crecimiento, maduración y ambiente. Son susceptibles de aprendizaje y perfeccionamiento, son de naturaleza biológica y psicológica. Forman un todo armónico y su cualificación implica una atención personal que responde a las características individuales, ambientales y culturales.</w:t>
      </w:r>
    </w:p>
    <w:p w14:paraId="0B18BFFF" w14:textId="77777777" w:rsidR="000121D9" w:rsidRPr="00CA7A57" w:rsidRDefault="000121D9" w:rsidP="009012D8">
      <w:pPr>
        <w:spacing w:line="360" w:lineRule="auto"/>
        <w:jc w:val="both"/>
        <w:rPr>
          <w:rFonts w:ascii="Times New Roman" w:hAnsi="Times New Roman" w:cs="Times New Roman"/>
          <w:i/>
          <w:lang w:val="es-ES"/>
        </w:rPr>
      </w:pPr>
    </w:p>
    <w:p w14:paraId="4F8A574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 xml:space="preserve"> Organización del tiempo y el espacio. La construcción espacia-temporal comprende, entre otros aspectos, el desarrollo de los dispositivos sensoriales para la percepción del espacio-tiempo y el aprendizaje de sus componentes y dimensiones y su uso en determinada cultura de acuerdo con las necesidades sociales. Se trata de asumir la espacialidad de tal manera que se pongan en relación las acciones motrices con los factores ambientales y socioculturales.</w:t>
      </w:r>
    </w:p>
    <w:p w14:paraId="0944119F" w14:textId="77777777" w:rsidR="000121D9" w:rsidRPr="00CA7A57" w:rsidRDefault="000121D9" w:rsidP="009012D8">
      <w:pPr>
        <w:spacing w:line="360" w:lineRule="auto"/>
        <w:jc w:val="both"/>
        <w:rPr>
          <w:rFonts w:ascii="Times New Roman" w:hAnsi="Times New Roman" w:cs="Times New Roman"/>
          <w:i/>
          <w:lang w:val="es-ES"/>
        </w:rPr>
      </w:pPr>
    </w:p>
    <w:p w14:paraId="1364C2C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Interacción social. Los usos sociales del cuerpo retoman un concepto aportado por la antropología y la sociología que precisa la forma como las distintas sociedades y culturas forman y asignan significados al cuerpo en una determinada sociedad. El uso no se refiere sólo a la utilización como objeto sino a unos conjuntos de conceptos, prácticos y sentidos con los cuales y sobre los cuales los individuos desarrollan una cultura sobre la corporalidad en la cual se integran hábitos, conductas, representaciones y acciones para la convivencia.</w:t>
      </w:r>
    </w:p>
    <w:p w14:paraId="1B9100BF" w14:textId="77777777" w:rsidR="000121D9" w:rsidRPr="00CA7A57" w:rsidRDefault="000121D9" w:rsidP="009012D8">
      <w:pPr>
        <w:spacing w:line="360" w:lineRule="auto"/>
        <w:jc w:val="both"/>
        <w:rPr>
          <w:rFonts w:ascii="Times New Roman" w:hAnsi="Times New Roman" w:cs="Times New Roman"/>
          <w:i/>
          <w:lang w:val="es-ES"/>
        </w:rPr>
      </w:pPr>
    </w:p>
    <w:p w14:paraId="24D6588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Formación y realización técnica. La realización técnica se entiende como la concentración de condiciones que tiene el ser humano para actuar ante una exigencia del medio que requiere el dominio y aplicación de determinadas habilidades y hábitos. En la educación física son reconocidas diferentes formas de clasificación de las habilidades, como las habilidades básicas de desplazamiento, salto, giro, lanzamiento, recepción, manipulación y habilidades genéricas de movimientos como bote, golpeo, conducción, finta58 , parada, intercepción, lanzamiento, propias del deporte, la gimnasia, la danza y otras prácticas corporales.</w:t>
      </w:r>
    </w:p>
    <w:p w14:paraId="4E103021" w14:textId="77777777" w:rsidR="000121D9" w:rsidRPr="00CA7A57" w:rsidRDefault="000121D9" w:rsidP="009012D8">
      <w:pPr>
        <w:spacing w:line="360" w:lineRule="auto"/>
        <w:jc w:val="both"/>
        <w:rPr>
          <w:rFonts w:ascii="Times New Roman" w:hAnsi="Times New Roman" w:cs="Times New Roman"/>
          <w:i/>
          <w:lang w:val="es-ES"/>
        </w:rPr>
      </w:pPr>
    </w:p>
    <w:p w14:paraId="5E13351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Expresión corporal.  Se busca el desarrollo de las potencialidades comunicativas del movimiento corporal. Se trata de explorar la actitud corporal como lenguaje y abrir las posibilidades de diversos gestos que llevan a la manifestación interior y a la creación estética. Busca la exploración y el desarrollo de la sensibilidad del ser humano para el propio descubrimiento de sus potencialidades, con las cuales </w:t>
      </w:r>
      <w:r w:rsidRPr="00CA7A57">
        <w:rPr>
          <w:rFonts w:ascii="Times New Roman" w:hAnsi="Times New Roman" w:cs="Times New Roman"/>
          <w:i/>
          <w:lang w:val="es-ES"/>
        </w:rPr>
        <w:lastRenderedPageBreak/>
        <w:t xml:space="preserve">pueda manifestar otras formas de acercamiento o rechazo conceptos o prácticas que intervengan en sus vidas. Para unos puede ser el descubrimiento de aptitudes que lo enrumbarán al mundo del arte, para otros una posibilidad de comunicar sus emociones o sueños. </w:t>
      </w:r>
    </w:p>
    <w:p w14:paraId="21E85154" w14:textId="77777777" w:rsidR="000121D9" w:rsidRPr="00CA7A57" w:rsidRDefault="000121D9" w:rsidP="009012D8">
      <w:pPr>
        <w:spacing w:line="360" w:lineRule="auto"/>
        <w:jc w:val="both"/>
        <w:rPr>
          <w:rFonts w:ascii="Times New Roman" w:hAnsi="Times New Roman" w:cs="Times New Roman"/>
          <w:i/>
          <w:lang w:val="es-ES"/>
        </w:rPr>
      </w:pPr>
    </w:p>
    <w:p w14:paraId="6884D02A"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Recreación y lúdica. La recreación como experiencia lúdica es un proceso particular de múltiples interrelaciones con las dimensiones del desarrollo humano. El concepto de experiencia lúdica hace relación al conjunto de vivencias, experimentaciones y fundamentaciones generadas desde el juego hacia los distintos procesos del desarrollo humano. </w:t>
      </w:r>
    </w:p>
    <w:p w14:paraId="4A32D47E" w14:textId="77777777" w:rsidR="000121D9" w:rsidRPr="00CA7A57" w:rsidRDefault="000121D9" w:rsidP="009012D8">
      <w:pPr>
        <w:spacing w:line="360" w:lineRule="auto"/>
        <w:jc w:val="both"/>
        <w:rPr>
          <w:rFonts w:ascii="Times New Roman" w:hAnsi="Times New Roman" w:cs="Times New Roman"/>
          <w:i/>
          <w:lang w:val="es-ES"/>
        </w:rPr>
      </w:pPr>
    </w:p>
    <w:p w14:paraId="1B0EBB9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área de Educación física contribuye esencialmente a desarrollar la competencia en el conocimiento y la interacción con el mundo físico, mediante la percepción  y uso apropiado del propio cuerpo, en movimiento o en reposo, en un espacio determinado mejorando sus posibilidades motrices</w:t>
      </w:r>
      <w:proofErr w:type="gramStart"/>
      <w:r w:rsidRPr="00CA7A57">
        <w:rPr>
          <w:rFonts w:ascii="Times New Roman" w:hAnsi="Times New Roman" w:cs="Times New Roman"/>
          <w:i/>
          <w:lang w:val="es-ES"/>
        </w:rPr>
        <w:t>..</w:t>
      </w:r>
      <w:proofErr w:type="gramEnd"/>
      <w:r w:rsidRPr="00CA7A57">
        <w:rPr>
          <w:rFonts w:ascii="Times New Roman" w:hAnsi="Times New Roman" w:cs="Times New Roman"/>
          <w:i/>
          <w:lang w:val="es-ES"/>
        </w:rPr>
        <w:t xml:space="preserve"> Esta área es clave para que los estudiantes adquieran hábitos saludables, de mejora y mantenimiento de la condición física que los acompañen </w:t>
      </w:r>
    </w:p>
    <w:p w14:paraId="1F3E82B1" w14:textId="77777777" w:rsidR="000121D9" w:rsidRPr="00CA7A57" w:rsidRDefault="000121D9" w:rsidP="009012D8">
      <w:pPr>
        <w:spacing w:line="360" w:lineRule="auto"/>
        <w:jc w:val="both"/>
        <w:rPr>
          <w:rFonts w:ascii="Times New Roman" w:hAnsi="Times New Roman" w:cs="Times New Roman"/>
          <w:i/>
          <w:lang w:val="es-ES"/>
        </w:rPr>
      </w:pPr>
      <w:proofErr w:type="gramStart"/>
      <w:r w:rsidRPr="00CA7A57">
        <w:rPr>
          <w:rFonts w:ascii="Times New Roman" w:hAnsi="Times New Roman" w:cs="Times New Roman"/>
          <w:i/>
          <w:lang w:val="es-ES"/>
        </w:rPr>
        <w:t>durante</w:t>
      </w:r>
      <w:proofErr w:type="gramEnd"/>
      <w:r w:rsidRPr="00CA7A57">
        <w:rPr>
          <w:rFonts w:ascii="Times New Roman" w:hAnsi="Times New Roman" w:cs="Times New Roman"/>
          <w:i/>
          <w:lang w:val="es-ES"/>
        </w:rPr>
        <w:t xml:space="preserve"> la escolaridad y, lo que es más importante, a lo largo de la vida. </w:t>
      </w:r>
    </w:p>
    <w:p w14:paraId="3C28920C" w14:textId="77777777" w:rsidR="000121D9" w:rsidRPr="00CA7A57" w:rsidRDefault="000121D9" w:rsidP="009012D8">
      <w:pPr>
        <w:spacing w:line="360" w:lineRule="auto"/>
        <w:jc w:val="both"/>
        <w:rPr>
          <w:rFonts w:ascii="Times New Roman" w:hAnsi="Times New Roman" w:cs="Times New Roman"/>
          <w:i/>
          <w:lang w:val="es-ES"/>
        </w:rPr>
      </w:pPr>
    </w:p>
    <w:p w14:paraId="7B77B6B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En la sociedad actual que progresa hacia la optimización del esfuerzo intelectual y físico, se hace imprescindible la práctica de la actividad física pero, sobre todo, su aprendizaje y valoración como medio de equilibrio psicofísico, como factor de prevención de riesgos derivados del sedentarismo y, también, como alternativa de ocupación del tiempo libre disponible.</w:t>
      </w:r>
    </w:p>
    <w:p w14:paraId="3AA97AF3" w14:textId="77777777" w:rsidR="000121D9" w:rsidRPr="00CA7A57" w:rsidRDefault="000121D9" w:rsidP="009012D8">
      <w:pPr>
        <w:spacing w:line="360" w:lineRule="auto"/>
        <w:jc w:val="both"/>
        <w:rPr>
          <w:rFonts w:ascii="Times New Roman" w:hAnsi="Times New Roman" w:cs="Times New Roman"/>
          <w:i/>
          <w:lang w:val="es-ES"/>
        </w:rPr>
      </w:pPr>
    </w:p>
    <w:p w14:paraId="12DE887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Así mismo, el área contribuye de forma esencial a desarrollar la competencia social y ciudadana. Las características de la Educación física, sobre todo las relativas al entorno en el que se desarrolla y a la dinámica de las clases, la hacen propicia para la educación de habilidades sociales. Las actividades físicas y en especial las que se realizan colectivamente son un medio eficaz para facilitar la </w:t>
      </w:r>
      <w:r w:rsidRPr="00CA7A57">
        <w:rPr>
          <w:rFonts w:ascii="Times New Roman" w:hAnsi="Times New Roman" w:cs="Times New Roman"/>
          <w:i/>
          <w:lang w:val="es-ES"/>
        </w:rPr>
        <w:lastRenderedPageBreak/>
        <w:t xml:space="preserve">relación, la integración y el respeto, a la vez que contribuyen al desarrollo de la cooperación y la solidaridad. </w:t>
      </w:r>
    </w:p>
    <w:p w14:paraId="7E26A61B" w14:textId="77777777" w:rsidR="000121D9" w:rsidRPr="00CA7A57" w:rsidRDefault="000121D9" w:rsidP="009012D8">
      <w:pPr>
        <w:spacing w:line="360" w:lineRule="auto"/>
        <w:jc w:val="both"/>
        <w:rPr>
          <w:rFonts w:ascii="Times New Roman" w:hAnsi="Times New Roman" w:cs="Times New Roman"/>
          <w:i/>
          <w:lang w:val="es-ES"/>
        </w:rPr>
      </w:pPr>
    </w:p>
    <w:p w14:paraId="2BBF485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 Educación física ayuda a aprender a convivir, fundamentalmente en lo que se refiere a la elaboración y aceptación de reglas para el funcionamiento colectivo, desde el respeto a la autonomía personal, la participación y la valoración de la diversidad. Las actividades dirigidas a la adquisición de las habilidades motrices requieren la capacidad de asumir las diferencias así como las posibilidades y limitaciones propias y ajenas. El cumplimiento de las normas que rigen los juegos </w:t>
      </w:r>
      <w:proofErr w:type="gramStart"/>
      <w:r w:rsidRPr="00CA7A57">
        <w:rPr>
          <w:rFonts w:ascii="Times New Roman" w:hAnsi="Times New Roman" w:cs="Times New Roman"/>
          <w:i/>
          <w:lang w:val="es-ES"/>
        </w:rPr>
        <w:t>favorecen</w:t>
      </w:r>
      <w:proofErr w:type="gramEnd"/>
      <w:r w:rsidRPr="00CA7A57">
        <w:rPr>
          <w:rFonts w:ascii="Times New Roman" w:hAnsi="Times New Roman" w:cs="Times New Roman"/>
          <w:i/>
          <w:lang w:val="es-ES"/>
        </w:rPr>
        <w:t xml:space="preserve">  la aceptación de códigos de conducta para la convivencia. Las actividades físicas competitivas pueden generar conflictos, para lo cual  es necesaria la negociación, basada en el diálogo, como medio para su resolución. Finalmente, cabe destacar que se contribuye a conocer la riqueza cultural, a través de la práctica de diferentes juegos y danzas. En otro sentido, el área favorece un acercamiento al fenómeno deportivo como espectáculo mediante el análisis y la reflexión crítica, ante la violencia en el deporte u otras situaciones contrarias a la dignidad humana que en él se producen.</w:t>
      </w:r>
    </w:p>
    <w:p w14:paraId="6446955B" w14:textId="77777777" w:rsidR="000121D9" w:rsidRPr="00CA7A57" w:rsidRDefault="000121D9" w:rsidP="009012D8">
      <w:pPr>
        <w:spacing w:line="360" w:lineRule="auto"/>
        <w:jc w:val="both"/>
        <w:rPr>
          <w:rFonts w:ascii="Times New Roman" w:hAnsi="Times New Roman" w:cs="Times New Roman"/>
          <w:i/>
          <w:lang w:val="es-ES"/>
        </w:rPr>
      </w:pPr>
    </w:p>
    <w:p w14:paraId="02DCB1E8" w14:textId="50F57F3B"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.1.7. </w:t>
      </w:r>
      <w:r w:rsidR="00F05287" w:rsidRPr="004216B0">
        <w:rPr>
          <w:rFonts w:ascii="Times New Roman" w:hAnsi="Times New Roman" w:cs="Times New Roman"/>
          <w:b/>
          <w:i/>
          <w:sz w:val="26"/>
          <w:szCs w:val="26"/>
          <w:lang w:val="es-ES"/>
        </w:rPr>
        <w:t xml:space="preserve">EN EL AREA DE </w:t>
      </w:r>
      <w:r w:rsidR="000121D9" w:rsidRPr="004216B0">
        <w:rPr>
          <w:rFonts w:ascii="Times New Roman" w:hAnsi="Times New Roman" w:cs="Times New Roman"/>
          <w:b/>
          <w:i/>
          <w:sz w:val="26"/>
          <w:szCs w:val="26"/>
          <w:lang w:val="es-ES"/>
        </w:rPr>
        <w:t>ÉTICA Y VALORES HUMANOS</w:t>
      </w:r>
    </w:p>
    <w:p w14:paraId="67A1CFB2" w14:textId="77777777" w:rsidR="000121D9" w:rsidRPr="00CA7A57" w:rsidRDefault="000121D9" w:rsidP="009012D8">
      <w:pPr>
        <w:spacing w:line="360" w:lineRule="auto"/>
        <w:jc w:val="both"/>
        <w:rPr>
          <w:rFonts w:ascii="Times New Roman" w:hAnsi="Times New Roman" w:cs="Times New Roman"/>
          <w:i/>
          <w:lang w:val="es-ES"/>
        </w:rPr>
      </w:pPr>
    </w:p>
    <w:p w14:paraId="45A9C54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 educación ética y en valores humanos está contemplada como parte de las áreas fundamentales propuestas en el </w:t>
      </w:r>
      <w:proofErr w:type="spellStart"/>
      <w:r w:rsidRPr="00CA7A57">
        <w:rPr>
          <w:rFonts w:ascii="Times New Roman" w:hAnsi="Times New Roman" w:cs="Times New Roman"/>
          <w:i/>
          <w:lang w:val="es-ES"/>
        </w:rPr>
        <w:t>Articulo</w:t>
      </w:r>
      <w:proofErr w:type="spellEnd"/>
      <w:r w:rsidRPr="00CA7A57">
        <w:rPr>
          <w:rFonts w:ascii="Times New Roman" w:hAnsi="Times New Roman" w:cs="Times New Roman"/>
          <w:i/>
          <w:lang w:val="es-ES"/>
        </w:rPr>
        <w:t xml:space="preserve"> 23 de la Ley 115 de 1994. Su estructura curricular y marco de formación por competencias responde a la necesidad de promover una formación integral para brindar una respuesta efectiva al perfil educativo vinculado a los fines educativos de la Nación. Por otro lado, aunque la estructura curricular de esta área es flexible la comunidad educativa cuenta con algunos referentes comunes  que dinamizan el sentido y desarrollo ético esperado en la y los educandos.</w:t>
      </w:r>
    </w:p>
    <w:p w14:paraId="1D01BE3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 </w:t>
      </w:r>
    </w:p>
    <w:p w14:paraId="66EBD94A" w14:textId="4BCF985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Conciencia, confianza y valoración de sí mismo.  En este componente están comprometidos dos aspectos: uno de carácter cognitivo, relacionado con los avances en el conocimiento de sí mismo, y de los otros avances en el conocimiento de sí mismo y de los otros avances que están relacionados con las crecientes capacidades cognitivas del estudiante y con las interacciones sociales que mantienen y que se espera sean cada vez más ricas y diferenciadas. El otro aspecto está  referido a la valoración o enjuiciamiento que se hace de ese autoconocimiento. La  confianza en sí mismo y la autoestima, a diferencia del autoconocimiento, implica  una orientación afectiva.</w:t>
      </w:r>
    </w:p>
    <w:p w14:paraId="00FBCF64" w14:textId="77777777" w:rsidR="000121D9" w:rsidRPr="00CA7A57" w:rsidRDefault="000121D9" w:rsidP="009012D8">
      <w:pPr>
        <w:spacing w:line="360" w:lineRule="auto"/>
        <w:jc w:val="both"/>
        <w:rPr>
          <w:rFonts w:ascii="Times New Roman" w:hAnsi="Times New Roman" w:cs="Times New Roman"/>
          <w:i/>
          <w:lang w:val="es-ES"/>
        </w:rPr>
      </w:pPr>
    </w:p>
    <w:p w14:paraId="574FEB32" w14:textId="335502CA"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Autorregulación.  Se presenta como una estructura organizativa de desarrollo cognitivo y del desarrollo social. La  idea  es formular un plan de acción propio, de proyectar, orientar  y supervisar la conducta personal desde el interior para adaptarla según las circunstancias. Hay que poner de manifiesto que el incremento del dominio de sí y de la capacidad de autor regularse, depende en gran medida de las intervenciones regulares del  adulto.</w:t>
      </w:r>
    </w:p>
    <w:p w14:paraId="2FFEBC07" w14:textId="77777777" w:rsidR="000121D9" w:rsidRPr="00CA7A57" w:rsidRDefault="000121D9" w:rsidP="009012D8">
      <w:pPr>
        <w:spacing w:line="360" w:lineRule="auto"/>
        <w:jc w:val="both"/>
        <w:rPr>
          <w:rFonts w:ascii="Times New Roman" w:hAnsi="Times New Roman" w:cs="Times New Roman"/>
          <w:i/>
          <w:lang w:val="es-ES"/>
        </w:rPr>
      </w:pPr>
    </w:p>
    <w:p w14:paraId="5A8015D5" w14:textId="42EFBAB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Autorrealización. Proyecto de vida buena y búsqueda de la felicidad y de la realización de sí mismo, la construcción de la propia identidad y el sentido que se le dé a la propia vida; sin embargo, este proceso en el que el individuo va configurando su proyecto de vida personal, se desarrolla en el marco de unas interacciones sociales que contribuyen a otorgarle sentido a sus opciones particulares de vida buena. </w:t>
      </w:r>
    </w:p>
    <w:p w14:paraId="7ED27C8B" w14:textId="77777777" w:rsidR="000121D9" w:rsidRPr="00CA7A57" w:rsidRDefault="000121D9" w:rsidP="009012D8">
      <w:pPr>
        <w:spacing w:line="360" w:lineRule="auto"/>
        <w:jc w:val="both"/>
        <w:rPr>
          <w:rFonts w:ascii="Times New Roman" w:hAnsi="Times New Roman" w:cs="Times New Roman"/>
          <w:i/>
          <w:lang w:val="es-ES"/>
        </w:rPr>
      </w:pPr>
    </w:p>
    <w:p w14:paraId="6C00DD79" w14:textId="77777777" w:rsidR="000121D9" w:rsidRPr="00CA7A57" w:rsidRDefault="000121D9" w:rsidP="009012D8">
      <w:pPr>
        <w:spacing w:line="360" w:lineRule="auto"/>
        <w:jc w:val="both"/>
        <w:rPr>
          <w:rFonts w:ascii="Times New Roman" w:hAnsi="Times New Roman" w:cs="Times New Roman"/>
          <w:i/>
          <w:lang w:val="es-ES"/>
        </w:rPr>
      </w:pPr>
      <w:proofErr w:type="spellStart"/>
      <w:r w:rsidRPr="00CA7A57">
        <w:rPr>
          <w:rFonts w:ascii="Times New Roman" w:hAnsi="Times New Roman" w:cs="Times New Roman"/>
          <w:i/>
          <w:lang w:val="es-ES"/>
        </w:rPr>
        <w:t>Ethos</w:t>
      </w:r>
      <w:proofErr w:type="spellEnd"/>
      <w:r w:rsidRPr="00CA7A57">
        <w:rPr>
          <w:rFonts w:ascii="Times New Roman" w:hAnsi="Times New Roman" w:cs="Times New Roman"/>
          <w:i/>
          <w:lang w:val="es-ES"/>
        </w:rPr>
        <w:t xml:space="preserve"> para la convivencia. La convivencia social se basa en el reconocimiento, respeto y disfrute de las diferencias, tanto de orden biológico: etnia, sexo, como culturales: ideas políticas, religiosas, estéticas. Así mismo, supone el reconocimiento de una normatividad de tipo universal compartida por todos, que posibilite la vida en común y que tenga como eje central la justicia y la dignidad humana. </w:t>
      </w:r>
    </w:p>
    <w:p w14:paraId="783D6A42" w14:textId="77777777" w:rsidR="000121D9" w:rsidRPr="00CA7A57" w:rsidRDefault="000121D9" w:rsidP="009012D8">
      <w:pPr>
        <w:spacing w:line="360" w:lineRule="auto"/>
        <w:jc w:val="both"/>
        <w:rPr>
          <w:rFonts w:ascii="Times New Roman" w:hAnsi="Times New Roman" w:cs="Times New Roman"/>
          <w:i/>
          <w:lang w:val="es-ES"/>
        </w:rPr>
      </w:pPr>
    </w:p>
    <w:p w14:paraId="6722573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Identidad y sentido de pertenencia. Las personas pertenecen a diversos grupos, ejercen en la vida diferentes roles, forman parte de diversas comunidades. Situación que  lleva a verse enfrentadas a diversas formas de identidad y de pertenencia. Son varias las capas que conforman las identidades de los seres humanos, que dan cuenta de su carácter múltiple y plural. La escuela deberá apoyar este proceso de construcción individual y social de identidades.</w:t>
      </w:r>
    </w:p>
    <w:p w14:paraId="2B77DE53" w14:textId="77777777" w:rsidR="000121D9" w:rsidRPr="00CA7A57" w:rsidRDefault="000121D9" w:rsidP="009012D8">
      <w:pPr>
        <w:spacing w:line="360" w:lineRule="auto"/>
        <w:jc w:val="both"/>
        <w:rPr>
          <w:rFonts w:ascii="Times New Roman" w:hAnsi="Times New Roman" w:cs="Times New Roman"/>
          <w:i/>
          <w:lang w:val="es-ES"/>
        </w:rPr>
      </w:pPr>
    </w:p>
    <w:p w14:paraId="3098E2BB" w14:textId="1A762902"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Sentido crítico. La formación del espíritu crítico, está ligada con la búsqueda y el cuestionamiento permanente que el ser humano debe tener frente al mundo que lo rodea. Esa   desconfianza e inconformismo frente a lo dado, ese "no tragar entero", son parte de las  mentalidades anti -dogmáticas, flexibles, </w:t>
      </w:r>
      <w:proofErr w:type="spellStart"/>
      <w:r w:rsidRPr="00CA7A57">
        <w:rPr>
          <w:rFonts w:ascii="Times New Roman" w:hAnsi="Times New Roman" w:cs="Times New Roman"/>
          <w:i/>
          <w:lang w:val="es-ES"/>
        </w:rPr>
        <w:t>dóxicas</w:t>
      </w:r>
      <w:proofErr w:type="spellEnd"/>
      <w:r w:rsidRPr="00CA7A57">
        <w:rPr>
          <w:rFonts w:ascii="Times New Roman" w:hAnsi="Times New Roman" w:cs="Times New Roman"/>
          <w:i/>
          <w:lang w:val="es-ES"/>
        </w:rPr>
        <w:t>, que se busca formar en los estudiantes.</w:t>
      </w:r>
    </w:p>
    <w:p w14:paraId="743EEBD5" w14:textId="77777777" w:rsidR="000121D9" w:rsidRPr="00CA7A57" w:rsidRDefault="000121D9" w:rsidP="009012D8">
      <w:pPr>
        <w:spacing w:line="360" w:lineRule="auto"/>
        <w:jc w:val="both"/>
        <w:rPr>
          <w:rFonts w:ascii="Times New Roman" w:hAnsi="Times New Roman" w:cs="Times New Roman"/>
          <w:i/>
          <w:lang w:val="es-ES"/>
        </w:rPr>
      </w:pPr>
    </w:p>
    <w:p w14:paraId="2CEA4AA8" w14:textId="5FBA7E64"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Capacidad creativa y propositiva. La capacidad creativa y propositiva del ser humano está ligada con la posibilidad de ver las cosas de una manera novedosa, no convencional, de producir ideas originales y adecuadas, de enfrentarse a nuevos retos, a la incertidumbre, de crear y proponer nuevas alternativas,  imaginarse nuevas formas de concebir el mundo y la vida. </w:t>
      </w:r>
    </w:p>
    <w:p w14:paraId="333EE7AC" w14:textId="77777777" w:rsidR="000121D9" w:rsidRPr="00CA7A57" w:rsidRDefault="000121D9" w:rsidP="009012D8">
      <w:pPr>
        <w:spacing w:line="360" w:lineRule="auto"/>
        <w:jc w:val="both"/>
        <w:rPr>
          <w:rFonts w:ascii="Times New Roman" w:hAnsi="Times New Roman" w:cs="Times New Roman"/>
          <w:i/>
          <w:lang w:val="es-ES"/>
        </w:rPr>
      </w:pPr>
    </w:p>
    <w:p w14:paraId="0F4A86C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Juicios y razonamiento moral. El ejercicio del juicio moral es un proceso cognitivo que  permite reflexionar sobre  valores y ordenarlos en una jerarquía lógica. Existe  una estrecha relación entre el desarrollo cognitivo y el desarrollo moral donde los niveles  avanzan de posiciones heterónomas hacia posturas cada vez más autónomas, y de intereses particulares hacia intereses cada vez más universales.</w:t>
      </w:r>
    </w:p>
    <w:p w14:paraId="392068B7" w14:textId="77777777" w:rsidR="000121D9" w:rsidRPr="00CA7A57" w:rsidRDefault="000121D9" w:rsidP="009012D8">
      <w:pPr>
        <w:spacing w:line="360" w:lineRule="auto"/>
        <w:jc w:val="both"/>
        <w:rPr>
          <w:rFonts w:ascii="Times New Roman" w:hAnsi="Times New Roman" w:cs="Times New Roman"/>
          <w:i/>
          <w:lang w:val="es-ES"/>
        </w:rPr>
      </w:pPr>
    </w:p>
    <w:p w14:paraId="2B5DFCB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Sentimientos de vínculo y empatía.  Muchas de las acciones humanas son motivadas por los sentimientos  que crean fuertes vínculos afectivos. La comprensión del ser humano como sujeto que además de racional es sujeto de pasiones y emociones, lleva a la necesidad de incorporar esta dimensión en la </w:t>
      </w:r>
      <w:r w:rsidRPr="00CA7A57">
        <w:rPr>
          <w:rFonts w:ascii="Times New Roman" w:hAnsi="Times New Roman" w:cs="Times New Roman"/>
          <w:i/>
          <w:lang w:val="es-ES"/>
        </w:rPr>
        <w:lastRenderedPageBreak/>
        <w:t>formación ética y  moral, como elemento fundamental para la comprensión del papel que ellas juegan en las acciones morales.</w:t>
      </w:r>
    </w:p>
    <w:p w14:paraId="4FB4AFDA" w14:textId="77777777" w:rsidR="000121D9" w:rsidRPr="00CA7A57" w:rsidRDefault="000121D9" w:rsidP="009012D8">
      <w:pPr>
        <w:spacing w:line="360" w:lineRule="auto"/>
        <w:jc w:val="both"/>
        <w:rPr>
          <w:rFonts w:ascii="Times New Roman" w:hAnsi="Times New Roman" w:cs="Times New Roman"/>
          <w:i/>
          <w:lang w:val="es-ES"/>
        </w:rPr>
      </w:pPr>
    </w:p>
    <w:p w14:paraId="61CB20F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Actitudes de esfuerzo y disciplina. La escuela deberá tener como propósito el ayudar a formar en los estudiantes hábitos de estudio y de trabajo, lo cual supone la conciencia de que lograr una meta, implica recorrer un camino que estará marcado por el esfuerzo y la dedicación, y en ocasiones por el sacrificio. La escuela deberá afianzar la idea de que lo que se desea hay que trabajarlo y que bien merece la pena el esfuerzo, ya que no hay mayor satisfacción para el ser humano, que aquello que se alcanza con el trabajo, la persistencia y el esfuerzo propio.</w:t>
      </w:r>
    </w:p>
    <w:p w14:paraId="48BBF38D" w14:textId="77777777" w:rsidR="000121D9" w:rsidRPr="00CA7A57" w:rsidRDefault="000121D9" w:rsidP="009012D8">
      <w:pPr>
        <w:spacing w:line="360" w:lineRule="auto"/>
        <w:jc w:val="both"/>
        <w:rPr>
          <w:rFonts w:ascii="Times New Roman" w:hAnsi="Times New Roman" w:cs="Times New Roman"/>
          <w:i/>
          <w:lang w:val="es-ES"/>
        </w:rPr>
      </w:pPr>
    </w:p>
    <w:p w14:paraId="6D7B49E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Formación ciudadana.  Esta labor deberá estar orientada hacia la formación de subjetividades democráticas y el fortalecimiento de los espacios públicos escolares. Se deberá desarrollar en los estudiantes la autonomía y el juicio político que les permitirá participar de manera activa en los asuntos colectivos, tanto en su comunidad escolar como en ámbitos más amplios. La formación ciudadana se ocupará, entonces, de crear en los y las estudiantes la conciencia de la responsabilidad que cada uno tiene en la construcción del destino que como seres humanos todos comparten.</w:t>
      </w:r>
    </w:p>
    <w:p w14:paraId="2DD003E8" w14:textId="77777777" w:rsidR="000121D9" w:rsidRPr="00CA7A57" w:rsidRDefault="000121D9" w:rsidP="009012D8">
      <w:pPr>
        <w:spacing w:line="360" w:lineRule="auto"/>
        <w:jc w:val="both"/>
        <w:rPr>
          <w:rFonts w:ascii="Times New Roman" w:hAnsi="Times New Roman" w:cs="Times New Roman"/>
          <w:i/>
          <w:lang w:val="es-ES"/>
        </w:rPr>
      </w:pPr>
    </w:p>
    <w:p w14:paraId="2032AA0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Competencias dialógicas y comunicativas.  Estas competencias tienen que ver con una actitud de apertura hermenéutica hacia el otro, de interés por comprender el sentido de su discurso, y de incorporar lo del otro a la propia comprensión del mundo. Se fundamenta también en el convencimiento de que el diálogo es un rico encuentro de saberes, de valores, de re significaciones y una gran posibilidad de crecer conjuntamente y ampliar los horizontes de propio pequeño mundo.</w:t>
      </w:r>
    </w:p>
    <w:p w14:paraId="52B1CB1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 </w:t>
      </w:r>
    </w:p>
    <w:p w14:paraId="09C86D66"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Conciencia de sus derechos y responsabilidades.  Uno de los propósitos fundamentales de la escuela deberá ser el de formar sujetos conscientes del valor </w:t>
      </w:r>
      <w:r w:rsidRPr="00CA7A57">
        <w:rPr>
          <w:rFonts w:ascii="Times New Roman" w:hAnsi="Times New Roman" w:cs="Times New Roman"/>
          <w:i/>
          <w:lang w:val="es-ES"/>
        </w:rPr>
        <w:lastRenderedPageBreak/>
        <w:t>de la dignidad humana y de los derechos y obligaciones. Sujetos de derecho y deberes Individuos conscientes de la importancia de respetar y hacer vivo este valor supremo. Sujetos de derechos, conocedores y defensores críticos de la legislación que los cobija y los protege como seres humanos y como miembros de una colectividad. La Ética y Valores permite el trabajo interdisciplinario como la formación en competencias básicas, ciudadanas y  la  Educación Sexual,  soportados en valores, los cuales aportarán a la estudiante  las bases necesarias para analizar, discriminar y tomar decisiones respecto a problemas de tipo social y personal.  Brinda también múltiples oportunidades para la formación cívica, la urbanidad y la democracia y favorece la articulación con proyectos afines que demandan el diálogo, la discusión, la toma de posturas y la participación social de los estudiantes. Asimismo la estudiante podrá reflexionar a través de esta Área sobre la importancia del juicio moral y la libertad como herramientas básicas del quehacer cotidiano.</w:t>
      </w:r>
    </w:p>
    <w:p w14:paraId="69199F32" w14:textId="77777777" w:rsidR="000121D9" w:rsidRPr="00CA7A57" w:rsidRDefault="000121D9" w:rsidP="009012D8">
      <w:pPr>
        <w:spacing w:line="360" w:lineRule="auto"/>
        <w:jc w:val="both"/>
        <w:rPr>
          <w:rFonts w:ascii="Times New Roman" w:hAnsi="Times New Roman" w:cs="Times New Roman"/>
          <w:i/>
          <w:lang w:val="es-ES"/>
        </w:rPr>
      </w:pPr>
    </w:p>
    <w:p w14:paraId="16FD2366" w14:textId="60D2F8B6"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.1.8. </w:t>
      </w:r>
      <w:r w:rsidR="00F05287" w:rsidRPr="004216B0">
        <w:rPr>
          <w:rFonts w:ascii="Times New Roman" w:hAnsi="Times New Roman" w:cs="Times New Roman"/>
          <w:b/>
          <w:i/>
          <w:sz w:val="26"/>
          <w:szCs w:val="26"/>
          <w:lang w:val="es-ES"/>
        </w:rPr>
        <w:t xml:space="preserve">EN EL AREA DE </w:t>
      </w:r>
      <w:r w:rsidR="000121D9" w:rsidRPr="004216B0">
        <w:rPr>
          <w:rFonts w:ascii="Times New Roman" w:hAnsi="Times New Roman" w:cs="Times New Roman"/>
          <w:b/>
          <w:i/>
          <w:sz w:val="26"/>
          <w:szCs w:val="26"/>
          <w:lang w:val="es-ES"/>
        </w:rPr>
        <w:t xml:space="preserve">TECNOLOGÍA E INFORMÁTICA. </w:t>
      </w:r>
    </w:p>
    <w:p w14:paraId="0843B88E" w14:textId="77777777" w:rsidR="000121D9" w:rsidRPr="00CA7A57" w:rsidRDefault="000121D9" w:rsidP="009012D8">
      <w:pPr>
        <w:spacing w:line="360" w:lineRule="auto"/>
        <w:jc w:val="both"/>
        <w:rPr>
          <w:rFonts w:ascii="Times New Roman" w:hAnsi="Times New Roman" w:cs="Times New Roman"/>
          <w:i/>
          <w:lang w:val="es-ES"/>
        </w:rPr>
      </w:pPr>
    </w:p>
    <w:p w14:paraId="456DA154" w14:textId="57AA8161"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 perspectiva de competencia propuesta para el área establece una relación entre tres elementos fundamentales: uno operativo y  formal sobre el manejo de las herramientas de hardware y software; el segundo relacionado con el manejo y administración de la información; el tercero relacionado con la  promoción , valoración y utilidad de la tecnología contemporánea, así como el desarrollo de nuevos emprendimientos; elementos relacionados con la connotación de la tecnología y la informática como una herramienta para el desarrollo social y el aprendizaje: TIC (Tecnología para la Informática y la Comunicación).</w:t>
      </w:r>
    </w:p>
    <w:p w14:paraId="19D2FAD8" w14:textId="77777777" w:rsidR="000121D9" w:rsidRPr="00CA7A57" w:rsidRDefault="000121D9" w:rsidP="009012D8">
      <w:pPr>
        <w:spacing w:line="360" w:lineRule="auto"/>
        <w:jc w:val="both"/>
        <w:rPr>
          <w:rFonts w:ascii="Times New Roman" w:hAnsi="Times New Roman" w:cs="Times New Roman"/>
          <w:i/>
          <w:lang w:val="es-ES"/>
        </w:rPr>
      </w:pPr>
    </w:p>
    <w:p w14:paraId="4DEDF674" w14:textId="273EB7AD"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Más que un saber formal para el desarrollo tecnológico y para la comunicación es un referente común sobre la relación de las herramientas digitales, los elementos de la comunicación (</w:t>
      </w:r>
      <w:proofErr w:type="spellStart"/>
      <w:r w:rsidRPr="00CA7A57">
        <w:rPr>
          <w:rFonts w:ascii="Times New Roman" w:hAnsi="Times New Roman" w:cs="Times New Roman"/>
          <w:i/>
          <w:lang w:val="es-ES"/>
        </w:rPr>
        <w:t>mass</w:t>
      </w:r>
      <w:proofErr w:type="spellEnd"/>
      <w:r w:rsidRPr="00CA7A57">
        <w:rPr>
          <w:rFonts w:ascii="Times New Roman" w:hAnsi="Times New Roman" w:cs="Times New Roman"/>
          <w:i/>
          <w:lang w:val="es-ES"/>
        </w:rPr>
        <w:t xml:space="preserve"> media) y los procesos de aprendizaje desde las </w:t>
      </w:r>
      <w:r w:rsidRPr="00CA7A57">
        <w:rPr>
          <w:rFonts w:ascii="Times New Roman" w:hAnsi="Times New Roman" w:cs="Times New Roman"/>
          <w:i/>
          <w:lang w:val="es-ES"/>
        </w:rPr>
        <w:lastRenderedPageBreak/>
        <w:t>diferentes áreas del conocimiento e intereses de formación. Esta condición de la competencia se caracteriza por:</w:t>
      </w:r>
    </w:p>
    <w:p w14:paraId="3D148CA5" w14:textId="77777777" w:rsidR="000121D9" w:rsidRPr="00CA7A57" w:rsidRDefault="000121D9" w:rsidP="009012D8">
      <w:pPr>
        <w:spacing w:line="360" w:lineRule="auto"/>
        <w:jc w:val="both"/>
        <w:rPr>
          <w:rFonts w:ascii="Times New Roman" w:hAnsi="Times New Roman" w:cs="Times New Roman"/>
          <w:i/>
          <w:lang w:val="es-ES"/>
        </w:rPr>
      </w:pPr>
    </w:p>
    <w:p w14:paraId="58645AE0" w14:textId="750B6155"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Operaciones y conceptos básicos: Fortalece la comprensión de la naturaleza y operación de sistemas de las Tecnologías de la Información y las Comunicaciones y brinda experiencias de operaciones con dichas herramientas mediáticas y de aprendizaje. </w:t>
      </w:r>
    </w:p>
    <w:p w14:paraId="1CFF216A" w14:textId="77777777" w:rsidR="000121D9" w:rsidRPr="00CA7A57" w:rsidRDefault="000121D9" w:rsidP="009012D8">
      <w:pPr>
        <w:spacing w:line="360" w:lineRule="auto"/>
        <w:jc w:val="both"/>
        <w:rPr>
          <w:rFonts w:ascii="Times New Roman" w:hAnsi="Times New Roman" w:cs="Times New Roman"/>
          <w:i/>
          <w:lang w:val="es-ES"/>
        </w:rPr>
      </w:pPr>
    </w:p>
    <w:p w14:paraId="02B1916A" w14:textId="5D7D06AF"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Problemas sociales, éticos y humanos. Comprende los problemas éticos, culturales y sociales relacionados con la tecnología y la comunicación; hace uso responsable de los sistemas tecnológicos, la información y el software. Promueve actitudes favorables hacia los usos de las TIC que apoyan el aprendizaje individual permanente, la colaboración, las búsquedas personales y la productividad. </w:t>
      </w:r>
    </w:p>
    <w:p w14:paraId="712441EF" w14:textId="77777777" w:rsidR="000121D9" w:rsidRPr="00CA7A57" w:rsidRDefault="000121D9" w:rsidP="009012D8">
      <w:pPr>
        <w:spacing w:line="360" w:lineRule="auto"/>
        <w:jc w:val="both"/>
        <w:rPr>
          <w:rFonts w:ascii="Times New Roman" w:hAnsi="Times New Roman" w:cs="Times New Roman"/>
          <w:i/>
          <w:lang w:val="es-ES"/>
        </w:rPr>
      </w:pPr>
    </w:p>
    <w:p w14:paraId="17025109" w14:textId="0B0B48A3"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Herramientas para la productividad. Utiliza las TIC para acrecentar el aprendizaje, incrementa la productividad y promueve la creatividad, utiliza las herramientas de productividad para colaborar en la construcción de modelos ampliados por la tecnología, para la preparación de publicaciones y para producir otros trabajos creativos. </w:t>
      </w:r>
    </w:p>
    <w:p w14:paraId="4EEB7D57" w14:textId="77777777" w:rsidR="000121D9" w:rsidRPr="00CA7A57" w:rsidRDefault="000121D9" w:rsidP="009012D8">
      <w:pPr>
        <w:spacing w:line="360" w:lineRule="auto"/>
        <w:jc w:val="both"/>
        <w:rPr>
          <w:rFonts w:ascii="Times New Roman" w:hAnsi="Times New Roman" w:cs="Times New Roman"/>
          <w:i/>
          <w:lang w:val="es-ES"/>
        </w:rPr>
      </w:pPr>
    </w:p>
    <w:p w14:paraId="3B345FDA" w14:textId="4AEE55BA"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Herramientas para la comunicación. Utiliza las telecomunicaciones para colaborar, publicar e interactuar con pares académicos, expertos y otras audiencias; además emplea una variedad de medios y formatos para comunicar eficazmente información e ideas a diversas audiencias. </w:t>
      </w:r>
    </w:p>
    <w:p w14:paraId="634E0197" w14:textId="77777777" w:rsidR="000121D9" w:rsidRPr="00CA7A57" w:rsidRDefault="000121D9" w:rsidP="009012D8">
      <w:pPr>
        <w:spacing w:line="360" w:lineRule="auto"/>
        <w:jc w:val="both"/>
        <w:rPr>
          <w:rFonts w:ascii="Times New Roman" w:hAnsi="Times New Roman" w:cs="Times New Roman"/>
          <w:i/>
          <w:lang w:val="es-ES"/>
        </w:rPr>
      </w:pPr>
    </w:p>
    <w:p w14:paraId="429FDE10" w14:textId="6960725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Herramientas de las para la investigación. Utiliza las TIC para localizar, evaluar y recoger información de una variedad de fuentes; emplea herramientas tecnológicas para procesar datos e informar resultados; evalúa y selecciona nuevas fuentes de información e innovaciones tecnológicas en base a su conveniencia para llevar a cabo tareas específicas. </w:t>
      </w:r>
    </w:p>
    <w:p w14:paraId="0A16EE59" w14:textId="77777777" w:rsidR="000121D9" w:rsidRPr="00CA7A57" w:rsidRDefault="000121D9" w:rsidP="009012D8">
      <w:pPr>
        <w:spacing w:line="360" w:lineRule="auto"/>
        <w:jc w:val="both"/>
        <w:rPr>
          <w:rFonts w:ascii="Times New Roman" w:hAnsi="Times New Roman" w:cs="Times New Roman"/>
          <w:i/>
          <w:lang w:val="es-ES"/>
        </w:rPr>
      </w:pPr>
    </w:p>
    <w:p w14:paraId="2CC27A57" w14:textId="4E702D23"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Herramientas para la solución de problemas y la toma de decisiones. Utiliza recursos tecnológicos para resolver problemas y tomar decisiones; emplea las TIC</w:t>
      </w:r>
      <w:r w:rsidR="004216B0">
        <w:rPr>
          <w:rFonts w:ascii="Times New Roman" w:hAnsi="Times New Roman" w:cs="Times New Roman"/>
          <w:i/>
          <w:lang w:val="es-ES"/>
        </w:rPr>
        <w:t xml:space="preserve"> </w:t>
      </w:r>
      <w:r w:rsidRPr="00CA7A57">
        <w:rPr>
          <w:rFonts w:ascii="Times New Roman" w:hAnsi="Times New Roman" w:cs="Times New Roman"/>
          <w:i/>
          <w:lang w:val="es-ES"/>
        </w:rPr>
        <w:t xml:space="preserve">en el desarrollo de estrategias para la solución de problemas en el mundo real. </w:t>
      </w:r>
    </w:p>
    <w:p w14:paraId="07438763" w14:textId="6794CF3D"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Manejo de información. La prevalencia, cambio y continuo desarrollo de la información  está ligado estrechamente a la tecnología y la informática. En virtud de esto es indispensable que los estudiantes puedan indagar, rastrear y consolidar los elementos relevantes en medio de una cultura donde la información es accesible y producible por cualquier persona, pero no así el verdadero conocimiento. Tambié</w:t>
      </w:r>
      <w:r w:rsidR="006156D8">
        <w:rPr>
          <w:rFonts w:ascii="Times New Roman" w:hAnsi="Times New Roman" w:cs="Times New Roman"/>
          <w:i/>
          <w:lang w:val="es-ES"/>
        </w:rPr>
        <w:t xml:space="preserve">n </w:t>
      </w:r>
      <w:r w:rsidRPr="00CA7A57">
        <w:rPr>
          <w:rFonts w:ascii="Times New Roman" w:hAnsi="Times New Roman" w:cs="Times New Roman"/>
          <w:i/>
          <w:lang w:val="es-ES"/>
        </w:rPr>
        <w:t>formula preguntas que expresan  necesidad de información e identifica qué requiere indagar para resolverlas. Elabora un plan que oriente la búsqueda, el análisis y la síntesis de la información pertinente para resolver sus preguntas. Identifica y localiza fuentes de información adecuada y confiable. Encuentra, dentro de las fuentes elegi</w:t>
      </w:r>
      <w:r w:rsidR="00F05287" w:rsidRPr="00CA7A57">
        <w:rPr>
          <w:rFonts w:ascii="Times New Roman" w:hAnsi="Times New Roman" w:cs="Times New Roman"/>
          <w:i/>
          <w:lang w:val="es-ES"/>
        </w:rPr>
        <w:t xml:space="preserve">das, la información necesaria. </w:t>
      </w:r>
      <w:r w:rsidRPr="00CA7A57">
        <w:rPr>
          <w:rFonts w:ascii="Times New Roman" w:hAnsi="Times New Roman" w:cs="Times New Roman"/>
          <w:i/>
          <w:lang w:val="es-ES"/>
        </w:rPr>
        <w:t>Evalúa la calidad de la información obtenida para determinar si es la más adecuada par</w:t>
      </w:r>
      <w:r w:rsidR="006156D8">
        <w:rPr>
          <w:rFonts w:ascii="Times New Roman" w:hAnsi="Times New Roman" w:cs="Times New Roman"/>
          <w:i/>
          <w:lang w:val="es-ES"/>
        </w:rPr>
        <w:t xml:space="preserve">a responder a sus necesidades. </w:t>
      </w:r>
      <w:r w:rsidRPr="00CA7A57">
        <w:rPr>
          <w:rFonts w:ascii="Times New Roman" w:hAnsi="Times New Roman" w:cs="Times New Roman"/>
          <w:i/>
          <w:lang w:val="es-ES"/>
        </w:rPr>
        <w:t xml:space="preserve">Clasifica y Organiza la información para facilitar su análisis y síntesis. Analiza la información de acuerdo con el plan establecido y con las preguntas formuladas. Sintetiza la </w:t>
      </w:r>
      <w:proofErr w:type="gramStart"/>
      <w:r w:rsidRPr="00CA7A57">
        <w:rPr>
          <w:rFonts w:ascii="Times New Roman" w:hAnsi="Times New Roman" w:cs="Times New Roman"/>
          <w:i/>
          <w:lang w:val="es-ES"/>
        </w:rPr>
        <w:t>información ,</w:t>
      </w:r>
      <w:proofErr w:type="gramEnd"/>
      <w:r w:rsidRPr="00CA7A57">
        <w:rPr>
          <w:rFonts w:ascii="Times New Roman" w:hAnsi="Times New Roman" w:cs="Times New Roman"/>
          <w:i/>
          <w:lang w:val="es-ES"/>
        </w:rPr>
        <w:t xml:space="preserve"> utiliza y comunica efectivamente el conocimiento adquirido. </w:t>
      </w:r>
    </w:p>
    <w:p w14:paraId="44AD93D7" w14:textId="77777777" w:rsidR="000121D9" w:rsidRPr="00CA7A57" w:rsidRDefault="000121D9" w:rsidP="009012D8">
      <w:pPr>
        <w:spacing w:line="360" w:lineRule="auto"/>
        <w:jc w:val="both"/>
        <w:rPr>
          <w:rFonts w:ascii="Times New Roman" w:hAnsi="Times New Roman" w:cs="Times New Roman"/>
          <w:i/>
          <w:lang w:val="es-ES"/>
        </w:rPr>
      </w:pPr>
    </w:p>
    <w:p w14:paraId="6BD13778" w14:textId="54C24CEE"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.1.9. E</w:t>
      </w:r>
      <w:r w:rsidR="00F05287" w:rsidRPr="004216B0">
        <w:rPr>
          <w:rFonts w:ascii="Times New Roman" w:hAnsi="Times New Roman" w:cs="Times New Roman"/>
          <w:b/>
          <w:i/>
          <w:sz w:val="26"/>
          <w:szCs w:val="26"/>
          <w:lang w:val="es-ES"/>
        </w:rPr>
        <w:t>N EL AREA DE E</w:t>
      </w:r>
      <w:r w:rsidR="000121D9" w:rsidRPr="004216B0">
        <w:rPr>
          <w:rFonts w:ascii="Times New Roman" w:hAnsi="Times New Roman" w:cs="Times New Roman"/>
          <w:b/>
          <w:i/>
          <w:sz w:val="26"/>
          <w:szCs w:val="26"/>
          <w:lang w:val="es-ES"/>
        </w:rPr>
        <w:t xml:space="preserve">DUCACIÓN ARTÍSTICA Y CULTURAL </w:t>
      </w:r>
    </w:p>
    <w:p w14:paraId="5449E82F" w14:textId="77777777" w:rsidR="000121D9" w:rsidRPr="00CA7A57" w:rsidRDefault="000121D9" w:rsidP="009012D8">
      <w:pPr>
        <w:spacing w:line="360" w:lineRule="auto"/>
        <w:jc w:val="both"/>
        <w:rPr>
          <w:rFonts w:ascii="Times New Roman" w:hAnsi="Times New Roman" w:cs="Times New Roman"/>
          <w:i/>
          <w:lang w:val="es-ES"/>
        </w:rPr>
      </w:pPr>
    </w:p>
    <w:p w14:paraId="325D3B0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desarrollo de la educación artística se base en cuatro elementos fundamentales: contemplación, reflexión, valoración y transformación simbólica. Estos elementos son comunes y transversales a las diferentes experiencias de expresión artística: dibujo, teatro, pintura etc.</w:t>
      </w:r>
    </w:p>
    <w:p w14:paraId="3DAD465E" w14:textId="77777777" w:rsidR="000121D9" w:rsidRPr="00CA7A57" w:rsidRDefault="000121D9" w:rsidP="009012D8">
      <w:pPr>
        <w:spacing w:line="360" w:lineRule="auto"/>
        <w:jc w:val="both"/>
        <w:rPr>
          <w:rFonts w:ascii="Times New Roman" w:hAnsi="Times New Roman" w:cs="Times New Roman"/>
          <w:i/>
          <w:lang w:val="es-ES"/>
        </w:rPr>
      </w:pPr>
    </w:p>
    <w:p w14:paraId="3B71560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Procesos contemplativo, imaginativo, selectivo. En el ejercicio del pensamiento contemplativo, solitario y silencioso, se conciben e intuyen visiones del mundo y de las cosas que por tener un íntimo y auténtico sentido personal, son potencial de </w:t>
      </w:r>
      <w:r w:rsidRPr="00CA7A57">
        <w:rPr>
          <w:rFonts w:ascii="Times New Roman" w:hAnsi="Times New Roman" w:cs="Times New Roman"/>
          <w:i/>
          <w:lang w:val="es-ES"/>
        </w:rPr>
        <w:lastRenderedPageBreak/>
        <w:t>conocimiento significativo; de allí surgen la curiosidad, el interés y el deseo intenso por conocer. Sin esfuerzo, voluntariamente nos disponemos a vigilar la calidad de nuestra presencia cambiante en la sociedad y en la naturaleza. Al desarrollar este tipo de pensamiento, esta manera de pensar, se puede suscitar un proceso motivante, exploratorio de conocimiento que garantice desarrollo imaginativo y creativo, compromiso, responsabilidad, consideración, cuidado y comprensión de la vida.</w:t>
      </w:r>
    </w:p>
    <w:p w14:paraId="05FED24B" w14:textId="77777777" w:rsidR="000121D9" w:rsidRPr="00CA7A57" w:rsidRDefault="000121D9" w:rsidP="009012D8">
      <w:pPr>
        <w:spacing w:line="360" w:lineRule="auto"/>
        <w:jc w:val="both"/>
        <w:rPr>
          <w:rFonts w:ascii="Times New Roman" w:hAnsi="Times New Roman" w:cs="Times New Roman"/>
          <w:i/>
          <w:lang w:val="es-ES"/>
        </w:rPr>
      </w:pPr>
    </w:p>
    <w:p w14:paraId="1BD6491C"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Procesos de transformación simbólica de la interacción con el mundo.  La expresividad se traduce en actitudes, en habilidades y en modos conscientes de intervenir cualitativamente el contexto natural y social, empezando por el juego libre, como lo hacen espontáneamente los niños. Se percibe expresividad, por ejemplo, en las maneras de saludar, de cocinar, de ordenar las cosas, de hacer una siembra, de vestirse, de mantener el ambiente o de realizar un deporte. Puede también haber expresividad estética en el discurso científico. La expresividad se manifiesta además en las obras artísticas que representan mundos creados para ser disfrutados. Ante una obra de arte aprehenden sus tensiones internas, el significado de su estructura, su corporeidad, su sonoridad, su colorido y demás cualidades.</w:t>
      </w:r>
    </w:p>
    <w:p w14:paraId="06BF840D" w14:textId="77777777" w:rsidR="000121D9" w:rsidRPr="00CA7A57" w:rsidRDefault="000121D9" w:rsidP="009012D8">
      <w:pPr>
        <w:spacing w:line="360" w:lineRule="auto"/>
        <w:jc w:val="both"/>
        <w:rPr>
          <w:rFonts w:ascii="Times New Roman" w:hAnsi="Times New Roman" w:cs="Times New Roman"/>
          <w:i/>
          <w:lang w:val="es-ES"/>
        </w:rPr>
      </w:pPr>
    </w:p>
    <w:p w14:paraId="7C39A82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Expresarse artísticamente requiere manejo de conceptos, capacidad de selección y de decisión; dominio expresivo de materiales y de técnicas especializadas, sea cual sea la forma mediante la cual participa la forma particular de sentir y ser en el mundo.</w:t>
      </w:r>
    </w:p>
    <w:p w14:paraId="4AF41025" w14:textId="77777777" w:rsidR="000121D9" w:rsidRPr="00CA7A57" w:rsidRDefault="000121D9" w:rsidP="009012D8">
      <w:pPr>
        <w:spacing w:line="360" w:lineRule="auto"/>
        <w:jc w:val="both"/>
        <w:rPr>
          <w:rFonts w:ascii="Times New Roman" w:hAnsi="Times New Roman" w:cs="Times New Roman"/>
          <w:i/>
          <w:lang w:val="es-ES"/>
        </w:rPr>
      </w:pPr>
    </w:p>
    <w:p w14:paraId="101C359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Procesos reflexivos. En este nivel el concepto surge la percepción, de manera que se puede hablar de percepción y conceptualización organizadas particulares de las artes, o bien de las concepciones que se tengan por tradición. Esto permite a los educadores desarrollar en los estudiantes habilidades necesarias para la construcción de conceptos y para la reflexión sobre los sistemas de representación </w:t>
      </w:r>
      <w:r w:rsidRPr="00CA7A57">
        <w:rPr>
          <w:rFonts w:ascii="Times New Roman" w:hAnsi="Times New Roman" w:cs="Times New Roman"/>
          <w:i/>
          <w:lang w:val="es-ES"/>
        </w:rPr>
        <w:lastRenderedPageBreak/>
        <w:t>de sus formas de vida desde como ellos las perciben. Progresivamente los adultos logran acostumbrarse a tener en cuenta las expectativas de los estudiantes en los procesos de estudio. Igualmente llegan a propiciar la argumentación y el debate en torno a sus vivencias, a temas, problemas o proyectos que surjan de su experiencia, de manera que cada uno tenga la oportunidad de madurar sus modos de sentir, de pensar y de ejercitar el respeto a las ideas de los otros y a su espacio vital; de descubrir, conocer y disfrutar su ambiente y la vitalidad del trabajo en equipo, construir lealtad y compromiso afectivo, compartir un universo simbólico y contrastar las maneras como la comunidad expresa su sentir en ese campo para tomar posición frente al mundo y poderlo transformar.</w:t>
      </w:r>
    </w:p>
    <w:p w14:paraId="25405C50" w14:textId="77777777" w:rsidR="000121D9" w:rsidRPr="00CA7A57" w:rsidRDefault="000121D9" w:rsidP="009012D8">
      <w:pPr>
        <w:spacing w:line="360" w:lineRule="auto"/>
        <w:jc w:val="both"/>
        <w:rPr>
          <w:rFonts w:ascii="Times New Roman" w:hAnsi="Times New Roman" w:cs="Times New Roman"/>
          <w:i/>
          <w:lang w:val="es-ES"/>
        </w:rPr>
      </w:pPr>
    </w:p>
    <w:p w14:paraId="312231F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Procesos valorativos. El juicio estético se presenta con frecuencia análogo al juicio ético y no se puede entender el uno sin el otro porque sólo de la búsqueda intensa de lo bueno se proyecta en lo bello. Como se anotó en el referente conceptual sobre desarrollo integral, se puede aseverar que el desarrollo de la dimensión estética promueve significativamente la formación ética. El camino de lo estético como camino hacia lo ético en educación no nos exime de la claridad significante de lo ético </w:t>
      </w:r>
      <w:proofErr w:type="gramStart"/>
      <w:r w:rsidRPr="00CA7A57">
        <w:rPr>
          <w:rFonts w:ascii="Times New Roman" w:hAnsi="Times New Roman" w:cs="Times New Roman"/>
          <w:i/>
          <w:lang w:val="es-ES"/>
        </w:rPr>
        <w:t xml:space="preserve">en cuanto </w:t>
      </w:r>
      <w:proofErr w:type="gramEnd"/>
      <w:r w:rsidRPr="00CA7A57">
        <w:rPr>
          <w:rFonts w:ascii="Times New Roman" w:hAnsi="Times New Roman" w:cs="Times New Roman"/>
          <w:i/>
          <w:lang w:val="es-ES"/>
        </w:rPr>
        <w:t xml:space="preserve"> formación de la conciencia para la realización del bien propio y del bien común. Todo juicio estético es de alguna manera un juicio público y en cuanto tal contribuye a la construcción de lo público como responsabilidad colectiva o responsabilidad ética y política. </w:t>
      </w:r>
    </w:p>
    <w:p w14:paraId="07E3C6D2" w14:textId="77777777" w:rsidR="000121D9" w:rsidRPr="00CA7A57" w:rsidRDefault="000121D9" w:rsidP="009012D8">
      <w:pPr>
        <w:spacing w:line="360" w:lineRule="auto"/>
        <w:jc w:val="both"/>
        <w:rPr>
          <w:rFonts w:ascii="Times New Roman" w:hAnsi="Times New Roman" w:cs="Times New Roman"/>
          <w:i/>
          <w:lang w:val="es-ES"/>
        </w:rPr>
      </w:pPr>
    </w:p>
    <w:p w14:paraId="484F23F4" w14:textId="5A28ECAA" w:rsidR="000121D9" w:rsidRPr="004216B0" w:rsidRDefault="00966BB5"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.1.10. </w:t>
      </w:r>
      <w:r w:rsidR="00F05287" w:rsidRPr="004216B0">
        <w:rPr>
          <w:rFonts w:ascii="Times New Roman" w:hAnsi="Times New Roman" w:cs="Times New Roman"/>
          <w:b/>
          <w:i/>
          <w:sz w:val="26"/>
          <w:szCs w:val="26"/>
          <w:lang w:val="es-ES"/>
        </w:rPr>
        <w:t xml:space="preserve">EN EL </w:t>
      </w:r>
      <w:r w:rsidR="000121D9" w:rsidRPr="004216B0">
        <w:rPr>
          <w:rFonts w:ascii="Times New Roman" w:hAnsi="Times New Roman" w:cs="Times New Roman"/>
          <w:b/>
          <w:i/>
          <w:sz w:val="26"/>
          <w:szCs w:val="26"/>
          <w:lang w:val="es-ES"/>
        </w:rPr>
        <w:t>ÁREA DE EDUCACIÓN RELIGIOSA ESCOLAR.</w:t>
      </w:r>
    </w:p>
    <w:p w14:paraId="1F23344A" w14:textId="77777777" w:rsidR="000121D9" w:rsidRPr="00CA7A57" w:rsidRDefault="000121D9" w:rsidP="009012D8">
      <w:pPr>
        <w:spacing w:line="360" w:lineRule="auto"/>
        <w:jc w:val="both"/>
        <w:rPr>
          <w:rFonts w:ascii="Times New Roman" w:hAnsi="Times New Roman" w:cs="Times New Roman"/>
          <w:i/>
          <w:lang w:val="es-ES"/>
        </w:rPr>
      </w:pPr>
    </w:p>
    <w:p w14:paraId="2499BCE6"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Al finalizar los 3 niveles de Educación: Preescolar,  Básica y Media, respectivamente, el estudiante en el Área de Educación Religiosa Escolar (ERE), debe adquirir desempeños para saber dar razón de la fe (Competencia argumentativa), Saber comprender (Competencia interpretativa), Saber aplicar a la realidad (Competencia propositiva), Saber integrar fe y vida  Competencia Valorativa)  </w:t>
      </w:r>
    </w:p>
    <w:p w14:paraId="38F07801" w14:textId="77777777" w:rsidR="000121D9" w:rsidRPr="00CA7A57" w:rsidRDefault="000121D9" w:rsidP="009012D8">
      <w:pPr>
        <w:spacing w:line="360" w:lineRule="auto"/>
        <w:jc w:val="both"/>
        <w:rPr>
          <w:rFonts w:ascii="Times New Roman" w:hAnsi="Times New Roman" w:cs="Times New Roman"/>
          <w:i/>
          <w:lang w:val="es-ES"/>
        </w:rPr>
      </w:pPr>
    </w:p>
    <w:p w14:paraId="7C389DE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Optamos por una Educación Religiosa Escolar que integre el tipo de persona que la Institución debe formar, la visión que tiene del ser humano, las dimensiones y los  valores de la persona para dar respuesta a la necesidad de crecimiento en los aspectos del desarrollo humano. Que sea ecuménica e integradora de la persona con unos valores que la fundamenten. Que ayude a integrar y a madurar los desempeños del ser, saber y hacer.</w:t>
      </w:r>
    </w:p>
    <w:p w14:paraId="230E4ABC" w14:textId="77777777" w:rsidR="000121D9" w:rsidRPr="00CA7A57" w:rsidRDefault="000121D9" w:rsidP="009012D8">
      <w:pPr>
        <w:spacing w:line="360" w:lineRule="auto"/>
        <w:jc w:val="both"/>
        <w:rPr>
          <w:rFonts w:ascii="Times New Roman" w:hAnsi="Times New Roman" w:cs="Times New Roman"/>
          <w:i/>
          <w:lang w:val="es-ES"/>
        </w:rPr>
      </w:pPr>
    </w:p>
    <w:p w14:paraId="7655E18A" w14:textId="15025262" w:rsidR="000121D9" w:rsidRPr="004216B0" w:rsidRDefault="00C760AE"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B50030"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w:t>
      </w:r>
      <w:r w:rsidR="006156D8" w:rsidRPr="004216B0">
        <w:rPr>
          <w:rFonts w:ascii="Times New Roman" w:hAnsi="Times New Roman" w:cs="Times New Roman"/>
          <w:b/>
          <w:i/>
          <w:sz w:val="26"/>
          <w:szCs w:val="26"/>
          <w:lang w:val="es-ES"/>
        </w:rPr>
        <w:t>1.11.</w:t>
      </w:r>
      <w:r w:rsidR="000121D9" w:rsidRPr="004216B0">
        <w:rPr>
          <w:rFonts w:ascii="Times New Roman" w:hAnsi="Times New Roman" w:cs="Times New Roman"/>
          <w:b/>
          <w:i/>
          <w:sz w:val="26"/>
          <w:szCs w:val="26"/>
          <w:lang w:val="es-ES"/>
        </w:rPr>
        <w:t xml:space="preserve"> </w:t>
      </w:r>
      <w:r w:rsidR="00F05287" w:rsidRPr="004216B0">
        <w:rPr>
          <w:rFonts w:ascii="Times New Roman" w:hAnsi="Times New Roman" w:cs="Times New Roman"/>
          <w:b/>
          <w:i/>
          <w:sz w:val="26"/>
          <w:szCs w:val="26"/>
          <w:lang w:val="es-ES"/>
        </w:rPr>
        <w:t xml:space="preserve">EN EL AREA DE </w:t>
      </w:r>
      <w:r w:rsidR="000121D9" w:rsidRPr="004216B0">
        <w:rPr>
          <w:rFonts w:ascii="Times New Roman" w:hAnsi="Times New Roman" w:cs="Times New Roman"/>
          <w:b/>
          <w:i/>
          <w:sz w:val="26"/>
          <w:szCs w:val="26"/>
          <w:lang w:val="es-ES"/>
        </w:rPr>
        <w:t xml:space="preserve">FILOSOFÍA  </w:t>
      </w:r>
    </w:p>
    <w:p w14:paraId="57BA63C4"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 xml:space="preserve">   </w:t>
      </w:r>
    </w:p>
    <w:p w14:paraId="2492412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
          <w:i/>
          <w:lang w:val="es-ES"/>
        </w:rPr>
        <w:t xml:space="preserve"> </w:t>
      </w:r>
      <w:r w:rsidRPr="00CA7A57">
        <w:rPr>
          <w:rFonts w:ascii="Times New Roman" w:hAnsi="Times New Roman" w:cs="Times New Roman"/>
          <w:i/>
          <w:lang w:val="es-ES"/>
        </w:rPr>
        <w:t xml:space="preserve">Aprender  Filosofía, filosofar y recorrer el camino de los grandes filósofos por competencias básicas mediante el desarrollo de desempeños en el pensamiento para fortalecer efectivos sentimientos de bien (competencias ciudadanas) que  lancen a una acción fundamentada para la construcción de un mejor modus vivendi, (competencias laborales) tiene una doble meta: desentrañar los secretos del Universo, del ser humano y de lo trascendente, descubriendo su verdad y aprender a organizar  vida de una forma  inteligente para vivir bien y ser felices ((desarrollo humano y proyecto de vida). Para ello se conduce a la estudiante, desde un acercamiento a la Filosofía por necesidad académica, a una inmersión en ella por deseo de descubrir y saber, con el fin de potenciar, estimular y desarrollar su pensamiento para que emerja un nuevo ser que incida de manera acertada como auténtica persona con capacidad para transformar el mundo. </w:t>
      </w:r>
    </w:p>
    <w:p w14:paraId="19D94A2F" w14:textId="77777777" w:rsidR="000121D9" w:rsidRPr="00CA7A57" w:rsidRDefault="000121D9" w:rsidP="009012D8">
      <w:pPr>
        <w:spacing w:line="360" w:lineRule="auto"/>
        <w:jc w:val="both"/>
        <w:rPr>
          <w:rFonts w:ascii="Times New Roman" w:hAnsi="Times New Roman" w:cs="Times New Roman"/>
          <w:b/>
          <w:i/>
          <w:lang w:val="es-ES"/>
        </w:rPr>
      </w:pPr>
    </w:p>
    <w:p w14:paraId="3FFFB395" w14:textId="075F281E" w:rsidR="000121D9" w:rsidRPr="004216B0" w:rsidRDefault="00C760AE"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397A84" w:rsidRPr="004216B0">
        <w:rPr>
          <w:rFonts w:ascii="Times New Roman" w:hAnsi="Times New Roman" w:cs="Times New Roman"/>
          <w:b/>
          <w:i/>
          <w:sz w:val="26"/>
          <w:szCs w:val="26"/>
          <w:lang w:val="es-ES"/>
        </w:rPr>
        <w:t>3</w:t>
      </w:r>
      <w:r w:rsidR="006156D8" w:rsidRPr="004216B0">
        <w:rPr>
          <w:rFonts w:ascii="Times New Roman" w:hAnsi="Times New Roman" w:cs="Times New Roman"/>
          <w:b/>
          <w:i/>
          <w:sz w:val="26"/>
          <w:szCs w:val="26"/>
          <w:lang w:val="es-ES"/>
        </w:rPr>
        <w:t>.2</w:t>
      </w:r>
      <w:r w:rsidR="000121D9" w:rsidRPr="004216B0">
        <w:rPr>
          <w:rFonts w:ascii="Times New Roman" w:hAnsi="Times New Roman" w:cs="Times New Roman"/>
          <w:b/>
          <w:i/>
          <w:sz w:val="26"/>
          <w:szCs w:val="26"/>
          <w:lang w:val="es-ES"/>
        </w:rPr>
        <w:t xml:space="preserve">. </w:t>
      </w:r>
      <w:r w:rsidR="00F05287" w:rsidRPr="004216B0">
        <w:rPr>
          <w:rFonts w:ascii="Times New Roman" w:hAnsi="Times New Roman" w:cs="Times New Roman"/>
          <w:b/>
          <w:i/>
          <w:sz w:val="26"/>
          <w:szCs w:val="26"/>
          <w:lang w:val="es-ES"/>
        </w:rPr>
        <w:t xml:space="preserve">LAS </w:t>
      </w:r>
      <w:r w:rsidR="000121D9" w:rsidRPr="004216B0">
        <w:rPr>
          <w:rFonts w:ascii="Times New Roman" w:hAnsi="Times New Roman" w:cs="Times New Roman"/>
          <w:b/>
          <w:i/>
          <w:sz w:val="26"/>
          <w:szCs w:val="26"/>
          <w:lang w:val="es-ES"/>
        </w:rPr>
        <w:t xml:space="preserve">COMPETENCIAS LABORALES </w:t>
      </w:r>
      <w:r w:rsidR="00F05287" w:rsidRPr="004216B0">
        <w:rPr>
          <w:rFonts w:ascii="Times New Roman" w:hAnsi="Times New Roman" w:cs="Times New Roman"/>
          <w:b/>
          <w:i/>
          <w:sz w:val="26"/>
          <w:szCs w:val="26"/>
          <w:lang w:val="es-ES"/>
        </w:rPr>
        <w:t>EN EL CONTEXTO EDUCATIVO</w:t>
      </w:r>
    </w:p>
    <w:p w14:paraId="4F99320C" w14:textId="77777777" w:rsidR="000121D9" w:rsidRPr="00CA7A57" w:rsidRDefault="000121D9" w:rsidP="009012D8">
      <w:pPr>
        <w:spacing w:line="360" w:lineRule="auto"/>
        <w:jc w:val="both"/>
        <w:rPr>
          <w:rFonts w:ascii="Times New Roman" w:hAnsi="Times New Roman" w:cs="Times New Roman"/>
          <w:i/>
          <w:lang w:val="es-ES"/>
        </w:rPr>
      </w:pPr>
    </w:p>
    <w:p w14:paraId="4321C4C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Las competencias laborales generales son el conjunto de conocimientos, habilidades, actitudes y valores que un  estudiante debe desarrollar para desempeñarse de manera apropiada en cualquier entorno productivo, sin importar el sector económico de la actividad, el nivel del cargo, la complejidad de la tarea o </w:t>
      </w:r>
      <w:r w:rsidRPr="00CA7A57">
        <w:rPr>
          <w:rFonts w:ascii="Times New Roman" w:hAnsi="Times New Roman" w:cs="Times New Roman"/>
          <w:i/>
          <w:lang w:val="es-ES"/>
        </w:rPr>
        <w:lastRenderedPageBreak/>
        <w:t xml:space="preserve">el grado de responsabilidad requerido. Con ellas, se espera que los estudiantes actúen asertivamente, sepan trabajar en equipo, con sentido ético, y manejo de forma acertada los recursos, que pueda solucionar problemas y aprenda de las experiencias de los otros. Asimismo, adquiera las bases para crear, liderar y sostener negocios por cuenta propia. Puede afirmarse que con el aprendizaje de estas competencias, un estudiante, al culminar su educación media, habrá desarrollado capacidades y habilidades que le permitan tener una inteligencia práctica y una mentalidad emprendedora para la vida productiva, e incluso para actuar en otros ámbitos. Se diferencian de las Competencias Laborales Específicas en que éstas están orientadas a habilitar a las personas para desarrollar funciones productivas propias de una ocupación o funciones comunes a un conjunto de ocupaciones. </w:t>
      </w:r>
    </w:p>
    <w:p w14:paraId="018819DC" w14:textId="77777777" w:rsidR="000121D9" w:rsidRPr="00CA7A57" w:rsidRDefault="000121D9" w:rsidP="009012D8">
      <w:pPr>
        <w:spacing w:line="360" w:lineRule="auto"/>
        <w:jc w:val="both"/>
        <w:rPr>
          <w:rFonts w:ascii="Times New Roman" w:hAnsi="Times New Roman" w:cs="Times New Roman"/>
          <w:i/>
          <w:lang w:val="es-ES"/>
        </w:rPr>
      </w:pPr>
    </w:p>
    <w:p w14:paraId="193785C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 continuación se describen los elementos generales de la formación en competencias laborales generales:</w:t>
      </w:r>
    </w:p>
    <w:p w14:paraId="0213F8B7" w14:textId="77777777" w:rsidR="000121D9" w:rsidRPr="00CA7A57" w:rsidRDefault="000121D9" w:rsidP="009012D8">
      <w:pPr>
        <w:spacing w:line="360" w:lineRule="auto"/>
        <w:jc w:val="both"/>
        <w:rPr>
          <w:rFonts w:ascii="Times New Roman" w:hAnsi="Times New Roman" w:cs="Times New Roman"/>
          <w:i/>
          <w:lang w:val="es-ES"/>
        </w:rPr>
      </w:pPr>
    </w:p>
    <w:p w14:paraId="53393AA7" w14:textId="1586AE1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Intelectuales. Comprenden aquellos procesos de pensamiento que el estudiante debe usar con un fin determinado, como toma de decisiones, creatividad, solución de problemas, atención, memoria y concentración.</w:t>
      </w:r>
    </w:p>
    <w:p w14:paraId="558BFF05" w14:textId="77777777" w:rsidR="000121D9" w:rsidRPr="00CA7A57" w:rsidRDefault="000121D9" w:rsidP="009012D8">
      <w:pPr>
        <w:spacing w:line="360" w:lineRule="auto"/>
        <w:jc w:val="both"/>
        <w:rPr>
          <w:rFonts w:ascii="Times New Roman" w:hAnsi="Times New Roman" w:cs="Times New Roman"/>
          <w:i/>
          <w:lang w:val="es-ES"/>
        </w:rPr>
      </w:pPr>
    </w:p>
    <w:p w14:paraId="76C3584D" w14:textId="27690035"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Interpersonales. Se refieren a los comportamientos y actitudes esperados en los ambientes productivos, como la orientación ética, dominio personal, inteligencia emocional y adaptación al cambio.</w:t>
      </w:r>
    </w:p>
    <w:p w14:paraId="3F1F7AFB" w14:textId="77777777" w:rsidR="000121D9" w:rsidRPr="00CA7A57" w:rsidRDefault="000121D9" w:rsidP="009012D8">
      <w:pPr>
        <w:spacing w:line="360" w:lineRule="auto"/>
        <w:jc w:val="both"/>
        <w:rPr>
          <w:rFonts w:ascii="Times New Roman" w:hAnsi="Times New Roman" w:cs="Times New Roman"/>
          <w:i/>
          <w:lang w:val="es-ES"/>
        </w:rPr>
      </w:pPr>
    </w:p>
    <w:p w14:paraId="35BDD683" w14:textId="4A6AD28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Organizacionales. Son necesarias para adaptarse a los ambientes laborales y para saber interactuar coordinadamente con otros, como la comunicación, trabajo en equipo, liderazgo, manejo de conflictos, capacidad de adaptación y pro actividad.</w:t>
      </w:r>
    </w:p>
    <w:p w14:paraId="4EDB2593" w14:textId="77777777" w:rsidR="000121D9" w:rsidRPr="00CA7A57" w:rsidRDefault="000121D9" w:rsidP="009012D8">
      <w:pPr>
        <w:spacing w:line="360" w:lineRule="auto"/>
        <w:jc w:val="both"/>
        <w:rPr>
          <w:rFonts w:ascii="Times New Roman" w:hAnsi="Times New Roman" w:cs="Times New Roman"/>
          <w:i/>
          <w:lang w:val="es-ES"/>
        </w:rPr>
      </w:pPr>
    </w:p>
    <w:p w14:paraId="483D44E7" w14:textId="76383D5B"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Personales. Se refieren a la habilidad para aprender de las experiencias de los otros y para aplicar el pensamiento estratégico en diferentes situaciones de la </w:t>
      </w:r>
      <w:r w:rsidRPr="00CA7A57">
        <w:rPr>
          <w:rFonts w:ascii="Times New Roman" w:hAnsi="Times New Roman" w:cs="Times New Roman"/>
          <w:i/>
          <w:lang w:val="es-ES"/>
        </w:rPr>
        <w:lastRenderedPageBreak/>
        <w:t xml:space="preserve">empresa, como la gestión de la información, orientación al servicio, </w:t>
      </w:r>
      <w:proofErr w:type="spellStart"/>
      <w:r w:rsidRPr="00CA7A57">
        <w:rPr>
          <w:rFonts w:ascii="Times New Roman" w:hAnsi="Times New Roman" w:cs="Times New Roman"/>
          <w:i/>
          <w:lang w:val="es-ES"/>
        </w:rPr>
        <w:t>referenciación</w:t>
      </w:r>
      <w:proofErr w:type="spellEnd"/>
      <w:r w:rsidRPr="00CA7A57">
        <w:rPr>
          <w:rFonts w:ascii="Times New Roman" w:hAnsi="Times New Roman" w:cs="Times New Roman"/>
          <w:i/>
          <w:lang w:val="es-ES"/>
        </w:rPr>
        <w:t xml:space="preserve"> competitiva, gestión y manejo de recursos y responsabilidad ambiental.</w:t>
      </w:r>
    </w:p>
    <w:p w14:paraId="71893D36" w14:textId="77777777" w:rsidR="000121D9" w:rsidRPr="00CA7A57" w:rsidRDefault="000121D9" w:rsidP="009012D8">
      <w:pPr>
        <w:spacing w:line="360" w:lineRule="auto"/>
        <w:jc w:val="both"/>
        <w:rPr>
          <w:rFonts w:ascii="Times New Roman" w:hAnsi="Times New Roman" w:cs="Times New Roman"/>
          <w:i/>
          <w:lang w:val="es-ES"/>
        </w:rPr>
      </w:pPr>
    </w:p>
    <w:p w14:paraId="38FE4504" w14:textId="14FCA216"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Tecnológicas. Permiten a los estudiantes identificar, transformar e innovar procedimientos, métodos y artefactos, y usar herramientas informáticas al alcance. También hacen posible el manejo de tecnologías y la elaboración de modelos tecnológicos. </w:t>
      </w:r>
    </w:p>
    <w:p w14:paraId="0DAA82CC" w14:textId="77777777" w:rsidR="000121D9" w:rsidRPr="00CA7A57" w:rsidRDefault="000121D9" w:rsidP="009012D8">
      <w:pPr>
        <w:spacing w:line="360" w:lineRule="auto"/>
        <w:jc w:val="both"/>
        <w:rPr>
          <w:rFonts w:ascii="Times New Roman" w:hAnsi="Times New Roman" w:cs="Times New Roman"/>
          <w:i/>
          <w:lang w:val="es-ES"/>
        </w:rPr>
      </w:pPr>
    </w:p>
    <w:p w14:paraId="61688581" w14:textId="03BFA0A2"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Empresariales y para el Emprendimiento. Son las habilidades necesarias para que los jóvenes puedan crear, liderar y sostener unidades de negocio por cuenta propia. </w:t>
      </w:r>
    </w:p>
    <w:p w14:paraId="31C8AD76" w14:textId="77777777" w:rsidR="00C760AE" w:rsidRDefault="00C760AE" w:rsidP="009012D8">
      <w:pPr>
        <w:spacing w:line="360" w:lineRule="auto"/>
        <w:jc w:val="both"/>
        <w:rPr>
          <w:rFonts w:ascii="Times New Roman" w:hAnsi="Times New Roman" w:cs="Times New Roman"/>
          <w:b/>
          <w:i/>
          <w:sz w:val="26"/>
          <w:szCs w:val="26"/>
          <w:lang w:val="es-ES"/>
        </w:rPr>
      </w:pPr>
    </w:p>
    <w:p w14:paraId="1DB72503" w14:textId="7E94E957" w:rsidR="000121D9" w:rsidRPr="004216B0" w:rsidRDefault="00C760AE"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397A84"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w:t>
      </w:r>
      <w:r w:rsidR="006156D8" w:rsidRPr="004216B0">
        <w:rPr>
          <w:rFonts w:ascii="Times New Roman" w:hAnsi="Times New Roman" w:cs="Times New Roman"/>
          <w:b/>
          <w:i/>
          <w:sz w:val="26"/>
          <w:szCs w:val="26"/>
          <w:lang w:val="es-ES"/>
        </w:rPr>
        <w:t>3</w:t>
      </w:r>
      <w:r w:rsidR="000121D9" w:rsidRPr="004216B0">
        <w:rPr>
          <w:rFonts w:ascii="Times New Roman" w:hAnsi="Times New Roman" w:cs="Times New Roman"/>
          <w:b/>
          <w:i/>
          <w:sz w:val="26"/>
          <w:szCs w:val="26"/>
          <w:lang w:val="es-ES"/>
        </w:rPr>
        <w:t xml:space="preserve">. </w:t>
      </w:r>
      <w:r w:rsidR="00F05287" w:rsidRPr="004216B0">
        <w:rPr>
          <w:rFonts w:ascii="Times New Roman" w:hAnsi="Times New Roman" w:cs="Times New Roman"/>
          <w:b/>
          <w:i/>
          <w:sz w:val="26"/>
          <w:szCs w:val="26"/>
          <w:lang w:val="es-ES"/>
        </w:rPr>
        <w:t xml:space="preserve">LAS </w:t>
      </w:r>
      <w:r w:rsidR="000121D9" w:rsidRPr="004216B0">
        <w:rPr>
          <w:rFonts w:ascii="Times New Roman" w:hAnsi="Times New Roman" w:cs="Times New Roman"/>
          <w:b/>
          <w:i/>
          <w:sz w:val="26"/>
          <w:szCs w:val="26"/>
          <w:lang w:val="es-ES"/>
        </w:rPr>
        <w:t xml:space="preserve">COMPETENCIAS CIUDADANAS </w:t>
      </w:r>
      <w:r w:rsidR="00F05287" w:rsidRPr="004216B0">
        <w:rPr>
          <w:rFonts w:ascii="Times New Roman" w:hAnsi="Times New Roman" w:cs="Times New Roman"/>
          <w:b/>
          <w:i/>
          <w:sz w:val="26"/>
          <w:szCs w:val="26"/>
          <w:lang w:val="es-ES"/>
        </w:rPr>
        <w:t>UN ESCENARIO PARA LA TRANSFORMACION SOCIAL EN EL AMBITO ESCOLAR.</w:t>
      </w:r>
    </w:p>
    <w:p w14:paraId="1613A98E" w14:textId="77777777" w:rsidR="000121D9" w:rsidRPr="00CA7A57" w:rsidRDefault="000121D9" w:rsidP="009012D8">
      <w:pPr>
        <w:spacing w:line="360" w:lineRule="auto"/>
        <w:jc w:val="both"/>
        <w:rPr>
          <w:rFonts w:ascii="Times New Roman" w:hAnsi="Times New Roman" w:cs="Times New Roman"/>
          <w:i/>
          <w:lang w:val="es-ES"/>
        </w:rPr>
      </w:pPr>
    </w:p>
    <w:p w14:paraId="0B5C5F5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Se valora la importancia en formar para la ciudadanía sobre la premisa básica de que es característica de los seres humanos vivir en sociedad. Las relaciones humanas son necesarias para sobrevivir y para darle sentido a la existencia. Desde el momento mismo de su nacimiento, niños y niñas empiezan a aprender a relacionarse con otras personas y a entender qué significa vivir en sociedad. Este aprendizaje continúa toda la vida.</w:t>
      </w:r>
    </w:p>
    <w:p w14:paraId="71C158C6" w14:textId="77777777" w:rsidR="000121D9" w:rsidRPr="00CA7A57" w:rsidRDefault="000121D9" w:rsidP="009012D8">
      <w:pPr>
        <w:spacing w:line="360" w:lineRule="auto"/>
        <w:jc w:val="both"/>
        <w:rPr>
          <w:rFonts w:ascii="Times New Roman" w:hAnsi="Times New Roman" w:cs="Times New Roman"/>
          <w:i/>
          <w:lang w:val="es-ES"/>
        </w:rPr>
      </w:pPr>
    </w:p>
    <w:p w14:paraId="2177A68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Estas relaciones no son, por supuesto, sencillas. Muchas veces los intereses individuales no coinciden con los de los demás, lo que genera tensiones que dificultan la convivencia y la organización social. Resolver estas tensiones es complejo, tanto que a pesar de que los seres humanos llevan miles de años viviendo en sociedad, se sigue aprendiendo a convivir explorando distintas maneras de organizarnos políticamente. Por esta razón, el desarrollo de las competencias para relacionarse con otras personas y participar activamente en la construcción social como actores políticos es muy importante. Afortunadamente, </w:t>
      </w:r>
      <w:r w:rsidRPr="00CA7A57">
        <w:rPr>
          <w:rFonts w:ascii="Times New Roman" w:hAnsi="Times New Roman" w:cs="Times New Roman"/>
          <w:i/>
          <w:lang w:val="es-ES"/>
        </w:rPr>
        <w:lastRenderedPageBreak/>
        <w:t>las experiencias significativas de maestros y padres de familia y los desarrollos en disciplinas como las Ciencias Políticas, el Derecho, la Historia, la Sociología, la Antropología, la Psicología y la Pedagogía, entre otras, ofrecen luces sobre cómo aprender a convivir y a desempeñarse como actores políticos de la sociedad. Inspirados en ellos, los Estándares Básicos de Competencias Ciudadanas se constituye  en una propuesta que le apuesta a la construcción de comunidades más pacíficas, democráticas, participativas, incluyentes y justas.</w:t>
      </w:r>
    </w:p>
    <w:p w14:paraId="063C79F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Algunas de las competencias sociales básicas aplicables a todas las relaciones humanas individuales y colectivas se desarrollan al poner en práctica habilidades que permiten resolver los conflictos de intereses de manera pacífica, en lugar de hacerlo imponiendo los propios puntos de vista u optando por caminos violentos. Por ejemplo, se debe hacer un esfuerzo consciente por entender los argumentos de las partes y, de ser posible, encontrar soluciones creativas que los abarque (ver Gráfica).La formación en competencias para la ciudadanía está determinada por los siguientes componentes:</w:t>
      </w:r>
    </w:p>
    <w:p w14:paraId="591FA1F1" w14:textId="77777777" w:rsidR="000121D9" w:rsidRPr="00CA7A57" w:rsidRDefault="000121D9" w:rsidP="009012D8">
      <w:pPr>
        <w:spacing w:line="360" w:lineRule="auto"/>
        <w:jc w:val="both"/>
        <w:rPr>
          <w:rFonts w:ascii="Times New Roman" w:hAnsi="Times New Roman" w:cs="Times New Roman"/>
          <w:i/>
          <w:lang w:val="es-ES"/>
        </w:rPr>
      </w:pPr>
    </w:p>
    <w:p w14:paraId="2D9470A5" w14:textId="5CFBA6EC"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Elementos articuladores de las competencias ciudadanas. La convivencia y la paz se basan en la consideración de los demás y, especialmente, en la consideración de cada persona como ser humano. La participación y la responsabilidad democrática se orientan hacia la toma de decisiones en diversos contextos, teniendo en cuenta que dichas decisiones deben respetar, tanto los derechos fundamentales de los individuos, como los acuerdos, las normas, las leyes y la Constitución que rigen la vida en comunidad. La pluralidad, la identidad y la valoración de las diferencias parten del reconocimiento y el disfrute de la enorme diversidad humana y tienen, a la vez como límite, los derechos de los demás. Los elementos articulares integran cinco elementos comunes de las competencias ciudadanas, a saber:</w:t>
      </w:r>
    </w:p>
    <w:p w14:paraId="32B23878" w14:textId="77777777" w:rsidR="000121D9" w:rsidRPr="00CA7A57" w:rsidRDefault="000121D9" w:rsidP="009012D8">
      <w:pPr>
        <w:spacing w:line="360" w:lineRule="auto"/>
        <w:jc w:val="both"/>
        <w:rPr>
          <w:rFonts w:ascii="Times New Roman" w:hAnsi="Times New Roman" w:cs="Times New Roman"/>
          <w:i/>
          <w:lang w:val="es-ES"/>
        </w:rPr>
      </w:pPr>
    </w:p>
    <w:p w14:paraId="7A2D14DA" w14:textId="2C77F424"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El conocimiento. Los conocimientos se refieren a la información que los estudiantes deben saber y comprender acerca del ejercicio de la ciudadanía. Si </w:t>
      </w:r>
      <w:r w:rsidRPr="00CA7A57">
        <w:rPr>
          <w:rFonts w:ascii="Times New Roman" w:hAnsi="Times New Roman" w:cs="Times New Roman"/>
          <w:i/>
          <w:lang w:val="es-ES"/>
        </w:rPr>
        <w:lastRenderedPageBreak/>
        <w:t>bien esta información es importante, no es suficiente para el ejercicio de la ciudadanía y se necesitan las demás competencias.</w:t>
      </w:r>
    </w:p>
    <w:p w14:paraId="2E85F76B" w14:textId="77777777" w:rsidR="000121D9" w:rsidRPr="00CA7A57" w:rsidRDefault="000121D9" w:rsidP="009012D8">
      <w:pPr>
        <w:spacing w:line="360" w:lineRule="auto"/>
        <w:jc w:val="both"/>
        <w:rPr>
          <w:rFonts w:ascii="Times New Roman" w:hAnsi="Times New Roman" w:cs="Times New Roman"/>
          <w:i/>
          <w:lang w:val="es-ES"/>
        </w:rPr>
      </w:pPr>
    </w:p>
    <w:p w14:paraId="64718009" w14:textId="77A88B14"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Lo cognitivo. Las competencias cognitivas se refieren a la capacidad para realizar diversos procesos mentales, fundamentales en el ejercicio ciudadano. Por ejemplo, la habilidad para identificar las distintas consecuencias que podría tener una decisión, la capacidad para ver la misma situación desde el punto de vista de las personas involucradas, y las capacidades de reflexión y análisis crítico, entre otras.</w:t>
      </w:r>
    </w:p>
    <w:p w14:paraId="7149D400" w14:textId="77777777" w:rsidR="000121D9" w:rsidRPr="00CA7A57" w:rsidRDefault="000121D9" w:rsidP="009012D8">
      <w:pPr>
        <w:spacing w:line="360" w:lineRule="auto"/>
        <w:jc w:val="both"/>
        <w:rPr>
          <w:rFonts w:ascii="Times New Roman" w:hAnsi="Times New Roman" w:cs="Times New Roman"/>
          <w:i/>
          <w:lang w:val="es-ES"/>
        </w:rPr>
      </w:pPr>
    </w:p>
    <w:p w14:paraId="3856F212" w14:textId="6E374B18"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Emocionales. Las competencias emocionales son las habilidades necesarias para la identificación y respuesta constructiva ante las emociones propias y las de los demás. Por ejemplo, la capacidad para reconocer los propios sentimientos y tener empatía, es decir, sentir lo que otros sienten, por ejemplo su dolor o su rabia.</w:t>
      </w:r>
    </w:p>
    <w:p w14:paraId="7A916FEE" w14:textId="77777777" w:rsidR="000121D9" w:rsidRPr="00CA7A57" w:rsidRDefault="000121D9" w:rsidP="009012D8">
      <w:pPr>
        <w:spacing w:line="360" w:lineRule="auto"/>
        <w:jc w:val="both"/>
        <w:rPr>
          <w:rFonts w:ascii="Times New Roman" w:hAnsi="Times New Roman" w:cs="Times New Roman"/>
          <w:i/>
          <w:lang w:val="es-ES"/>
        </w:rPr>
      </w:pPr>
    </w:p>
    <w:p w14:paraId="3880040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Lo comunicativo. Las competencias comunicativas son aquellas habilidades necesarias para establecer un diálogo constructivo con las otras personas. Por ejemplo, la capacidad para escuchar atentamente los argumentos ajenos y para comprenderlos, a pesar de no compartirlos.  </w:t>
      </w:r>
      <w:proofErr w:type="gramStart"/>
      <w:r w:rsidRPr="00CA7A57">
        <w:rPr>
          <w:rFonts w:ascii="Times New Roman" w:hAnsi="Times New Roman" w:cs="Times New Roman"/>
          <w:i/>
          <w:lang w:val="es-ES"/>
        </w:rPr>
        <w:t>la</w:t>
      </w:r>
      <w:proofErr w:type="gramEnd"/>
      <w:r w:rsidRPr="00CA7A57">
        <w:rPr>
          <w:rFonts w:ascii="Times New Roman" w:hAnsi="Times New Roman" w:cs="Times New Roman"/>
          <w:i/>
          <w:lang w:val="es-ES"/>
        </w:rPr>
        <w:t xml:space="preserve"> capacidad para poder expresar asertivamente, es decir, con claridad, firmeza y sin agresión, los propios puntos de vista.  </w:t>
      </w:r>
    </w:p>
    <w:p w14:paraId="22278970" w14:textId="77777777" w:rsidR="000121D9" w:rsidRPr="00CA7A57" w:rsidRDefault="000121D9" w:rsidP="009012D8">
      <w:pPr>
        <w:spacing w:line="360" w:lineRule="auto"/>
        <w:jc w:val="both"/>
        <w:rPr>
          <w:rFonts w:ascii="Times New Roman" w:hAnsi="Times New Roman" w:cs="Times New Roman"/>
          <w:i/>
          <w:lang w:val="es-ES"/>
        </w:rPr>
      </w:pPr>
    </w:p>
    <w:p w14:paraId="61D0620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Las integradoras. Las competencias integradoras articulan, en la acción misma, todas las demás. Por ejemplo la capacidad para manejar conflictos pacífica y constructivamente, que es una competencia integradora, requiere de ciertos conocimientos sobre las dinámicas de los conflictos, de algunas capacidades cognitivas como la habilidad para generar ideas y opciones creativas ante una situación de conflicto, de competencias emocionales como la autorregulación de la rabia, y de ciertas competencias comunicativas como la capacidad para transmitir asertivamente los propios intereses.</w:t>
      </w:r>
    </w:p>
    <w:p w14:paraId="124EA129" w14:textId="77777777" w:rsidR="000121D9" w:rsidRPr="00CA7A57" w:rsidRDefault="000121D9" w:rsidP="009012D8">
      <w:pPr>
        <w:spacing w:line="360" w:lineRule="auto"/>
        <w:jc w:val="both"/>
        <w:rPr>
          <w:rFonts w:ascii="Times New Roman" w:hAnsi="Times New Roman" w:cs="Times New Roman"/>
          <w:i/>
          <w:lang w:val="es-ES"/>
        </w:rPr>
      </w:pPr>
    </w:p>
    <w:p w14:paraId="3606711C" w14:textId="41E048E9" w:rsidR="000121D9" w:rsidRPr="004216B0" w:rsidRDefault="00747436" w:rsidP="009012D8">
      <w:pPr>
        <w:spacing w:line="360" w:lineRule="auto"/>
        <w:jc w:val="both"/>
        <w:rPr>
          <w:rFonts w:ascii="Times New Roman" w:hAnsi="Times New Roman" w:cs="Times New Roman"/>
          <w:b/>
          <w:i/>
          <w:sz w:val="26"/>
          <w:szCs w:val="26"/>
          <w:lang w:val="es-ES"/>
        </w:rPr>
      </w:pPr>
      <w:r>
        <w:rPr>
          <w:rFonts w:ascii="Times New Roman" w:hAnsi="Times New Roman" w:cs="Times New Roman"/>
          <w:b/>
          <w:i/>
          <w:sz w:val="26"/>
          <w:szCs w:val="26"/>
          <w:lang w:val="es-ES"/>
        </w:rPr>
        <w:t>7</w:t>
      </w:r>
      <w:r w:rsidR="000121D9" w:rsidRPr="004216B0">
        <w:rPr>
          <w:rFonts w:ascii="Times New Roman" w:hAnsi="Times New Roman" w:cs="Times New Roman"/>
          <w:b/>
          <w:i/>
          <w:sz w:val="26"/>
          <w:szCs w:val="26"/>
          <w:lang w:val="es-ES"/>
        </w:rPr>
        <w:t>.</w:t>
      </w:r>
      <w:r w:rsidR="006156D8" w:rsidRPr="004216B0">
        <w:rPr>
          <w:rFonts w:ascii="Times New Roman" w:hAnsi="Times New Roman" w:cs="Times New Roman"/>
          <w:b/>
          <w:i/>
          <w:sz w:val="26"/>
          <w:szCs w:val="26"/>
          <w:lang w:val="es-ES"/>
        </w:rPr>
        <w:t>4</w:t>
      </w:r>
      <w:r w:rsidR="000121D9" w:rsidRPr="004216B0">
        <w:rPr>
          <w:rFonts w:ascii="Times New Roman" w:hAnsi="Times New Roman" w:cs="Times New Roman"/>
          <w:b/>
          <w:i/>
          <w:sz w:val="26"/>
          <w:szCs w:val="26"/>
          <w:lang w:val="es-ES"/>
        </w:rPr>
        <w:t>. PROYECTOS PEDAGÓGICOS TRANSVERSALES</w:t>
      </w:r>
    </w:p>
    <w:p w14:paraId="302E120B" w14:textId="77777777" w:rsidR="000121D9" w:rsidRPr="00CA7A57" w:rsidRDefault="000121D9" w:rsidP="009012D8">
      <w:pPr>
        <w:spacing w:line="360" w:lineRule="auto"/>
        <w:jc w:val="both"/>
        <w:rPr>
          <w:rFonts w:ascii="Times New Roman" w:hAnsi="Times New Roman" w:cs="Times New Roman"/>
          <w:i/>
          <w:lang w:val="es-ES"/>
        </w:rPr>
      </w:pPr>
    </w:p>
    <w:p w14:paraId="727705C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Paralelo al desarrollo de la estructura curricular formal de las áreas, en la Institución existen los proyectos pedagógicos transversales. Consisten en programas de formación integrados por saberes interdisciplinarios, flexibles, articulados o paralelos a las áreas, que promueven la dinámica de la formación integral en aspectos tales como: el desarrollo personal, ambiental y ciudadano; sin embargo, aunque deben ser evaluados, no son tomados como criterios para determinar la promoción de los estudiantes. </w:t>
      </w:r>
    </w:p>
    <w:p w14:paraId="5B25EF65" w14:textId="77777777" w:rsidR="000121D9" w:rsidRPr="00CA7A57" w:rsidRDefault="000121D9" w:rsidP="009012D8">
      <w:pPr>
        <w:spacing w:line="360" w:lineRule="auto"/>
        <w:jc w:val="both"/>
        <w:rPr>
          <w:rFonts w:ascii="Times New Roman" w:hAnsi="Times New Roman" w:cs="Times New Roman"/>
          <w:i/>
          <w:lang w:val="es-ES"/>
        </w:rPr>
      </w:pPr>
    </w:p>
    <w:p w14:paraId="595DEDCD" w14:textId="77777777" w:rsidR="000121D9" w:rsidRPr="00CA7A57" w:rsidRDefault="000121D9" w:rsidP="009012D8">
      <w:pPr>
        <w:spacing w:line="360" w:lineRule="auto"/>
        <w:jc w:val="both"/>
        <w:rPr>
          <w:rFonts w:ascii="Times New Roman" w:hAnsi="Times New Roman" w:cs="Times New Roman"/>
          <w:b/>
          <w:i/>
          <w:lang w:val="es-ES"/>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1"/>
        <w:gridCol w:w="2249"/>
        <w:gridCol w:w="2530"/>
        <w:gridCol w:w="3624"/>
      </w:tblGrid>
      <w:tr w:rsidR="000121D9" w:rsidRPr="00CA7A57" w14:paraId="556E8C1D" w14:textId="77777777" w:rsidTr="004216B0">
        <w:trPr>
          <w:trHeight w:val="340"/>
          <w:jc w:val="center"/>
        </w:trPr>
        <w:tc>
          <w:tcPr>
            <w:tcW w:w="285" w:type="pct"/>
            <w:tcBorders>
              <w:top w:val="nil"/>
              <w:left w:val="nil"/>
              <w:bottom w:val="single" w:sz="4" w:space="0" w:color="auto"/>
              <w:right w:val="single" w:sz="4" w:space="0" w:color="auto"/>
            </w:tcBorders>
          </w:tcPr>
          <w:p w14:paraId="0378B1D6" w14:textId="77777777" w:rsidR="000121D9" w:rsidRPr="00CA7A57" w:rsidRDefault="000121D9" w:rsidP="009012D8">
            <w:pPr>
              <w:spacing w:line="360" w:lineRule="auto"/>
              <w:jc w:val="both"/>
              <w:rPr>
                <w:rFonts w:ascii="Times New Roman" w:hAnsi="Times New Roman" w:cs="Times New Roman"/>
                <w:b/>
                <w:i/>
                <w:lang w:val="es-ES"/>
              </w:rPr>
            </w:pPr>
          </w:p>
        </w:tc>
        <w:tc>
          <w:tcPr>
            <w:tcW w:w="940" w:type="pct"/>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484B027C"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PROYECTO</w:t>
            </w:r>
          </w:p>
        </w:tc>
        <w:tc>
          <w:tcPr>
            <w:tcW w:w="829" w:type="pct"/>
            <w:tcBorders>
              <w:left w:val="single" w:sz="4" w:space="0" w:color="auto"/>
            </w:tcBorders>
            <w:shd w:val="clear" w:color="auto" w:fill="C5E0B3" w:themeFill="accent6" w:themeFillTint="66"/>
          </w:tcPr>
          <w:p w14:paraId="00AB1B2E"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REFERENCIA</w:t>
            </w:r>
          </w:p>
        </w:tc>
        <w:tc>
          <w:tcPr>
            <w:tcW w:w="2946" w:type="pct"/>
            <w:shd w:val="clear" w:color="auto" w:fill="C5E0B3" w:themeFill="accent6" w:themeFillTint="66"/>
          </w:tcPr>
          <w:p w14:paraId="3F3E55CE"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OBJETO</w:t>
            </w:r>
          </w:p>
        </w:tc>
      </w:tr>
      <w:tr w:rsidR="000121D9" w:rsidRPr="00CA7A57" w14:paraId="5404AF8E" w14:textId="77777777" w:rsidTr="004216B0">
        <w:trPr>
          <w:trHeight w:val="340"/>
          <w:jc w:val="center"/>
        </w:trPr>
        <w:tc>
          <w:tcPr>
            <w:tcW w:w="285" w:type="pct"/>
            <w:vMerge w:val="restart"/>
            <w:tcBorders>
              <w:top w:val="single" w:sz="4" w:space="0" w:color="auto"/>
              <w:left w:val="single" w:sz="4" w:space="0" w:color="auto"/>
              <w:bottom w:val="single" w:sz="4" w:space="0" w:color="auto"/>
              <w:right w:val="single" w:sz="4" w:space="0" w:color="auto"/>
            </w:tcBorders>
            <w:shd w:val="clear" w:color="auto" w:fill="C5E0B3" w:themeFill="accent6" w:themeFillTint="66"/>
            <w:textDirection w:val="btLr"/>
          </w:tcPr>
          <w:p w14:paraId="0D021665"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DESARROLLO AMBIENTAL</w:t>
            </w:r>
          </w:p>
        </w:tc>
        <w:tc>
          <w:tcPr>
            <w:tcW w:w="940" w:type="pct"/>
            <w:tcBorders>
              <w:top w:val="single" w:sz="4" w:space="0" w:color="auto"/>
              <w:left w:val="single" w:sz="4" w:space="0" w:color="auto"/>
            </w:tcBorders>
          </w:tcPr>
          <w:p w14:paraId="2421DCB6"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Prevención y atención de riesgos</w:t>
            </w:r>
          </w:p>
        </w:tc>
        <w:tc>
          <w:tcPr>
            <w:tcW w:w="829" w:type="pct"/>
          </w:tcPr>
          <w:p w14:paraId="421CF88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47 de 1998</w:t>
            </w:r>
          </w:p>
        </w:tc>
        <w:tc>
          <w:tcPr>
            <w:tcW w:w="2946" w:type="pct"/>
          </w:tcPr>
          <w:p w14:paraId="6C78092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Por la cual se crea y organiza el sistema nacional para la prevención y atención  de desastres, se otorga facultades extraordinarias al presidente de la </w:t>
            </w:r>
            <w:proofErr w:type="spellStart"/>
            <w:r w:rsidRPr="00CA7A57">
              <w:rPr>
                <w:rFonts w:ascii="Times New Roman" w:hAnsi="Times New Roman" w:cs="Times New Roman"/>
                <w:i/>
                <w:lang w:val="es-ES"/>
              </w:rPr>
              <w:t>republica</w:t>
            </w:r>
            <w:proofErr w:type="spellEnd"/>
            <w:r w:rsidRPr="00CA7A57">
              <w:rPr>
                <w:rFonts w:ascii="Times New Roman" w:hAnsi="Times New Roman" w:cs="Times New Roman"/>
                <w:i/>
                <w:lang w:val="es-ES"/>
              </w:rPr>
              <w:t xml:space="preserve"> y se dictan otras disposiciones </w:t>
            </w:r>
          </w:p>
        </w:tc>
      </w:tr>
      <w:tr w:rsidR="000121D9" w:rsidRPr="00CA7A57" w14:paraId="01765B17" w14:textId="77777777" w:rsidTr="004216B0">
        <w:trPr>
          <w:trHeight w:val="340"/>
          <w:jc w:val="center"/>
        </w:trPr>
        <w:tc>
          <w:tcPr>
            <w:tcW w:w="285" w:type="pct"/>
            <w:vMerge/>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52CFBB05" w14:textId="77777777" w:rsidR="000121D9" w:rsidRPr="00CA7A57" w:rsidRDefault="000121D9" w:rsidP="009012D8">
            <w:pPr>
              <w:spacing w:line="360" w:lineRule="auto"/>
              <w:jc w:val="both"/>
              <w:rPr>
                <w:rFonts w:ascii="Times New Roman" w:hAnsi="Times New Roman" w:cs="Times New Roman"/>
                <w:b/>
                <w:i/>
                <w:lang w:val="es-ES"/>
              </w:rPr>
            </w:pPr>
          </w:p>
        </w:tc>
        <w:tc>
          <w:tcPr>
            <w:tcW w:w="940" w:type="pct"/>
            <w:vMerge w:val="restart"/>
            <w:tcBorders>
              <w:left w:val="single" w:sz="4" w:space="0" w:color="auto"/>
            </w:tcBorders>
          </w:tcPr>
          <w:p w14:paraId="06467FE5"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Proyecto ambiental escolar (PRAE)</w:t>
            </w:r>
          </w:p>
        </w:tc>
        <w:tc>
          <w:tcPr>
            <w:tcW w:w="829" w:type="pct"/>
          </w:tcPr>
          <w:p w14:paraId="59A515D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115 de 1994</w:t>
            </w:r>
          </w:p>
          <w:p w14:paraId="2D437B93" w14:textId="77777777" w:rsidR="000121D9" w:rsidRPr="00CA7A57" w:rsidRDefault="000121D9" w:rsidP="009012D8">
            <w:pPr>
              <w:spacing w:line="360" w:lineRule="auto"/>
              <w:jc w:val="both"/>
              <w:rPr>
                <w:rFonts w:ascii="Times New Roman" w:hAnsi="Times New Roman" w:cs="Times New Roman"/>
                <w:i/>
                <w:lang w:val="es-ES"/>
              </w:rPr>
            </w:pPr>
          </w:p>
        </w:tc>
        <w:tc>
          <w:tcPr>
            <w:tcW w:w="2946" w:type="pct"/>
          </w:tcPr>
          <w:p w14:paraId="10E87F29"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ARTICULO 14. Enseñanza obligatoria. En todos los establecimientos oficiales o privados que ofrezcan educación formal es obligatorio en los niveles de la educación </w:t>
            </w:r>
            <w:r w:rsidRPr="00CA7A57">
              <w:rPr>
                <w:rFonts w:ascii="Times New Roman" w:hAnsi="Times New Roman" w:cs="Times New Roman"/>
                <w:i/>
                <w:lang w:val="es-ES"/>
              </w:rPr>
              <w:lastRenderedPageBreak/>
              <w:t>preescolar, básica y media, cumplir con:</w:t>
            </w:r>
          </w:p>
          <w:p w14:paraId="426309A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estudio, la comprensión y la práctica de la Constitución y la instrucción cívica, de conformidad con el artículo 41 de la Constitución Política;</w:t>
            </w:r>
          </w:p>
          <w:p w14:paraId="6C77447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El aprovechamiento del tiempo libre, el fomento de las diversas culturas, la práctica de la educación física, la recreación y el deporte formativo, para lo cual el Gobierno promoverá y estimulará su difusión y desarrollo;</w:t>
            </w:r>
          </w:p>
          <w:p w14:paraId="368B0E9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 La enseñanza de la protección del ambiente, la ecología y la preservación de los recursos naturales, de conformidad con lo establecido en el artículo 67 de la Constitución Política;</w:t>
            </w:r>
          </w:p>
          <w:p w14:paraId="0FBB333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La educación para la justicia, la paz, la democracia, la </w:t>
            </w:r>
            <w:r w:rsidRPr="00CA7A57">
              <w:rPr>
                <w:rFonts w:ascii="Times New Roman" w:hAnsi="Times New Roman" w:cs="Times New Roman"/>
                <w:i/>
                <w:lang w:val="es-ES"/>
              </w:rPr>
              <w:lastRenderedPageBreak/>
              <w:t xml:space="preserve">solidaridad, la confraternidad, el cooperativismo y, en general, la formación en los valores humanos, y </w:t>
            </w:r>
          </w:p>
          <w:p w14:paraId="1BA76FBD"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 La educación sexual, impartida en cada caso de acuerdo con las necesidades psíquicas, físicas y afectivas de los educandos según su edad.</w:t>
            </w:r>
          </w:p>
        </w:tc>
      </w:tr>
      <w:tr w:rsidR="000121D9" w:rsidRPr="00CA7A57" w14:paraId="13C60842" w14:textId="77777777" w:rsidTr="004216B0">
        <w:trPr>
          <w:trHeight w:val="340"/>
          <w:jc w:val="center"/>
        </w:trPr>
        <w:tc>
          <w:tcPr>
            <w:tcW w:w="285" w:type="pct"/>
            <w:vMerge/>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34912206" w14:textId="77777777" w:rsidR="000121D9" w:rsidRPr="00CA7A57" w:rsidRDefault="000121D9" w:rsidP="009012D8">
            <w:pPr>
              <w:spacing w:line="360" w:lineRule="auto"/>
              <w:jc w:val="both"/>
              <w:rPr>
                <w:rFonts w:ascii="Times New Roman" w:hAnsi="Times New Roman" w:cs="Times New Roman"/>
                <w:b/>
                <w:i/>
                <w:lang w:val="es-ES"/>
              </w:rPr>
            </w:pPr>
          </w:p>
        </w:tc>
        <w:tc>
          <w:tcPr>
            <w:tcW w:w="940" w:type="pct"/>
            <w:vMerge/>
            <w:tcBorders>
              <w:left w:val="single" w:sz="4" w:space="0" w:color="auto"/>
            </w:tcBorders>
          </w:tcPr>
          <w:p w14:paraId="3ED32183" w14:textId="77777777" w:rsidR="000121D9" w:rsidRPr="00CA7A57" w:rsidRDefault="000121D9" w:rsidP="009012D8">
            <w:pPr>
              <w:spacing w:line="360" w:lineRule="auto"/>
              <w:jc w:val="both"/>
              <w:rPr>
                <w:rFonts w:ascii="Times New Roman" w:hAnsi="Times New Roman" w:cs="Times New Roman"/>
                <w:i/>
                <w:lang w:val="es-ES"/>
              </w:rPr>
            </w:pPr>
          </w:p>
        </w:tc>
        <w:tc>
          <w:tcPr>
            <w:tcW w:w="829" w:type="pct"/>
          </w:tcPr>
          <w:p w14:paraId="44B9820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Constitución Política de la República de Colombia</w:t>
            </w:r>
          </w:p>
        </w:tc>
        <w:tc>
          <w:tcPr>
            <w:tcW w:w="2946" w:type="pct"/>
          </w:tcPr>
          <w:p w14:paraId="1BBF44F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
                <w:i/>
                <w:lang w:val="es-ES"/>
              </w:rPr>
              <w:t>Artículo 67</w:t>
            </w:r>
            <w:r w:rsidRPr="00CA7A57">
              <w:rPr>
                <w:rFonts w:ascii="Times New Roman" w:hAnsi="Times New Roman" w:cs="Times New Roman"/>
                <w:i/>
                <w:lang w:val="es-ES"/>
              </w:rPr>
              <w:t xml:space="preserve">: La educación es un derecho de la persona y un servicio público que tiene una función social; con ella se busca el acceso al conocimiento, a la ciencia, a la técnica, y a los demás bienes y valores de la cultura. La educación formará al colombiano en el respeto a los derechos humanos, a la paz y a la democracia; y en la práctica del trabajo y la recreación, para el mejoramiento cultural, científico, tecnológico y </w:t>
            </w:r>
            <w:r w:rsidRPr="00CA7A57">
              <w:rPr>
                <w:rFonts w:ascii="Times New Roman" w:hAnsi="Times New Roman" w:cs="Times New Roman"/>
                <w:i/>
                <w:lang w:val="es-ES"/>
              </w:rPr>
              <w:lastRenderedPageBreak/>
              <w:t>para la protección del ambiente.</w:t>
            </w:r>
          </w:p>
        </w:tc>
      </w:tr>
      <w:tr w:rsidR="000121D9" w:rsidRPr="00CA7A57" w14:paraId="3E2503F9" w14:textId="77777777" w:rsidTr="004216B0">
        <w:trPr>
          <w:trHeight w:val="340"/>
          <w:jc w:val="center"/>
        </w:trPr>
        <w:tc>
          <w:tcPr>
            <w:tcW w:w="285" w:type="pct"/>
            <w:vMerge/>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F3792DC" w14:textId="77777777" w:rsidR="000121D9" w:rsidRPr="00CA7A57" w:rsidRDefault="000121D9" w:rsidP="009012D8">
            <w:pPr>
              <w:spacing w:line="360" w:lineRule="auto"/>
              <w:jc w:val="both"/>
              <w:rPr>
                <w:rFonts w:ascii="Times New Roman" w:hAnsi="Times New Roman" w:cs="Times New Roman"/>
                <w:b/>
                <w:i/>
                <w:lang w:val="es-ES"/>
              </w:rPr>
            </w:pPr>
          </w:p>
        </w:tc>
        <w:tc>
          <w:tcPr>
            <w:tcW w:w="940" w:type="pct"/>
            <w:vMerge/>
            <w:tcBorders>
              <w:left w:val="single" w:sz="4" w:space="0" w:color="auto"/>
            </w:tcBorders>
          </w:tcPr>
          <w:p w14:paraId="0209D552" w14:textId="77777777" w:rsidR="000121D9" w:rsidRPr="00CA7A57" w:rsidRDefault="000121D9" w:rsidP="009012D8">
            <w:pPr>
              <w:spacing w:line="360" w:lineRule="auto"/>
              <w:jc w:val="both"/>
              <w:rPr>
                <w:rFonts w:ascii="Times New Roman" w:hAnsi="Times New Roman" w:cs="Times New Roman"/>
                <w:i/>
                <w:lang w:val="es-ES"/>
              </w:rPr>
            </w:pPr>
          </w:p>
        </w:tc>
        <w:tc>
          <w:tcPr>
            <w:tcW w:w="829" w:type="pct"/>
          </w:tcPr>
          <w:p w14:paraId="4E4964A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Decreto 1742 de 1994</w:t>
            </w:r>
          </w:p>
        </w:tc>
        <w:tc>
          <w:tcPr>
            <w:tcW w:w="2946" w:type="pct"/>
          </w:tcPr>
          <w:p w14:paraId="70A67D62"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bCs/>
                <w:i/>
                <w:lang w:val="es-ES"/>
              </w:rPr>
              <w:t>Por el cual se instituye el Proyecto de Educación Ambiental para todos los niveles de educación formal, se fijan criterios para la promoción de la educación ambiental no formal e informal y se establecen los mecanismos de coordinación entre el Ministerio de Educación Nacional y el Ministerio del Medio Ambiente.</w:t>
            </w:r>
          </w:p>
        </w:tc>
      </w:tr>
      <w:tr w:rsidR="000121D9" w:rsidRPr="00CA7A57" w14:paraId="3583633F" w14:textId="77777777" w:rsidTr="004216B0">
        <w:trPr>
          <w:trHeight w:val="340"/>
          <w:jc w:val="center"/>
        </w:trPr>
        <w:tc>
          <w:tcPr>
            <w:tcW w:w="285" w:type="pct"/>
            <w:vMerge/>
            <w:tcBorders>
              <w:top w:val="single" w:sz="4" w:space="0" w:color="auto"/>
              <w:left w:val="single" w:sz="4" w:space="0" w:color="auto"/>
              <w:bottom w:val="single" w:sz="4" w:space="0" w:color="auto"/>
              <w:right w:val="single" w:sz="4" w:space="0" w:color="auto"/>
            </w:tcBorders>
            <w:shd w:val="clear" w:color="auto" w:fill="C5E0B3" w:themeFill="accent6" w:themeFillTint="66"/>
          </w:tcPr>
          <w:p w14:paraId="2D164C89" w14:textId="77777777" w:rsidR="000121D9" w:rsidRPr="00CA7A57" w:rsidRDefault="000121D9" w:rsidP="009012D8">
            <w:pPr>
              <w:spacing w:line="360" w:lineRule="auto"/>
              <w:jc w:val="both"/>
              <w:rPr>
                <w:rFonts w:ascii="Times New Roman" w:hAnsi="Times New Roman" w:cs="Times New Roman"/>
                <w:b/>
                <w:i/>
                <w:lang w:val="es-ES"/>
              </w:rPr>
            </w:pPr>
          </w:p>
        </w:tc>
        <w:tc>
          <w:tcPr>
            <w:tcW w:w="940" w:type="pct"/>
            <w:vMerge/>
            <w:tcBorders>
              <w:left w:val="single" w:sz="4" w:space="0" w:color="auto"/>
            </w:tcBorders>
          </w:tcPr>
          <w:p w14:paraId="4B82FEE2" w14:textId="77777777" w:rsidR="000121D9" w:rsidRPr="00CA7A57" w:rsidRDefault="000121D9" w:rsidP="009012D8">
            <w:pPr>
              <w:spacing w:line="360" w:lineRule="auto"/>
              <w:jc w:val="both"/>
              <w:rPr>
                <w:rFonts w:ascii="Times New Roman" w:hAnsi="Times New Roman" w:cs="Times New Roman"/>
                <w:i/>
                <w:lang w:val="es-ES"/>
              </w:rPr>
            </w:pPr>
          </w:p>
        </w:tc>
        <w:tc>
          <w:tcPr>
            <w:tcW w:w="829" w:type="pct"/>
          </w:tcPr>
          <w:p w14:paraId="7B78F92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1029 de 2006</w:t>
            </w:r>
          </w:p>
        </w:tc>
        <w:tc>
          <w:tcPr>
            <w:tcW w:w="2946" w:type="pct"/>
          </w:tcPr>
          <w:p w14:paraId="6AFAE07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El Congreso de Colombia modificó el artículo 14 de la Ley 115 de 1994, Ley general de Educación, el cual expresa que es de enseñanza obligatoria en todos los establecimientos oficiales o privados de educación formal de preescolar, básica y media, el estudio, la comprensión y la práctica de la Constitución y la instrucción cívica, así </w:t>
            </w:r>
            <w:r w:rsidRPr="00CA7A57">
              <w:rPr>
                <w:rFonts w:ascii="Times New Roman" w:hAnsi="Times New Roman" w:cs="Times New Roman"/>
                <w:i/>
                <w:lang w:val="es-ES"/>
              </w:rPr>
              <w:lastRenderedPageBreak/>
              <w:t>como la enseñanza de la Educación Ambiental, la Educación en Derechos Humanos y la Educación sexual.</w:t>
            </w:r>
          </w:p>
        </w:tc>
      </w:tr>
    </w:tbl>
    <w:p w14:paraId="0C832C26" w14:textId="77777777" w:rsidR="000121D9" w:rsidRPr="00CA7A57" w:rsidRDefault="000121D9" w:rsidP="009012D8">
      <w:pPr>
        <w:spacing w:line="360" w:lineRule="auto"/>
        <w:jc w:val="both"/>
        <w:rPr>
          <w:rFonts w:ascii="Times New Roman" w:hAnsi="Times New Roman" w:cs="Times New Roman"/>
          <w:i/>
          <w:lang w:val="es-E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1"/>
        <w:gridCol w:w="2656"/>
        <w:gridCol w:w="1462"/>
        <w:gridCol w:w="4285"/>
      </w:tblGrid>
      <w:tr w:rsidR="000121D9" w:rsidRPr="00CA7A57" w14:paraId="4A852125" w14:textId="77777777" w:rsidTr="004216B0">
        <w:trPr>
          <w:trHeight w:val="340"/>
        </w:trPr>
        <w:tc>
          <w:tcPr>
            <w:tcW w:w="747" w:type="pct"/>
            <w:vMerge w:val="restart"/>
            <w:shd w:val="clear" w:color="auto" w:fill="C5E0B3" w:themeFill="accent6" w:themeFillTint="66"/>
            <w:textDirection w:val="btLr"/>
          </w:tcPr>
          <w:p w14:paraId="1F41737E"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DESARROLLO PERSONAL</w:t>
            </w:r>
          </w:p>
        </w:tc>
        <w:tc>
          <w:tcPr>
            <w:tcW w:w="1021" w:type="pct"/>
          </w:tcPr>
          <w:p w14:paraId="2CF85967"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Formación para el emprendimiento.</w:t>
            </w:r>
          </w:p>
        </w:tc>
        <w:tc>
          <w:tcPr>
            <w:tcW w:w="287" w:type="pct"/>
          </w:tcPr>
          <w:p w14:paraId="4E8A99D6" w14:textId="3D3FF57F" w:rsidR="000121D9" w:rsidRPr="00CA7A57" w:rsidRDefault="000121D9" w:rsidP="00447415">
            <w:pPr>
              <w:spacing w:line="360" w:lineRule="auto"/>
              <w:jc w:val="both"/>
              <w:rPr>
                <w:rFonts w:ascii="Times New Roman" w:hAnsi="Times New Roman" w:cs="Times New Roman"/>
                <w:i/>
                <w:lang w:val="es-ES"/>
              </w:rPr>
            </w:pPr>
            <w:proofErr w:type="spellStart"/>
            <w:r w:rsidRPr="00CA7A57">
              <w:rPr>
                <w:rFonts w:ascii="Times New Roman" w:hAnsi="Times New Roman" w:cs="Times New Roman"/>
                <w:i/>
                <w:lang w:val="es-ES"/>
              </w:rPr>
              <w:t>Lde</w:t>
            </w:r>
            <w:proofErr w:type="spellEnd"/>
            <w:r w:rsidRPr="00CA7A57">
              <w:rPr>
                <w:rFonts w:ascii="Times New Roman" w:hAnsi="Times New Roman" w:cs="Times New Roman"/>
                <w:i/>
                <w:lang w:val="es-ES"/>
              </w:rPr>
              <w:t xml:space="preserve"> 2006</w:t>
            </w:r>
          </w:p>
        </w:tc>
        <w:tc>
          <w:tcPr>
            <w:tcW w:w="2946" w:type="pct"/>
          </w:tcPr>
          <w:p w14:paraId="363C834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La educación debe incorporar, en su formación teórica y práctica, lo más avanzado de la ciencia y de la técnica, para que el estudiante esté en capacidad de crear su propia empresa, adaptarse a las nuevas tecnologías y al avance de la ciencia, de igual manera debe actuar como emprendedor desde su puesto de trabajo.</w:t>
            </w:r>
          </w:p>
        </w:tc>
      </w:tr>
      <w:tr w:rsidR="000121D9" w:rsidRPr="00CA7A57" w14:paraId="2E491CDD" w14:textId="77777777" w:rsidTr="004216B0">
        <w:trPr>
          <w:trHeight w:val="340"/>
        </w:trPr>
        <w:tc>
          <w:tcPr>
            <w:tcW w:w="747" w:type="pct"/>
            <w:vMerge/>
            <w:shd w:val="clear" w:color="auto" w:fill="C5E0B3" w:themeFill="accent6" w:themeFillTint="66"/>
          </w:tcPr>
          <w:p w14:paraId="705566EC" w14:textId="77777777" w:rsidR="000121D9" w:rsidRPr="00CA7A57" w:rsidRDefault="000121D9" w:rsidP="009012D8">
            <w:pPr>
              <w:spacing w:line="360" w:lineRule="auto"/>
              <w:jc w:val="both"/>
              <w:rPr>
                <w:rFonts w:ascii="Times New Roman" w:hAnsi="Times New Roman" w:cs="Times New Roman"/>
                <w:b/>
                <w:i/>
                <w:lang w:val="es-ES"/>
              </w:rPr>
            </w:pPr>
          </w:p>
        </w:tc>
        <w:tc>
          <w:tcPr>
            <w:tcW w:w="1021" w:type="pct"/>
            <w:vMerge w:val="restart"/>
          </w:tcPr>
          <w:p w14:paraId="175A6DD0"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Educación para la sexualidad y construcción de ciudadanía</w:t>
            </w:r>
          </w:p>
        </w:tc>
        <w:tc>
          <w:tcPr>
            <w:tcW w:w="287" w:type="pct"/>
          </w:tcPr>
          <w:p w14:paraId="6A73D393" w14:textId="77777777" w:rsidR="000121D9" w:rsidRPr="00CA7A57" w:rsidRDefault="000121D9" w:rsidP="009012D8">
            <w:pPr>
              <w:spacing w:line="360" w:lineRule="auto"/>
              <w:jc w:val="both"/>
              <w:rPr>
                <w:rFonts w:ascii="Times New Roman" w:hAnsi="Times New Roman" w:cs="Times New Roman"/>
                <w:i/>
                <w:lang w:val="es-ES"/>
              </w:rPr>
            </w:pPr>
          </w:p>
        </w:tc>
        <w:tc>
          <w:tcPr>
            <w:tcW w:w="2946" w:type="pct"/>
          </w:tcPr>
          <w:p w14:paraId="7888AC5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Ibídem Nº2 </w:t>
            </w:r>
          </w:p>
        </w:tc>
      </w:tr>
      <w:tr w:rsidR="000121D9" w:rsidRPr="00CA7A57" w14:paraId="2665AB66" w14:textId="77777777" w:rsidTr="004216B0">
        <w:trPr>
          <w:trHeight w:val="340"/>
        </w:trPr>
        <w:tc>
          <w:tcPr>
            <w:tcW w:w="747" w:type="pct"/>
            <w:vMerge/>
            <w:shd w:val="clear" w:color="auto" w:fill="C5E0B3" w:themeFill="accent6" w:themeFillTint="66"/>
          </w:tcPr>
          <w:p w14:paraId="45E5233A" w14:textId="77777777" w:rsidR="000121D9" w:rsidRPr="00CA7A57" w:rsidRDefault="000121D9" w:rsidP="009012D8">
            <w:pPr>
              <w:spacing w:line="360" w:lineRule="auto"/>
              <w:jc w:val="both"/>
              <w:rPr>
                <w:rFonts w:ascii="Times New Roman" w:hAnsi="Times New Roman" w:cs="Times New Roman"/>
                <w:b/>
                <w:i/>
                <w:lang w:val="es-ES"/>
              </w:rPr>
            </w:pPr>
          </w:p>
        </w:tc>
        <w:tc>
          <w:tcPr>
            <w:tcW w:w="1021" w:type="pct"/>
            <w:vMerge/>
          </w:tcPr>
          <w:p w14:paraId="028532DA" w14:textId="77777777" w:rsidR="000121D9" w:rsidRPr="00CA7A57" w:rsidRDefault="000121D9" w:rsidP="009012D8">
            <w:pPr>
              <w:spacing w:line="360" w:lineRule="auto"/>
              <w:jc w:val="both"/>
              <w:rPr>
                <w:rFonts w:ascii="Times New Roman" w:hAnsi="Times New Roman" w:cs="Times New Roman"/>
                <w:b/>
                <w:i/>
                <w:lang w:val="es-ES"/>
              </w:rPr>
            </w:pPr>
          </w:p>
        </w:tc>
        <w:tc>
          <w:tcPr>
            <w:tcW w:w="287" w:type="pct"/>
          </w:tcPr>
          <w:p w14:paraId="4AFC934F" w14:textId="622229FF" w:rsidR="000121D9" w:rsidRPr="00CA7A57" w:rsidRDefault="000121D9" w:rsidP="009012D8">
            <w:pPr>
              <w:spacing w:line="360" w:lineRule="auto"/>
              <w:jc w:val="both"/>
              <w:rPr>
                <w:rFonts w:ascii="Times New Roman" w:hAnsi="Times New Roman" w:cs="Times New Roman"/>
                <w:i/>
                <w:lang w:val="es-ES"/>
              </w:rPr>
            </w:pPr>
          </w:p>
        </w:tc>
        <w:tc>
          <w:tcPr>
            <w:tcW w:w="2946" w:type="pct"/>
          </w:tcPr>
          <w:p w14:paraId="56AC2DC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Ibídem Nº2</w:t>
            </w:r>
          </w:p>
        </w:tc>
      </w:tr>
      <w:tr w:rsidR="000121D9" w:rsidRPr="00CA7A57" w14:paraId="46289F06" w14:textId="77777777" w:rsidTr="004216B0">
        <w:trPr>
          <w:trHeight w:val="340"/>
        </w:trPr>
        <w:tc>
          <w:tcPr>
            <w:tcW w:w="747" w:type="pct"/>
            <w:vMerge/>
            <w:shd w:val="clear" w:color="auto" w:fill="C5E0B3" w:themeFill="accent6" w:themeFillTint="66"/>
          </w:tcPr>
          <w:p w14:paraId="256D3C0D" w14:textId="77777777" w:rsidR="000121D9" w:rsidRPr="00CA7A57" w:rsidRDefault="000121D9" w:rsidP="009012D8">
            <w:pPr>
              <w:spacing w:line="360" w:lineRule="auto"/>
              <w:jc w:val="both"/>
              <w:rPr>
                <w:rFonts w:ascii="Times New Roman" w:hAnsi="Times New Roman" w:cs="Times New Roman"/>
                <w:b/>
                <w:i/>
                <w:lang w:val="es-ES"/>
              </w:rPr>
            </w:pPr>
          </w:p>
        </w:tc>
        <w:tc>
          <w:tcPr>
            <w:tcW w:w="1021" w:type="pct"/>
            <w:vMerge w:val="restart"/>
          </w:tcPr>
          <w:p w14:paraId="6AA589F3"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Recreación y tiempo libre</w:t>
            </w:r>
          </w:p>
        </w:tc>
        <w:tc>
          <w:tcPr>
            <w:tcW w:w="287" w:type="pct"/>
          </w:tcPr>
          <w:p w14:paraId="6BAA1733" w14:textId="03A7AAFE" w:rsidR="000121D9" w:rsidRPr="00CA7A57" w:rsidRDefault="000121D9" w:rsidP="009012D8">
            <w:pPr>
              <w:spacing w:line="360" w:lineRule="auto"/>
              <w:jc w:val="both"/>
              <w:rPr>
                <w:rFonts w:ascii="Times New Roman" w:hAnsi="Times New Roman" w:cs="Times New Roman"/>
                <w:i/>
                <w:lang w:val="es-ES"/>
              </w:rPr>
            </w:pPr>
          </w:p>
        </w:tc>
        <w:tc>
          <w:tcPr>
            <w:tcW w:w="2946" w:type="pct"/>
          </w:tcPr>
          <w:p w14:paraId="7748FD41"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Ibídem Nº2</w:t>
            </w:r>
          </w:p>
        </w:tc>
      </w:tr>
      <w:tr w:rsidR="000121D9" w:rsidRPr="00CA7A57" w14:paraId="0BE25594" w14:textId="77777777" w:rsidTr="004216B0">
        <w:trPr>
          <w:trHeight w:val="340"/>
        </w:trPr>
        <w:tc>
          <w:tcPr>
            <w:tcW w:w="747" w:type="pct"/>
            <w:vMerge/>
            <w:shd w:val="clear" w:color="auto" w:fill="C5E0B3" w:themeFill="accent6" w:themeFillTint="66"/>
          </w:tcPr>
          <w:p w14:paraId="1F697F20" w14:textId="77777777" w:rsidR="000121D9" w:rsidRPr="00CA7A57" w:rsidRDefault="000121D9" w:rsidP="009012D8">
            <w:pPr>
              <w:spacing w:line="360" w:lineRule="auto"/>
              <w:jc w:val="both"/>
              <w:rPr>
                <w:rFonts w:ascii="Times New Roman" w:hAnsi="Times New Roman" w:cs="Times New Roman"/>
                <w:b/>
                <w:i/>
                <w:lang w:val="es-ES"/>
              </w:rPr>
            </w:pPr>
          </w:p>
        </w:tc>
        <w:tc>
          <w:tcPr>
            <w:tcW w:w="1021" w:type="pct"/>
            <w:vMerge/>
          </w:tcPr>
          <w:p w14:paraId="2D3EAF37" w14:textId="77777777" w:rsidR="000121D9" w:rsidRPr="00CA7A57" w:rsidRDefault="000121D9" w:rsidP="009012D8">
            <w:pPr>
              <w:spacing w:line="360" w:lineRule="auto"/>
              <w:jc w:val="both"/>
              <w:rPr>
                <w:rFonts w:ascii="Times New Roman" w:hAnsi="Times New Roman" w:cs="Times New Roman"/>
                <w:b/>
                <w:i/>
                <w:lang w:val="es-ES"/>
              </w:rPr>
            </w:pPr>
          </w:p>
        </w:tc>
        <w:tc>
          <w:tcPr>
            <w:tcW w:w="287" w:type="pct"/>
          </w:tcPr>
          <w:p w14:paraId="6F376827" w14:textId="0902569F" w:rsidR="000121D9" w:rsidRPr="00CA7A57" w:rsidRDefault="000121D9" w:rsidP="00447415">
            <w:pPr>
              <w:spacing w:line="360" w:lineRule="auto"/>
              <w:jc w:val="both"/>
              <w:rPr>
                <w:rFonts w:ascii="Times New Roman" w:hAnsi="Times New Roman" w:cs="Times New Roman"/>
                <w:i/>
                <w:lang w:val="es-ES"/>
              </w:rPr>
            </w:pPr>
            <w:r w:rsidRPr="00CA7A57">
              <w:rPr>
                <w:rFonts w:ascii="Times New Roman" w:hAnsi="Times New Roman" w:cs="Times New Roman"/>
                <w:i/>
                <w:lang w:val="es-ES"/>
              </w:rPr>
              <w:t>Le</w:t>
            </w:r>
          </w:p>
        </w:tc>
        <w:tc>
          <w:tcPr>
            <w:tcW w:w="2946" w:type="pct"/>
          </w:tcPr>
          <w:p w14:paraId="3BA3899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Por la cual se dictan disposiciones para el fomento del deporte, la recreación, el aprovechamiento del tiempo libre y la educación física y se crea el sistema nacional del deporte</w:t>
            </w:r>
          </w:p>
        </w:tc>
      </w:tr>
      <w:tr w:rsidR="000121D9" w:rsidRPr="00CA7A57" w14:paraId="1637F58D" w14:textId="77777777" w:rsidTr="004216B0">
        <w:trPr>
          <w:trHeight w:val="340"/>
        </w:trPr>
        <w:tc>
          <w:tcPr>
            <w:tcW w:w="747" w:type="pct"/>
            <w:vMerge/>
            <w:shd w:val="clear" w:color="auto" w:fill="C5E0B3" w:themeFill="accent6" w:themeFillTint="66"/>
          </w:tcPr>
          <w:p w14:paraId="04F9BB94" w14:textId="77777777" w:rsidR="000121D9" w:rsidRPr="00CA7A57" w:rsidRDefault="000121D9" w:rsidP="009012D8">
            <w:pPr>
              <w:spacing w:line="360" w:lineRule="auto"/>
              <w:jc w:val="both"/>
              <w:rPr>
                <w:rFonts w:ascii="Times New Roman" w:hAnsi="Times New Roman" w:cs="Times New Roman"/>
                <w:b/>
                <w:i/>
                <w:lang w:val="es-ES"/>
              </w:rPr>
            </w:pPr>
          </w:p>
        </w:tc>
        <w:tc>
          <w:tcPr>
            <w:tcW w:w="1021" w:type="pct"/>
          </w:tcPr>
          <w:p w14:paraId="7B9DC1B4"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 xml:space="preserve">Desarrollo de la </w:t>
            </w:r>
            <w:r w:rsidRPr="00CA7A57">
              <w:rPr>
                <w:rFonts w:ascii="Times New Roman" w:hAnsi="Times New Roman" w:cs="Times New Roman"/>
                <w:b/>
                <w:i/>
                <w:lang w:val="es-ES"/>
              </w:rPr>
              <w:lastRenderedPageBreak/>
              <w:t>educación física</w:t>
            </w:r>
          </w:p>
        </w:tc>
        <w:tc>
          <w:tcPr>
            <w:tcW w:w="287" w:type="pct"/>
          </w:tcPr>
          <w:p w14:paraId="6E1D0548" w14:textId="7C7D0EFC" w:rsidR="000121D9" w:rsidRPr="00CA7A57" w:rsidRDefault="000121D9" w:rsidP="00447415">
            <w:pPr>
              <w:spacing w:line="360" w:lineRule="auto"/>
              <w:jc w:val="both"/>
              <w:rPr>
                <w:rFonts w:ascii="Times New Roman" w:hAnsi="Times New Roman" w:cs="Times New Roman"/>
                <w:i/>
                <w:lang w:val="es-ES"/>
              </w:rPr>
            </w:pPr>
            <w:r w:rsidRPr="00CA7A57">
              <w:rPr>
                <w:rFonts w:ascii="Times New Roman" w:hAnsi="Times New Roman" w:cs="Times New Roman"/>
                <w:i/>
                <w:lang w:val="es-ES"/>
              </w:rPr>
              <w:lastRenderedPageBreak/>
              <w:t xml:space="preserve">Le </w:t>
            </w:r>
            <w:r w:rsidRPr="00CA7A57">
              <w:rPr>
                <w:rFonts w:ascii="Times New Roman" w:hAnsi="Times New Roman" w:cs="Times New Roman"/>
                <w:i/>
                <w:lang w:val="es-ES"/>
              </w:rPr>
              <w:lastRenderedPageBreak/>
              <w:t>de 2004</w:t>
            </w:r>
          </w:p>
        </w:tc>
        <w:tc>
          <w:tcPr>
            <w:tcW w:w="2946" w:type="pct"/>
          </w:tcPr>
          <w:p w14:paraId="6A6094C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iCs/>
                <w:lang w:val="es-ES"/>
              </w:rPr>
              <w:lastRenderedPageBreak/>
              <w:t xml:space="preserve">Por la cual se oficializa la </w:t>
            </w:r>
            <w:r w:rsidRPr="00CA7A57">
              <w:rPr>
                <w:rFonts w:ascii="Times New Roman" w:hAnsi="Times New Roman" w:cs="Times New Roman"/>
                <w:i/>
                <w:iCs/>
                <w:lang w:val="es-ES"/>
              </w:rPr>
              <w:lastRenderedPageBreak/>
              <w:t>Política de Desarrollo Nacional de la Educación Física. Todo establecimiento educativo del país deberá incluir en su Proyecto Educativo Institucional, PEI, además del plan integral del área de la Educación Física, Recreación y Deporte, las acciones o proyectos pedagógicos complementarios del área. Dichos proyectos se desarrollarán en todos los niveles educativos con que cuenta la institución y propenderá a la integración de la comunidad educativa.</w:t>
            </w:r>
          </w:p>
        </w:tc>
      </w:tr>
    </w:tbl>
    <w:p w14:paraId="7BD3ED99" w14:textId="77777777" w:rsidR="000121D9" w:rsidRPr="00CA7A57" w:rsidRDefault="000121D9" w:rsidP="009012D8">
      <w:pPr>
        <w:spacing w:line="360" w:lineRule="auto"/>
        <w:jc w:val="both"/>
        <w:rPr>
          <w:rFonts w:ascii="Times New Roman" w:hAnsi="Times New Roman" w:cs="Times New Roman"/>
          <w:i/>
          <w:lang w:val="es-ES"/>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27"/>
        <w:gridCol w:w="2689"/>
        <w:gridCol w:w="2256"/>
        <w:gridCol w:w="3082"/>
      </w:tblGrid>
      <w:tr w:rsidR="000121D9" w:rsidRPr="00CA7A57" w14:paraId="7ECBEF13" w14:textId="77777777" w:rsidTr="004216B0">
        <w:trPr>
          <w:trHeight w:val="340"/>
        </w:trPr>
        <w:tc>
          <w:tcPr>
            <w:tcW w:w="643" w:type="pct"/>
            <w:vMerge w:val="restart"/>
            <w:shd w:val="clear" w:color="auto" w:fill="C5E0B3" w:themeFill="accent6" w:themeFillTint="66"/>
            <w:textDirection w:val="btLr"/>
          </w:tcPr>
          <w:p w14:paraId="0C4EFC73"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DESARROLLO CIUDADANO</w:t>
            </w:r>
          </w:p>
        </w:tc>
        <w:tc>
          <w:tcPr>
            <w:tcW w:w="1258" w:type="pct"/>
          </w:tcPr>
          <w:p w14:paraId="4D37709D"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Cátedra de estudio afrocolombiano.</w:t>
            </w:r>
          </w:p>
        </w:tc>
        <w:tc>
          <w:tcPr>
            <w:tcW w:w="1291" w:type="pct"/>
          </w:tcPr>
          <w:p w14:paraId="62E810A6"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Decreto 1122 de 1998</w:t>
            </w:r>
          </w:p>
        </w:tc>
        <w:tc>
          <w:tcPr>
            <w:tcW w:w="1808" w:type="pct"/>
          </w:tcPr>
          <w:p w14:paraId="7BD3936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Promover la educación intercultural en todos los niveles o ciclos del sistema educativo que ofrece nuestra Institución de tal manera que contribuya al reconocimiento y valoración de las diferentes culturas y </w:t>
            </w:r>
            <w:r w:rsidRPr="00CA7A57">
              <w:rPr>
                <w:rFonts w:ascii="Times New Roman" w:hAnsi="Times New Roman" w:cs="Times New Roman"/>
                <w:i/>
                <w:lang w:val="es-ES"/>
              </w:rPr>
              <w:lastRenderedPageBreak/>
              <w:t>etnias.</w:t>
            </w:r>
          </w:p>
        </w:tc>
      </w:tr>
      <w:tr w:rsidR="000121D9" w:rsidRPr="00CA7A57" w14:paraId="01D411D9" w14:textId="77777777" w:rsidTr="004216B0">
        <w:trPr>
          <w:trHeight w:val="340"/>
        </w:trPr>
        <w:tc>
          <w:tcPr>
            <w:tcW w:w="643" w:type="pct"/>
            <w:vMerge/>
            <w:shd w:val="clear" w:color="auto" w:fill="C5E0B3" w:themeFill="accent6" w:themeFillTint="66"/>
          </w:tcPr>
          <w:p w14:paraId="709F9F84" w14:textId="77777777" w:rsidR="000121D9" w:rsidRPr="00CA7A57" w:rsidRDefault="000121D9" w:rsidP="009012D8">
            <w:pPr>
              <w:spacing w:line="360" w:lineRule="auto"/>
              <w:jc w:val="both"/>
              <w:rPr>
                <w:rFonts w:ascii="Times New Roman" w:hAnsi="Times New Roman" w:cs="Times New Roman"/>
                <w:b/>
                <w:i/>
                <w:lang w:val="es-ES"/>
              </w:rPr>
            </w:pPr>
          </w:p>
        </w:tc>
        <w:tc>
          <w:tcPr>
            <w:tcW w:w="1258" w:type="pct"/>
          </w:tcPr>
          <w:p w14:paraId="36B76F48"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Cátedra de urbanidad, cívica y derechos humanos</w:t>
            </w:r>
          </w:p>
        </w:tc>
        <w:tc>
          <w:tcPr>
            <w:tcW w:w="1291" w:type="pct"/>
          </w:tcPr>
          <w:p w14:paraId="3634FF6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1029 de 2006</w:t>
            </w:r>
          </w:p>
        </w:tc>
        <w:tc>
          <w:tcPr>
            <w:tcW w:w="1808" w:type="pct"/>
          </w:tcPr>
          <w:p w14:paraId="2A3657D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Ibídem Nº2</w:t>
            </w:r>
          </w:p>
        </w:tc>
      </w:tr>
      <w:tr w:rsidR="000121D9" w:rsidRPr="00CA7A57" w14:paraId="0627862A" w14:textId="77777777" w:rsidTr="004216B0">
        <w:trPr>
          <w:trHeight w:val="340"/>
        </w:trPr>
        <w:tc>
          <w:tcPr>
            <w:tcW w:w="643" w:type="pct"/>
            <w:vMerge/>
            <w:shd w:val="clear" w:color="auto" w:fill="C5E0B3" w:themeFill="accent6" w:themeFillTint="66"/>
          </w:tcPr>
          <w:p w14:paraId="3FBD5D4A" w14:textId="77777777" w:rsidR="000121D9" w:rsidRPr="00CA7A57" w:rsidRDefault="000121D9" w:rsidP="009012D8">
            <w:pPr>
              <w:spacing w:line="360" w:lineRule="auto"/>
              <w:jc w:val="both"/>
              <w:rPr>
                <w:rFonts w:ascii="Times New Roman" w:hAnsi="Times New Roman" w:cs="Times New Roman"/>
                <w:b/>
                <w:i/>
                <w:lang w:val="es-ES"/>
              </w:rPr>
            </w:pPr>
          </w:p>
        </w:tc>
        <w:tc>
          <w:tcPr>
            <w:tcW w:w="1258" w:type="pct"/>
          </w:tcPr>
          <w:p w14:paraId="5EB0C736"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Constitución política y democracia, e Izadas de bandera</w:t>
            </w:r>
          </w:p>
        </w:tc>
        <w:tc>
          <w:tcPr>
            <w:tcW w:w="1291" w:type="pct"/>
          </w:tcPr>
          <w:p w14:paraId="3ED73F9B"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Constitución Política de la República de Colombia.</w:t>
            </w:r>
          </w:p>
          <w:p w14:paraId="62AFE0BE"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115 de 1994</w:t>
            </w:r>
          </w:p>
          <w:p w14:paraId="104DC526"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198 de 1995</w:t>
            </w:r>
          </w:p>
        </w:tc>
        <w:tc>
          <w:tcPr>
            <w:tcW w:w="1808" w:type="pct"/>
          </w:tcPr>
          <w:p w14:paraId="1290FA68"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ARTICULO 41. En todas las  instituciones de educación, oficiales o privadas, serán obligatorios el estudio de la Constitución y la Instrucción Cívica. Así mismo se fomentarán prácticas democráticas para el aprendizaje de los principios y valores de la participación ciudadana. El Estado divulgará la Constitución.</w:t>
            </w:r>
          </w:p>
          <w:p w14:paraId="5EE312B7" w14:textId="77777777" w:rsidR="000121D9" w:rsidRPr="00CA7A57" w:rsidRDefault="000121D9" w:rsidP="009012D8">
            <w:pPr>
              <w:spacing w:line="360" w:lineRule="auto"/>
              <w:jc w:val="both"/>
              <w:rPr>
                <w:rFonts w:ascii="Times New Roman" w:hAnsi="Times New Roman" w:cs="Times New Roman"/>
                <w:i/>
                <w:lang w:val="es-ES"/>
              </w:rPr>
            </w:pPr>
          </w:p>
          <w:p w14:paraId="4851D364"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Izada de Bandera y colocación de símbolos patrios en establecimientos públicos y </w:t>
            </w:r>
            <w:r w:rsidRPr="00CA7A57">
              <w:rPr>
                <w:rFonts w:ascii="Times New Roman" w:hAnsi="Times New Roman" w:cs="Times New Roman"/>
                <w:i/>
                <w:lang w:val="es-ES"/>
              </w:rPr>
              <w:lastRenderedPageBreak/>
              <w:t>educativos.</w:t>
            </w:r>
          </w:p>
        </w:tc>
      </w:tr>
      <w:tr w:rsidR="000121D9" w:rsidRPr="00CA7A57" w14:paraId="7DFFC695" w14:textId="77777777" w:rsidTr="004216B0">
        <w:trPr>
          <w:trHeight w:val="340"/>
        </w:trPr>
        <w:tc>
          <w:tcPr>
            <w:tcW w:w="643" w:type="pct"/>
            <w:vMerge/>
            <w:shd w:val="clear" w:color="auto" w:fill="C5E0B3" w:themeFill="accent6" w:themeFillTint="66"/>
          </w:tcPr>
          <w:p w14:paraId="35529CC6" w14:textId="77777777" w:rsidR="000121D9" w:rsidRPr="00CA7A57" w:rsidRDefault="000121D9" w:rsidP="009012D8">
            <w:pPr>
              <w:spacing w:line="360" w:lineRule="auto"/>
              <w:jc w:val="both"/>
              <w:rPr>
                <w:rFonts w:ascii="Times New Roman" w:hAnsi="Times New Roman" w:cs="Times New Roman"/>
                <w:b/>
                <w:i/>
                <w:lang w:val="es-ES"/>
              </w:rPr>
            </w:pPr>
          </w:p>
        </w:tc>
        <w:tc>
          <w:tcPr>
            <w:tcW w:w="1258" w:type="pct"/>
          </w:tcPr>
          <w:p w14:paraId="3D553584"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Competencias ciudadanas.</w:t>
            </w:r>
          </w:p>
        </w:tc>
        <w:tc>
          <w:tcPr>
            <w:tcW w:w="1291" w:type="pct"/>
          </w:tcPr>
          <w:p w14:paraId="08F2DDC7"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Estándares básicos de competencia en lenguaje, matemáticas, ciencias y ciudadanía</w:t>
            </w:r>
          </w:p>
        </w:tc>
        <w:tc>
          <w:tcPr>
            <w:tcW w:w="1808" w:type="pct"/>
          </w:tcPr>
          <w:p w14:paraId="6832C015"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N/A</w:t>
            </w:r>
          </w:p>
        </w:tc>
      </w:tr>
      <w:tr w:rsidR="000121D9" w:rsidRPr="00CA7A57" w14:paraId="333858DA" w14:textId="77777777" w:rsidTr="004216B0">
        <w:trPr>
          <w:trHeight w:val="340"/>
        </w:trPr>
        <w:tc>
          <w:tcPr>
            <w:tcW w:w="643" w:type="pct"/>
            <w:vMerge/>
            <w:shd w:val="clear" w:color="auto" w:fill="C5E0B3" w:themeFill="accent6" w:themeFillTint="66"/>
          </w:tcPr>
          <w:p w14:paraId="587243FA" w14:textId="77777777" w:rsidR="000121D9" w:rsidRPr="00CA7A57" w:rsidRDefault="000121D9" w:rsidP="009012D8">
            <w:pPr>
              <w:spacing w:line="360" w:lineRule="auto"/>
              <w:jc w:val="both"/>
              <w:rPr>
                <w:rFonts w:ascii="Times New Roman" w:hAnsi="Times New Roman" w:cs="Times New Roman"/>
                <w:b/>
                <w:i/>
                <w:lang w:val="es-ES"/>
              </w:rPr>
            </w:pPr>
          </w:p>
        </w:tc>
        <w:tc>
          <w:tcPr>
            <w:tcW w:w="1258" w:type="pct"/>
          </w:tcPr>
          <w:p w14:paraId="32A6C5C8" w14:textId="77777777" w:rsidR="000121D9" w:rsidRPr="00CA7A57" w:rsidRDefault="000121D9" w:rsidP="009012D8">
            <w:pPr>
              <w:spacing w:line="360" w:lineRule="auto"/>
              <w:jc w:val="both"/>
              <w:rPr>
                <w:rFonts w:ascii="Times New Roman" w:hAnsi="Times New Roman" w:cs="Times New Roman"/>
                <w:b/>
                <w:i/>
                <w:lang w:val="es-ES"/>
              </w:rPr>
            </w:pPr>
            <w:r w:rsidRPr="00CA7A57">
              <w:rPr>
                <w:rFonts w:ascii="Times New Roman" w:hAnsi="Times New Roman" w:cs="Times New Roman"/>
                <w:b/>
                <w:i/>
                <w:lang w:val="es-ES"/>
              </w:rPr>
              <w:t>Cátedra de la PAZ</w:t>
            </w:r>
          </w:p>
          <w:p w14:paraId="42FE5C14" w14:textId="77777777" w:rsidR="000121D9" w:rsidRPr="00CA7A57" w:rsidRDefault="000121D9" w:rsidP="009012D8">
            <w:pPr>
              <w:spacing w:line="360" w:lineRule="auto"/>
              <w:jc w:val="both"/>
              <w:rPr>
                <w:rFonts w:ascii="Times New Roman" w:hAnsi="Times New Roman" w:cs="Times New Roman"/>
                <w:b/>
                <w:i/>
                <w:lang w:val="es-ES"/>
              </w:rPr>
            </w:pPr>
          </w:p>
        </w:tc>
        <w:tc>
          <w:tcPr>
            <w:tcW w:w="1291" w:type="pct"/>
          </w:tcPr>
          <w:p w14:paraId="508B7B6A" w14:textId="5A2C174C" w:rsidR="000121D9" w:rsidRPr="00CA7A57" w:rsidRDefault="000121D9" w:rsidP="00447415">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1732, Decreto 1038.</w:t>
            </w:r>
          </w:p>
        </w:tc>
        <w:tc>
          <w:tcPr>
            <w:tcW w:w="1808" w:type="pct"/>
          </w:tcPr>
          <w:p w14:paraId="120A6103"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Fomentar el proceso de apropiación de conocimientos y competencias relacionados con el territorio, la cultura, el contexto económico y social y la memoria histórica.</w:t>
            </w:r>
          </w:p>
        </w:tc>
      </w:tr>
      <w:tr w:rsidR="000121D9" w:rsidRPr="00CA7A57" w14:paraId="02F83B53" w14:textId="77777777" w:rsidTr="004216B0">
        <w:trPr>
          <w:trHeight w:val="340"/>
        </w:trPr>
        <w:tc>
          <w:tcPr>
            <w:tcW w:w="643" w:type="pct"/>
            <w:vMerge/>
            <w:shd w:val="clear" w:color="auto" w:fill="C5E0B3" w:themeFill="accent6" w:themeFillTint="66"/>
          </w:tcPr>
          <w:p w14:paraId="13B575D8" w14:textId="77777777" w:rsidR="000121D9" w:rsidRPr="00CA7A57" w:rsidRDefault="000121D9" w:rsidP="009012D8">
            <w:pPr>
              <w:spacing w:line="360" w:lineRule="auto"/>
              <w:jc w:val="both"/>
              <w:rPr>
                <w:rFonts w:ascii="Times New Roman" w:hAnsi="Times New Roman" w:cs="Times New Roman"/>
                <w:b/>
                <w:i/>
                <w:lang w:val="es-ES"/>
              </w:rPr>
            </w:pPr>
          </w:p>
        </w:tc>
        <w:tc>
          <w:tcPr>
            <w:tcW w:w="1258" w:type="pct"/>
          </w:tcPr>
          <w:p w14:paraId="3376A05C" w14:textId="77777777" w:rsidR="000121D9" w:rsidRPr="00CA7A57" w:rsidRDefault="000121D9" w:rsidP="009012D8">
            <w:pPr>
              <w:spacing w:line="360" w:lineRule="auto"/>
              <w:jc w:val="both"/>
              <w:rPr>
                <w:rFonts w:ascii="Times New Roman" w:hAnsi="Times New Roman" w:cs="Times New Roman"/>
                <w:b/>
                <w:i/>
                <w:lang w:val="es-ES"/>
              </w:rPr>
            </w:pPr>
            <w:proofErr w:type="gramStart"/>
            <w:r w:rsidRPr="00CA7A57">
              <w:rPr>
                <w:rFonts w:ascii="Times New Roman" w:hAnsi="Times New Roman" w:cs="Times New Roman"/>
                <w:b/>
                <w:i/>
                <w:lang w:val="es-ES"/>
              </w:rPr>
              <w:t>formación</w:t>
            </w:r>
            <w:proofErr w:type="gramEnd"/>
            <w:r w:rsidRPr="00CA7A57">
              <w:rPr>
                <w:rFonts w:ascii="Times New Roman" w:hAnsi="Times New Roman" w:cs="Times New Roman"/>
                <w:b/>
                <w:i/>
                <w:lang w:val="es-ES"/>
              </w:rPr>
              <w:t xml:space="preserve"> de hábitos, comportamientos y conductas seguras en la vía.</w:t>
            </w:r>
          </w:p>
          <w:p w14:paraId="68F2A86F" w14:textId="77777777" w:rsidR="000121D9" w:rsidRPr="00CA7A57" w:rsidRDefault="000121D9" w:rsidP="009012D8">
            <w:pPr>
              <w:spacing w:line="360" w:lineRule="auto"/>
              <w:jc w:val="both"/>
              <w:rPr>
                <w:rFonts w:ascii="Times New Roman" w:hAnsi="Times New Roman" w:cs="Times New Roman"/>
                <w:b/>
                <w:i/>
                <w:lang w:val="es-ES"/>
              </w:rPr>
            </w:pPr>
          </w:p>
        </w:tc>
        <w:tc>
          <w:tcPr>
            <w:tcW w:w="1291" w:type="pct"/>
          </w:tcPr>
          <w:p w14:paraId="4034A150"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Ley 1503, Decreto 2851.</w:t>
            </w:r>
          </w:p>
        </w:tc>
        <w:tc>
          <w:tcPr>
            <w:tcW w:w="1808" w:type="pct"/>
          </w:tcPr>
          <w:p w14:paraId="3E1D3E9F" w14:textId="77777777" w:rsidR="000121D9" w:rsidRPr="00CA7A57" w:rsidRDefault="000121D9" w:rsidP="009012D8">
            <w:pPr>
              <w:spacing w:line="360" w:lineRule="auto"/>
              <w:jc w:val="both"/>
              <w:rPr>
                <w:rFonts w:ascii="Times New Roman" w:hAnsi="Times New Roman" w:cs="Times New Roman"/>
                <w:i/>
                <w:lang w:val="es-ES"/>
              </w:rPr>
            </w:pPr>
            <w:r w:rsidRPr="00CA7A57">
              <w:rPr>
                <w:rFonts w:ascii="Times New Roman" w:hAnsi="Times New Roman" w:cs="Times New Roman"/>
                <w:i/>
                <w:lang w:val="es-ES"/>
              </w:rPr>
              <w:t xml:space="preserve">Promover en las personas la formación de hábitos, comportamientos y conductas seguros en la vía y en consecuencia, la formación de criterios autónomos, solidarios y prudentes para la </w:t>
            </w:r>
            <w:r w:rsidRPr="00CA7A57">
              <w:rPr>
                <w:rFonts w:ascii="Times New Roman" w:hAnsi="Times New Roman" w:cs="Times New Roman"/>
                <w:i/>
                <w:lang w:val="es-ES"/>
              </w:rPr>
              <w:lastRenderedPageBreak/>
              <w:t>toma de decisiones en situaciones de desplazamiento o de uso de la vía pública.</w:t>
            </w:r>
          </w:p>
        </w:tc>
      </w:tr>
    </w:tbl>
    <w:p w14:paraId="08087F4D" w14:textId="77777777" w:rsidR="000121D9" w:rsidRPr="00CA7A57" w:rsidRDefault="000121D9" w:rsidP="009012D8">
      <w:pPr>
        <w:spacing w:line="360" w:lineRule="auto"/>
        <w:jc w:val="both"/>
        <w:rPr>
          <w:rFonts w:ascii="Times New Roman" w:hAnsi="Times New Roman" w:cs="Times New Roman"/>
          <w:i/>
        </w:rPr>
      </w:pPr>
    </w:p>
    <w:p w14:paraId="513D0326" w14:textId="4635DE8C" w:rsidR="004216B0" w:rsidRDefault="004216B0" w:rsidP="003F3871">
      <w:pPr>
        <w:spacing w:line="360" w:lineRule="auto"/>
        <w:jc w:val="center"/>
        <w:rPr>
          <w:rFonts w:ascii="Times New Roman" w:hAnsi="Times New Roman" w:cs="Times New Roman"/>
          <w:b/>
          <w:i/>
          <w:lang w:val="es-CO"/>
        </w:rPr>
      </w:pPr>
      <w:r>
        <w:rPr>
          <w:rFonts w:ascii="Times New Roman" w:hAnsi="Times New Roman" w:cs="Times New Roman"/>
          <w:b/>
          <w:i/>
          <w:lang w:val="es-CO"/>
        </w:rPr>
        <w:t>PLANES INDIVIDUALES DE AJUSTES RAZONABLES</w:t>
      </w:r>
    </w:p>
    <w:p w14:paraId="1BA76DE3" w14:textId="012F6CD1" w:rsidR="004216B0" w:rsidRDefault="004216B0" w:rsidP="003F3871">
      <w:pPr>
        <w:spacing w:line="360" w:lineRule="auto"/>
        <w:jc w:val="center"/>
        <w:rPr>
          <w:rFonts w:ascii="Times New Roman" w:hAnsi="Times New Roman" w:cs="Times New Roman"/>
          <w:b/>
          <w:i/>
          <w:lang w:val="es-CO"/>
        </w:rPr>
      </w:pPr>
    </w:p>
    <w:p w14:paraId="2E0F2B64" w14:textId="3DA5B07B" w:rsidR="00F94DC0" w:rsidRPr="00F94DC0" w:rsidRDefault="00105A58" w:rsidP="00F94DC0">
      <w:pPr>
        <w:spacing w:line="360" w:lineRule="auto"/>
        <w:ind w:left="-142"/>
        <w:jc w:val="both"/>
        <w:rPr>
          <w:rFonts w:ascii="Times New Roman" w:hAnsi="Times New Roman" w:cs="Times New Roman"/>
          <w:i/>
          <w:lang w:val="es-CO"/>
        </w:rPr>
      </w:pPr>
      <w:r>
        <w:rPr>
          <w:rFonts w:ascii="Times New Roman" w:hAnsi="Times New Roman" w:cs="Times New Roman"/>
          <w:i/>
          <w:lang w:val="es-CO"/>
        </w:rPr>
        <w:t>La c</w:t>
      </w:r>
      <w:r w:rsidR="00F94DC0" w:rsidRPr="00F94DC0">
        <w:rPr>
          <w:rFonts w:ascii="Times New Roman" w:hAnsi="Times New Roman" w:cs="Times New Roman"/>
          <w:i/>
          <w:lang w:val="es-CO"/>
        </w:rPr>
        <w:t>onstrucción e implementación de los Planes Individuales de apoyos y ajustes razonables'(PIAR). El PIAR se constituye en la herramienta idónea para garantizar la pertinencia del proceso de enseñanza y aprendizaje del estudiante con discapacidad dentro del aula, respetando sus estilos y ritmos de aprendizaje. Es un complemento a</w:t>
      </w:r>
      <w:r>
        <w:rPr>
          <w:rFonts w:ascii="Times New Roman" w:hAnsi="Times New Roman" w:cs="Times New Roman"/>
          <w:i/>
          <w:lang w:val="es-CO"/>
        </w:rPr>
        <w:t xml:space="preserve"> </w:t>
      </w:r>
      <w:r w:rsidR="00F94DC0" w:rsidRPr="00F94DC0">
        <w:rPr>
          <w:rFonts w:ascii="Times New Roman" w:hAnsi="Times New Roman" w:cs="Times New Roman"/>
          <w:i/>
          <w:lang w:val="es-CO"/>
        </w:rPr>
        <w:t xml:space="preserve">las transformaciones realizadas con el Diseño Universal de los Aprendizajes. </w:t>
      </w:r>
    </w:p>
    <w:p w14:paraId="7517C5B6" w14:textId="77777777" w:rsidR="00F94DC0" w:rsidRDefault="00F94DC0" w:rsidP="00F94DC0">
      <w:pPr>
        <w:spacing w:line="360" w:lineRule="auto"/>
        <w:jc w:val="both"/>
        <w:rPr>
          <w:rFonts w:ascii="Times New Roman" w:hAnsi="Times New Roman" w:cs="Times New Roman"/>
          <w:i/>
          <w:lang w:val="es-CO"/>
        </w:rPr>
      </w:pPr>
    </w:p>
    <w:p w14:paraId="440115D6" w14:textId="0B023728" w:rsidR="004216B0" w:rsidRDefault="00F94DC0" w:rsidP="00105A58">
      <w:pPr>
        <w:spacing w:line="360" w:lineRule="auto"/>
        <w:ind w:left="-142"/>
        <w:jc w:val="both"/>
        <w:rPr>
          <w:rFonts w:ascii="Times New Roman" w:hAnsi="Times New Roman" w:cs="Times New Roman"/>
          <w:i/>
          <w:lang w:val="es-CO"/>
        </w:rPr>
      </w:pPr>
      <w:r w:rsidRPr="00F94DC0">
        <w:rPr>
          <w:rFonts w:ascii="Times New Roman" w:hAnsi="Times New Roman" w:cs="Times New Roman"/>
          <w:i/>
          <w:lang w:val="es-CO"/>
        </w:rPr>
        <w:t xml:space="preserve">El PIAR es el proyecto para el estudiante durante el año académico, que se debe llevar a cabo en la institución y en el aula en conjunto con los demás estudiantes de su clase, y deberá contener como mínimo los siguientes aspectos: </w:t>
      </w:r>
      <w:r w:rsidR="00105A58">
        <w:rPr>
          <w:rFonts w:ascii="Times New Roman" w:hAnsi="Times New Roman" w:cs="Times New Roman"/>
          <w:i/>
          <w:lang w:val="es-CO"/>
        </w:rPr>
        <w:t>1</w:t>
      </w:r>
      <w:r w:rsidRPr="00F94DC0">
        <w:rPr>
          <w:rFonts w:ascii="Times New Roman" w:hAnsi="Times New Roman" w:cs="Times New Roman"/>
          <w:i/>
          <w:lang w:val="es-CO"/>
        </w:rPr>
        <w:t xml:space="preserve">) descripción del contexto general del estudiante dentro y fuera del establecimiento educativo (hogar, aula, espacios escolares y otros entornos sociales); </w:t>
      </w:r>
      <w:r w:rsidR="00105A58">
        <w:rPr>
          <w:rFonts w:ascii="Times New Roman" w:hAnsi="Times New Roman" w:cs="Times New Roman"/>
          <w:i/>
          <w:lang w:val="es-CO"/>
        </w:rPr>
        <w:t>2</w:t>
      </w:r>
      <w:r w:rsidRPr="00F94DC0">
        <w:rPr>
          <w:rFonts w:ascii="Times New Roman" w:hAnsi="Times New Roman" w:cs="Times New Roman"/>
          <w:i/>
          <w:lang w:val="es-CO"/>
        </w:rPr>
        <w:t xml:space="preserve">) valoración pedagógica; </w:t>
      </w:r>
      <w:r w:rsidR="00105A58">
        <w:rPr>
          <w:rFonts w:ascii="Times New Roman" w:hAnsi="Times New Roman" w:cs="Times New Roman"/>
          <w:i/>
          <w:lang w:val="es-CO"/>
        </w:rPr>
        <w:t>3</w:t>
      </w:r>
      <w:r w:rsidRPr="00F94DC0">
        <w:rPr>
          <w:rFonts w:ascii="Times New Roman" w:hAnsi="Times New Roman" w:cs="Times New Roman"/>
          <w:i/>
          <w:lang w:val="es-CO"/>
        </w:rPr>
        <w:t xml:space="preserve">) informes de profesionales de la salud que aportan a la definición de los ajustes; </w:t>
      </w:r>
      <w:r w:rsidR="00105A58">
        <w:rPr>
          <w:rFonts w:ascii="Times New Roman" w:hAnsi="Times New Roman" w:cs="Times New Roman"/>
          <w:i/>
          <w:lang w:val="es-CO"/>
        </w:rPr>
        <w:t>4</w:t>
      </w:r>
      <w:r w:rsidRPr="00F94DC0">
        <w:rPr>
          <w:rFonts w:ascii="Times New Roman" w:hAnsi="Times New Roman" w:cs="Times New Roman"/>
          <w:i/>
          <w:lang w:val="es-CO"/>
        </w:rPr>
        <w:t xml:space="preserve">) objetivos y metas de aprendizaje que se pretenden reforzar; </w:t>
      </w:r>
      <w:r w:rsidR="00105A58">
        <w:rPr>
          <w:rFonts w:ascii="Times New Roman" w:hAnsi="Times New Roman" w:cs="Times New Roman"/>
          <w:i/>
          <w:lang w:val="es-CO"/>
        </w:rPr>
        <w:t>5</w:t>
      </w:r>
      <w:r w:rsidRPr="00F94DC0">
        <w:rPr>
          <w:rFonts w:ascii="Times New Roman" w:hAnsi="Times New Roman" w:cs="Times New Roman"/>
          <w:i/>
          <w:lang w:val="es-CO"/>
        </w:rPr>
        <w:t xml:space="preserve">) ajustes curriculares, didácticos, evaluativos y metodológicos para el año electivo, si se requieren; </w:t>
      </w:r>
      <w:r w:rsidR="00105A58">
        <w:rPr>
          <w:rFonts w:ascii="Times New Roman" w:hAnsi="Times New Roman" w:cs="Times New Roman"/>
          <w:i/>
          <w:lang w:val="es-CO"/>
        </w:rPr>
        <w:t>6</w:t>
      </w:r>
      <w:r w:rsidRPr="00F94DC0">
        <w:rPr>
          <w:rFonts w:ascii="Times New Roman" w:hAnsi="Times New Roman" w:cs="Times New Roman"/>
          <w:i/>
          <w:lang w:val="es-CO"/>
        </w:rPr>
        <w:t xml:space="preserve">) recursos físicos, tecnológicos y didácticos, necesarios para el proceso de aprendizaje y la participación del estudiante y; </w:t>
      </w:r>
      <w:r w:rsidR="00105A58">
        <w:rPr>
          <w:rFonts w:ascii="Times New Roman" w:hAnsi="Times New Roman" w:cs="Times New Roman"/>
          <w:i/>
          <w:lang w:val="es-CO"/>
        </w:rPr>
        <w:t>7</w:t>
      </w:r>
      <w:r w:rsidRPr="00F94DC0">
        <w:rPr>
          <w:rFonts w:ascii="Times New Roman" w:hAnsi="Times New Roman" w:cs="Times New Roman"/>
          <w:i/>
          <w:lang w:val="es-CO"/>
        </w:rPr>
        <w:t xml:space="preserve">) proyectos específicos que se requieran realizar en la institución educativa, diferentes a los que ya están programados en el aula, y que incluyan a todos los estudiantes; </w:t>
      </w:r>
      <w:r w:rsidR="00105A58">
        <w:rPr>
          <w:rFonts w:ascii="Times New Roman" w:hAnsi="Times New Roman" w:cs="Times New Roman"/>
          <w:i/>
          <w:lang w:val="es-CO"/>
        </w:rPr>
        <w:t>8</w:t>
      </w:r>
      <w:r w:rsidRPr="00F94DC0">
        <w:rPr>
          <w:rFonts w:ascii="Times New Roman" w:hAnsi="Times New Roman" w:cs="Times New Roman"/>
          <w:i/>
          <w:lang w:val="es-CO"/>
        </w:rPr>
        <w:t xml:space="preserve">) información sobre alguna otra situación del estudiante que sea relevante en su proceso de aprendizaje y participación y ix) actividades en casa que darán continuidad a diferentes procesos en los tiempos de receso escolar. </w:t>
      </w:r>
    </w:p>
    <w:p w14:paraId="4ECA80E5" w14:textId="77777777" w:rsidR="00105A58" w:rsidRDefault="00105A58" w:rsidP="00105A58">
      <w:pPr>
        <w:spacing w:line="360" w:lineRule="auto"/>
        <w:ind w:left="-142"/>
        <w:jc w:val="both"/>
        <w:rPr>
          <w:rFonts w:ascii="Times New Roman" w:hAnsi="Times New Roman" w:cs="Times New Roman"/>
          <w:i/>
          <w:lang w:val="es-CO"/>
        </w:rPr>
      </w:pPr>
    </w:p>
    <w:p w14:paraId="7206F93C" w14:textId="236E0535" w:rsidR="00105A58" w:rsidRPr="00105A58" w:rsidRDefault="00105A58" w:rsidP="00105A58">
      <w:pPr>
        <w:spacing w:line="360" w:lineRule="auto"/>
        <w:ind w:left="-142"/>
        <w:jc w:val="both"/>
        <w:rPr>
          <w:rFonts w:ascii="Times New Roman" w:hAnsi="Times New Roman" w:cs="Times New Roman"/>
          <w:i/>
          <w:lang w:val="es-CO"/>
        </w:rPr>
      </w:pPr>
      <w:r w:rsidRPr="00105A58">
        <w:rPr>
          <w:rFonts w:ascii="Times New Roman" w:hAnsi="Times New Roman" w:cs="Times New Roman"/>
          <w:i/>
          <w:lang w:val="es-CO"/>
        </w:rPr>
        <w:t xml:space="preserve">El diseño de los PIAR lo liderarán el o los docentes de aula con el docente de apoyo, la familia y el estudiante. Según la organización escolar, participarán los directivos docentes y </w:t>
      </w:r>
      <w:r w:rsidRPr="00105A58">
        <w:rPr>
          <w:rFonts w:ascii="Times New Roman" w:hAnsi="Times New Roman" w:cs="Times New Roman"/>
          <w:i/>
          <w:lang w:val="es-CO"/>
        </w:rPr>
        <w:lastRenderedPageBreak/>
        <w:t xml:space="preserve">el orientador. Se deberá elaborar durante el primer trimestre del año escolar, se actualizará anualmente y facilitará la entrega pedagógica entre grados. Frente al mismo, el establecimiento educativo deberá hacer los seguimientos periódicos que establezca en el sistema institucional de evaluación de los aprendizajes existente. Incluirá el total de los ajustes razonables de manera individual y progresiva. </w:t>
      </w:r>
    </w:p>
    <w:p w14:paraId="2AE60652" w14:textId="77777777" w:rsidR="00105A58" w:rsidRDefault="00105A58" w:rsidP="00105A58">
      <w:pPr>
        <w:spacing w:line="360" w:lineRule="auto"/>
        <w:ind w:left="-142"/>
        <w:jc w:val="both"/>
        <w:rPr>
          <w:rFonts w:ascii="Times New Roman" w:hAnsi="Times New Roman" w:cs="Times New Roman"/>
          <w:i/>
          <w:lang w:val="es-CO"/>
        </w:rPr>
      </w:pPr>
    </w:p>
    <w:p w14:paraId="6F0AACEE" w14:textId="1B01B0BD" w:rsidR="00105A58" w:rsidRPr="00105A58" w:rsidRDefault="00105A58" w:rsidP="00105A58">
      <w:pPr>
        <w:spacing w:line="360" w:lineRule="auto"/>
        <w:ind w:left="-142"/>
        <w:jc w:val="both"/>
        <w:rPr>
          <w:rFonts w:ascii="Times New Roman" w:hAnsi="Times New Roman" w:cs="Times New Roman"/>
          <w:i/>
          <w:lang w:val="es-CO"/>
        </w:rPr>
      </w:pPr>
      <w:r w:rsidRPr="00105A58">
        <w:rPr>
          <w:rFonts w:ascii="Times New Roman" w:hAnsi="Times New Roman" w:cs="Times New Roman"/>
          <w:i/>
          <w:lang w:val="es-CO"/>
        </w:rPr>
        <w:t>Los requerimientos de los PIAR deben incluirse en los planes de mejoramiento institucional (PMI) de los establecimientos educativos y en los planes de apoyo al mejoramiento de las secretarías de educación de las entidades territoriales certificadas.</w:t>
      </w:r>
    </w:p>
    <w:p w14:paraId="68AFD494" w14:textId="77777777" w:rsidR="00105A58" w:rsidRDefault="00105A58" w:rsidP="003F3871">
      <w:pPr>
        <w:spacing w:line="360" w:lineRule="auto"/>
        <w:jc w:val="center"/>
        <w:rPr>
          <w:rFonts w:ascii="Times New Roman" w:hAnsi="Times New Roman" w:cs="Times New Roman"/>
          <w:b/>
          <w:i/>
          <w:lang w:val="es-CO"/>
        </w:rPr>
      </w:pPr>
    </w:p>
    <w:p w14:paraId="470F1730" w14:textId="77777777" w:rsidR="00747436" w:rsidRDefault="00747436">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13697C34" w14:textId="28EDD4F2" w:rsidR="003F3871" w:rsidRDefault="00A46BD1" w:rsidP="003F3871">
      <w:pPr>
        <w:spacing w:line="360" w:lineRule="auto"/>
        <w:jc w:val="center"/>
        <w:rPr>
          <w:rFonts w:ascii="Times New Roman" w:hAnsi="Times New Roman" w:cs="Times New Roman"/>
          <w:b/>
          <w:i/>
          <w:lang w:val="es-CO"/>
        </w:rPr>
      </w:pPr>
      <w:r>
        <w:rPr>
          <w:rFonts w:ascii="Times New Roman" w:hAnsi="Times New Roman" w:cs="Times New Roman"/>
          <w:b/>
          <w:i/>
          <w:lang w:val="es-CO"/>
        </w:rPr>
        <w:lastRenderedPageBreak/>
        <w:t xml:space="preserve">FORMATO PLAN INDIVIDUAL DE AJUSTES RAZONABLES PIAR </w:t>
      </w:r>
    </w:p>
    <w:p w14:paraId="3E9A8301" w14:textId="77777777" w:rsidR="00A46BD1" w:rsidRPr="004747B4" w:rsidRDefault="00A46BD1" w:rsidP="00A46BD1">
      <w:pPr>
        <w:spacing w:after="160" w:line="259" w:lineRule="auto"/>
        <w:jc w:val="both"/>
        <w:rPr>
          <w:rFonts w:cs="Calibri"/>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39"/>
        <w:gridCol w:w="2607"/>
        <w:gridCol w:w="1667"/>
        <w:gridCol w:w="1941"/>
      </w:tblGrid>
      <w:tr w:rsidR="00A46BD1" w:rsidRPr="00105A58" w14:paraId="55ACE616" w14:textId="77777777" w:rsidTr="004B186E">
        <w:trPr>
          <w:jc w:val="center"/>
        </w:trPr>
        <w:tc>
          <w:tcPr>
            <w:tcW w:w="4523" w:type="dxa"/>
            <w:shd w:val="clear" w:color="auto" w:fill="auto"/>
          </w:tcPr>
          <w:p w14:paraId="48A08ECF" w14:textId="77777777" w:rsidR="00A46BD1" w:rsidRPr="00105A58" w:rsidRDefault="00A46BD1" w:rsidP="004B186E">
            <w:pPr>
              <w:spacing w:after="160" w:line="259" w:lineRule="auto"/>
              <w:jc w:val="both"/>
              <w:rPr>
                <w:rFonts w:cs="Calibri"/>
                <w:b/>
                <w:i/>
              </w:rPr>
            </w:pPr>
            <w:r w:rsidRPr="00105A58">
              <w:rPr>
                <w:rFonts w:cs="Calibri"/>
                <w:b/>
                <w:i/>
              </w:rPr>
              <w:t xml:space="preserve">Fecha de elaboración:  </w:t>
            </w:r>
            <w:r w:rsidRPr="00105A58">
              <w:rPr>
                <w:rFonts w:cs="Calibri"/>
                <w:b/>
                <w:i/>
                <w:color w:val="44546A"/>
              </w:rPr>
              <w:t>DD/MM/AA</w:t>
            </w:r>
          </w:p>
        </w:tc>
        <w:tc>
          <w:tcPr>
            <w:tcW w:w="4523" w:type="dxa"/>
            <w:shd w:val="clear" w:color="auto" w:fill="auto"/>
          </w:tcPr>
          <w:p w14:paraId="5293860C" w14:textId="77777777" w:rsidR="00A46BD1" w:rsidRPr="00105A58" w:rsidRDefault="00A46BD1" w:rsidP="004B186E">
            <w:pPr>
              <w:spacing w:after="160" w:line="259" w:lineRule="auto"/>
              <w:jc w:val="both"/>
              <w:rPr>
                <w:rFonts w:cs="Calibri"/>
                <w:b/>
                <w:i/>
              </w:rPr>
            </w:pPr>
            <w:r w:rsidRPr="00105A58">
              <w:rPr>
                <w:rFonts w:cs="Calibri"/>
                <w:b/>
                <w:i/>
              </w:rPr>
              <w:t>Institución educativa:</w:t>
            </w:r>
          </w:p>
        </w:tc>
        <w:tc>
          <w:tcPr>
            <w:tcW w:w="2261" w:type="dxa"/>
            <w:shd w:val="clear" w:color="auto" w:fill="auto"/>
          </w:tcPr>
          <w:p w14:paraId="008A54F4" w14:textId="77777777" w:rsidR="00A46BD1" w:rsidRPr="00105A58" w:rsidRDefault="00A46BD1" w:rsidP="004B186E">
            <w:pPr>
              <w:spacing w:after="160" w:line="259" w:lineRule="auto"/>
              <w:jc w:val="both"/>
              <w:rPr>
                <w:rFonts w:cs="Calibri"/>
                <w:b/>
                <w:i/>
              </w:rPr>
            </w:pPr>
            <w:r w:rsidRPr="00105A58">
              <w:rPr>
                <w:rFonts w:cs="Calibri"/>
                <w:b/>
                <w:i/>
              </w:rPr>
              <w:t xml:space="preserve">Sede: </w:t>
            </w:r>
          </w:p>
        </w:tc>
        <w:tc>
          <w:tcPr>
            <w:tcW w:w="2262" w:type="dxa"/>
            <w:shd w:val="clear" w:color="auto" w:fill="auto"/>
          </w:tcPr>
          <w:p w14:paraId="55E9B8E8" w14:textId="77777777" w:rsidR="00A46BD1" w:rsidRPr="00105A58" w:rsidRDefault="00A46BD1" w:rsidP="004B186E">
            <w:pPr>
              <w:spacing w:after="160" w:line="259" w:lineRule="auto"/>
              <w:jc w:val="both"/>
              <w:rPr>
                <w:rFonts w:cs="Calibri"/>
                <w:b/>
                <w:i/>
              </w:rPr>
            </w:pPr>
            <w:r w:rsidRPr="00105A58">
              <w:rPr>
                <w:rFonts w:cs="Calibri"/>
                <w:b/>
                <w:i/>
              </w:rPr>
              <w:t>Jornada:</w:t>
            </w:r>
          </w:p>
          <w:p w14:paraId="026772D4" w14:textId="77777777" w:rsidR="00A46BD1" w:rsidRPr="00105A58" w:rsidRDefault="00A46BD1" w:rsidP="004B186E">
            <w:pPr>
              <w:spacing w:after="160" w:line="259" w:lineRule="auto"/>
              <w:jc w:val="both"/>
              <w:rPr>
                <w:rFonts w:cs="Calibri"/>
                <w:b/>
                <w:i/>
              </w:rPr>
            </w:pPr>
          </w:p>
        </w:tc>
      </w:tr>
      <w:tr w:rsidR="00A46BD1" w:rsidRPr="00105A58" w14:paraId="5CFF598F" w14:textId="77777777" w:rsidTr="004B186E">
        <w:trPr>
          <w:jc w:val="center"/>
        </w:trPr>
        <w:tc>
          <w:tcPr>
            <w:tcW w:w="13569" w:type="dxa"/>
            <w:gridSpan w:val="4"/>
            <w:shd w:val="clear" w:color="auto" w:fill="auto"/>
          </w:tcPr>
          <w:p w14:paraId="6503C73D" w14:textId="77777777" w:rsidR="00A46BD1" w:rsidRPr="00105A58" w:rsidRDefault="00A46BD1" w:rsidP="004B186E">
            <w:pPr>
              <w:spacing w:after="160" w:line="259" w:lineRule="auto"/>
              <w:jc w:val="both"/>
              <w:rPr>
                <w:rFonts w:cs="Calibri"/>
                <w:b/>
                <w:i/>
              </w:rPr>
            </w:pPr>
            <w:r w:rsidRPr="00105A58">
              <w:rPr>
                <w:rFonts w:cs="Calibri"/>
                <w:b/>
                <w:i/>
              </w:rPr>
              <w:t>Docentes que elaboran y cargo:</w:t>
            </w:r>
          </w:p>
        </w:tc>
      </w:tr>
    </w:tbl>
    <w:p w14:paraId="4B1B9A17" w14:textId="77777777" w:rsidR="00A46BD1" w:rsidRPr="004747B4" w:rsidRDefault="00A46BD1" w:rsidP="00A46BD1">
      <w:pPr>
        <w:spacing w:after="160" w:line="259" w:lineRule="auto"/>
        <w:jc w:val="both"/>
        <w:rPr>
          <w:rFonts w:cs="Calibri"/>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94"/>
        <w:gridCol w:w="4560"/>
      </w:tblGrid>
      <w:tr w:rsidR="00A46BD1" w:rsidRPr="00105A58" w14:paraId="1C12E56A" w14:textId="77777777" w:rsidTr="004B186E">
        <w:trPr>
          <w:trHeight w:val="447"/>
          <w:jc w:val="center"/>
        </w:trPr>
        <w:tc>
          <w:tcPr>
            <w:tcW w:w="13575" w:type="dxa"/>
            <w:gridSpan w:val="2"/>
            <w:shd w:val="clear" w:color="auto" w:fill="auto"/>
          </w:tcPr>
          <w:p w14:paraId="7CF347B5" w14:textId="77777777" w:rsidR="00A46BD1" w:rsidRPr="00105A58" w:rsidRDefault="00A46BD1" w:rsidP="004B186E">
            <w:pPr>
              <w:spacing w:after="160" w:line="259" w:lineRule="auto"/>
              <w:jc w:val="center"/>
              <w:rPr>
                <w:rFonts w:cs="Calibri"/>
                <w:b/>
                <w:i/>
              </w:rPr>
            </w:pPr>
            <w:r w:rsidRPr="00105A58">
              <w:rPr>
                <w:rFonts w:cs="Calibri"/>
                <w:b/>
                <w:i/>
              </w:rPr>
              <w:t>DATOS DEL ESTUDIANTE</w:t>
            </w:r>
          </w:p>
        </w:tc>
      </w:tr>
      <w:tr w:rsidR="00A46BD1" w:rsidRPr="00105A58" w14:paraId="48417545" w14:textId="77777777" w:rsidTr="004B186E">
        <w:trPr>
          <w:trHeight w:val="637"/>
          <w:jc w:val="center"/>
        </w:trPr>
        <w:tc>
          <w:tcPr>
            <w:tcW w:w="6912" w:type="dxa"/>
            <w:shd w:val="clear" w:color="auto" w:fill="auto"/>
          </w:tcPr>
          <w:p w14:paraId="1BF7D453" w14:textId="77777777" w:rsidR="00A46BD1" w:rsidRPr="00105A58" w:rsidRDefault="00A46BD1" w:rsidP="004B186E">
            <w:pPr>
              <w:spacing w:after="160" w:line="259" w:lineRule="auto"/>
              <w:jc w:val="both"/>
              <w:rPr>
                <w:rFonts w:cs="Calibri"/>
                <w:b/>
                <w:i/>
              </w:rPr>
            </w:pPr>
            <w:r w:rsidRPr="00105A58">
              <w:rPr>
                <w:rFonts w:cs="Calibri"/>
                <w:b/>
                <w:i/>
              </w:rPr>
              <w:t>Nombre del estudiante:</w:t>
            </w:r>
          </w:p>
        </w:tc>
        <w:tc>
          <w:tcPr>
            <w:tcW w:w="6663" w:type="dxa"/>
            <w:shd w:val="clear" w:color="auto" w:fill="auto"/>
          </w:tcPr>
          <w:p w14:paraId="0D992C34" w14:textId="77777777" w:rsidR="00A46BD1" w:rsidRPr="00105A58" w:rsidRDefault="00A46BD1" w:rsidP="004B186E">
            <w:pPr>
              <w:spacing w:after="160" w:line="259" w:lineRule="auto"/>
              <w:jc w:val="both"/>
              <w:rPr>
                <w:rFonts w:cs="Calibri"/>
                <w:b/>
                <w:i/>
              </w:rPr>
            </w:pPr>
            <w:r w:rsidRPr="00105A58">
              <w:rPr>
                <w:rFonts w:cs="Calibri"/>
                <w:b/>
                <w:i/>
              </w:rPr>
              <w:t xml:space="preserve">Documento de Identificación: </w:t>
            </w:r>
          </w:p>
        </w:tc>
      </w:tr>
      <w:tr w:rsidR="00A46BD1" w:rsidRPr="00105A58" w14:paraId="4A42C1A6" w14:textId="77777777" w:rsidTr="004B186E">
        <w:trPr>
          <w:trHeight w:val="637"/>
          <w:jc w:val="center"/>
        </w:trPr>
        <w:tc>
          <w:tcPr>
            <w:tcW w:w="6912" w:type="dxa"/>
            <w:shd w:val="clear" w:color="auto" w:fill="auto"/>
          </w:tcPr>
          <w:p w14:paraId="123CC29E" w14:textId="77777777" w:rsidR="00A46BD1" w:rsidRPr="00105A58" w:rsidRDefault="00A46BD1" w:rsidP="004B186E">
            <w:pPr>
              <w:spacing w:after="160" w:line="259" w:lineRule="auto"/>
              <w:jc w:val="both"/>
              <w:rPr>
                <w:rFonts w:cs="Calibri"/>
                <w:b/>
                <w:i/>
              </w:rPr>
            </w:pPr>
            <w:r w:rsidRPr="00105A58">
              <w:rPr>
                <w:rFonts w:cs="Calibri"/>
                <w:b/>
                <w:i/>
              </w:rPr>
              <w:t>Edad:</w:t>
            </w:r>
          </w:p>
        </w:tc>
        <w:tc>
          <w:tcPr>
            <w:tcW w:w="6663" w:type="dxa"/>
            <w:shd w:val="clear" w:color="auto" w:fill="auto"/>
          </w:tcPr>
          <w:p w14:paraId="4002E61D" w14:textId="77777777" w:rsidR="00A46BD1" w:rsidRPr="00105A58" w:rsidRDefault="00A46BD1" w:rsidP="004B186E">
            <w:pPr>
              <w:spacing w:after="160" w:line="259" w:lineRule="auto"/>
              <w:jc w:val="both"/>
              <w:rPr>
                <w:rFonts w:cs="Calibri"/>
                <w:b/>
                <w:i/>
              </w:rPr>
            </w:pPr>
            <w:r w:rsidRPr="00105A58">
              <w:rPr>
                <w:rFonts w:cs="Calibri"/>
                <w:b/>
                <w:i/>
              </w:rPr>
              <w:t>Grado:</w:t>
            </w:r>
          </w:p>
        </w:tc>
      </w:tr>
    </w:tbl>
    <w:p w14:paraId="26918064" w14:textId="77777777" w:rsidR="00A46BD1" w:rsidRPr="004747B4" w:rsidRDefault="00A46BD1" w:rsidP="00BD6EE7">
      <w:pPr>
        <w:numPr>
          <w:ilvl w:val="0"/>
          <w:numId w:val="86"/>
        </w:numPr>
        <w:spacing w:after="160" w:line="259" w:lineRule="auto"/>
        <w:contextualSpacing/>
        <w:jc w:val="both"/>
        <w:rPr>
          <w:rFonts w:cs="Calibri"/>
          <w:b/>
        </w:rPr>
      </w:pPr>
      <w:r w:rsidRPr="004747B4">
        <w:rPr>
          <w:rFonts w:cs="Calibri"/>
          <w:b/>
        </w:rPr>
        <w:t xml:space="preserve">Entorno Personal: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8"/>
        <w:gridCol w:w="1698"/>
        <w:gridCol w:w="1893"/>
        <w:gridCol w:w="2982"/>
        <w:gridCol w:w="1793"/>
      </w:tblGrid>
      <w:tr w:rsidR="00B07745" w:rsidRPr="00B07745" w14:paraId="38482EFE" w14:textId="77777777" w:rsidTr="00105A58">
        <w:trPr>
          <w:jc w:val="center"/>
        </w:trPr>
        <w:tc>
          <w:tcPr>
            <w:tcW w:w="8828" w:type="dxa"/>
            <w:gridSpan w:val="5"/>
            <w:shd w:val="clear" w:color="auto" w:fill="auto"/>
          </w:tcPr>
          <w:p w14:paraId="2BC4CF0F" w14:textId="5C420BBC" w:rsidR="00A46BD1" w:rsidRPr="00B07745" w:rsidRDefault="00A46BD1" w:rsidP="00B07745">
            <w:pPr>
              <w:spacing w:after="160" w:line="259" w:lineRule="auto"/>
              <w:ind w:left="-113"/>
              <w:jc w:val="both"/>
              <w:rPr>
                <w:rFonts w:ascii="Times New Roman" w:hAnsi="Times New Roman" w:cs="Times New Roman"/>
                <w:i/>
                <w:color w:val="auto"/>
                <w:szCs w:val="24"/>
              </w:rPr>
            </w:pPr>
            <w:r w:rsidRPr="00B07745">
              <w:rPr>
                <w:rFonts w:ascii="Times New Roman" w:hAnsi="Times New Roman" w:cs="Times New Roman"/>
                <w:i/>
                <w:color w:val="auto"/>
                <w:szCs w:val="24"/>
              </w:rPr>
              <w:t>Descripción general del estudiante con énfasis en sus habilidades, gustos e intereses o aspectos que le desagradan.</w:t>
            </w:r>
          </w:p>
        </w:tc>
      </w:tr>
      <w:tr w:rsidR="00B07745" w:rsidRPr="00B07745" w14:paraId="51ACF68A" w14:textId="77777777" w:rsidTr="00105A58">
        <w:tblPrEx>
          <w:jc w:val="left"/>
        </w:tblPrEx>
        <w:trPr>
          <w:cantSplit/>
          <w:trHeight w:val="1552"/>
        </w:trPr>
        <w:tc>
          <w:tcPr>
            <w:tcW w:w="577" w:type="dxa"/>
            <w:shd w:val="clear" w:color="auto" w:fill="auto"/>
            <w:textDirection w:val="btLr"/>
          </w:tcPr>
          <w:p w14:paraId="206CBD19"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r w:rsidRPr="00B07745">
              <w:rPr>
                <w:rFonts w:ascii="Times New Roman" w:hAnsi="Times New Roman" w:cs="Times New Roman"/>
                <w:b/>
                <w:i/>
                <w:color w:val="auto"/>
                <w:szCs w:val="24"/>
              </w:rPr>
              <w:t>ÁREAS/APRENDIZAJES</w:t>
            </w:r>
          </w:p>
        </w:tc>
        <w:tc>
          <w:tcPr>
            <w:tcW w:w="1884" w:type="dxa"/>
            <w:shd w:val="clear" w:color="auto" w:fill="auto"/>
          </w:tcPr>
          <w:p w14:paraId="7F4224F5" w14:textId="77777777" w:rsidR="00105A58" w:rsidRPr="00B07745" w:rsidRDefault="00A46BD1" w:rsidP="00105A58">
            <w:pPr>
              <w:spacing w:after="160" w:line="259" w:lineRule="auto"/>
              <w:ind w:left="0"/>
              <w:rPr>
                <w:rFonts w:ascii="Times New Roman" w:hAnsi="Times New Roman" w:cs="Times New Roman"/>
                <w:b/>
                <w:i/>
                <w:color w:val="auto"/>
                <w:szCs w:val="24"/>
              </w:rPr>
            </w:pPr>
            <w:r w:rsidRPr="00B07745">
              <w:rPr>
                <w:rFonts w:ascii="Times New Roman" w:hAnsi="Times New Roman" w:cs="Times New Roman"/>
                <w:b/>
                <w:i/>
                <w:color w:val="auto"/>
                <w:szCs w:val="24"/>
              </w:rPr>
              <w:t>OBJETIVOS/</w:t>
            </w:r>
          </w:p>
          <w:p w14:paraId="069F1F15" w14:textId="590711C9" w:rsidR="00A46BD1" w:rsidRPr="00B07745" w:rsidRDefault="00A46BD1" w:rsidP="00105A58">
            <w:pPr>
              <w:spacing w:after="160" w:line="259" w:lineRule="auto"/>
              <w:ind w:left="0"/>
              <w:rPr>
                <w:rFonts w:ascii="Times New Roman" w:hAnsi="Times New Roman" w:cs="Times New Roman"/>
                <w:b/>
                <w:i/>
                <w:color w:val="auto"/>
                <w:szCs w:val="24"/>
              </w:rPr>
            </w:pPr>
            <w:r w:rsidRPr="00B07745">
              <w:rPr>
                <w:rFonts w:ascii="Times New Roman" w:hAnsi="Times New Roman" w:cs="Times New Roman"/>
                <w:b/>
                <w:i/>
                <w:color w:val="auto"/>
                <w:szCs w:val="24"/>
              </w:rPr>
              <w:t>PROPÓSITOS</w:t>
            </w:r>
          </w:p>
          <w:p w14:paraId="2178288C" w14:textId="77777777" w:rsidR="00A46BD1" w:rsidRPr="00B07745" w:rsidRDefault="00A46BD1" w:rsidP="00105A58">
            <w:pPr>
              <w:spacing w:after="160" w:line="259" w:lineRule="auto"/>
              <w:ind w:left="21"/>
              <w:jc w:val="both"/>
              <w:rPr>
                <w:rFonts w:ascii="Times New Roman" w:hAnsi="Times New Roman" w:cs="Times New Roman"/>
                <w:b/>
                <w:i/>
                <w:color w:val="auto"/>
                <w:szCs w:val="24"/>
              </w:rPr>
            </w:pPr>
            <w:r w:rsidRPr="00B07745">
              <w:rPr>
                <w:rFonts w:ascii="Times New Roman" w:hAnsi="Times New Roman" w:cs="Times New Roman"/>
                <w:b/>
                <w:i/>
                <w:color w:val="auto"/>
                <w:szCs w:val="24"/>
              </w:rPr>
              <w:t>(Estas son para todo el grado, de acuerdo con los EBC y los DBA)</w:t>
            </w:r>
          </w:p>
          <w:p w14:paraId="19B83404" w14:textId="77777777" w:rsidR="00A46BD1" w:rsidRPr="00B07745" w:rsidRDefault="00A46BD1" w:rsidP="00105A58">
            <w:pPr>
              <w:spacing w:after="160" w:line="259" w:lineRule="auto"/>
              <w:ind w:left="21"/>
              <w:jc w:val="both"/>
              <w:rPr>
                <w:rFonts w:ascii="Times New Roman" w:hAnsi="Times New Roman" w:cs="Times New Roman"/>
                <w:b/>
                <w:i/>
                <w:color w:val="auto"/>
                <w:szCs w:val="24"/>
              </w:rPr>
            </w:pPr>
            <w:r w:rsidRPr="00B07745">
              <w:rPr>
                <w:rFonts w:ascii="Times New Roman" w:hAnsi="Times New Roman" w:cs="Times New Roman"/>
                <w:b/>
                <w:i/>
                <w:color w:val="auto"/>
                <w:szCs w:val="24"/>
              </w:rPr>
              <w:t>Primer trimestre</w:t>
            </w:r>
          </w:p>
          <w:p w14:paraId="4AB036EC" w14:textId="77777777" w:rsidR="00A46BD1" w:rsidRPr="00B07745" w:rsidRDefault="00A46BD1" w:rsidP="004B186E">
            <w:pPr>
              <w:spacing w:after="160" w:line="259" w:lineRule="auto"/>
              <w:jc w:val="center"/>
              <w:rPr>
                <w:rFonts w:ascii="Times New Roman" w:hAnsi="Times New Roman" w:cs="Times New Roman"/>
                <w:b/>
                <w:i/>
                <w:color w:val="auto"/>
                <w:szCs w:val="24"/>
              </w:rPr>
            </w:pPr>
          </w:p>
          <w:p w14:paraId="6537E1C9" w14:textId="77777777" w:rsidR="00A46BD1" w:rsidRPr="00B07745" w:rsidRDefault="00A46BD1" w:rsidP="004B186E">
            <w:pPr>
              <w:spacing w:after="160" w:line="259" w:lineRule="auto"/>
              <w:rPr>
                <w:rFonts w:ascii="Times New Roman" w:hAnsi="Times New Roman" w:cs="Times New Roman"/>
                <w:b/>
                <w:i/>
                <w:color w:val="auto"/>
                <w:szCs w:val="24"/>
              </w:rPr>
            </w:pPr>
          </w:p>
        </w:tc>
        <w:tc>
          <w:tcPr>
            <w:tcW w:w="1565" w:type="dxa"/>
            <w:shd w:val="clear" w:color="auto" w:fill="auto"/>
          </w:tcPr>
          <w:p w14:paraId="2BDDC4FF" w14:textId="18C32804" w:rsidR="00A46BD1" w:rsidRPr="00B07745" w:rsidRDefault="00A46BD1" w:rsidP="004B186E">
            <w:pPr>
              <w:spacing w:after="160" w:line="259" w:lineRule="auto"/>
              <w:ind w:left="19"/>
              <w:jc w:val="center"/>
              <w:rPr>
                <w:rFonts w:ascii="Times New Roman" w:hAnsi="Times New Roman" w:cs="Times New Roman"/>
                <w:b/>
                <w:i/>
                <w:color w:val="auto"/>
                <w:szCs w:val="24"/>
              </w:rPr>
            </w:pPr>
            <w:r w:rsidRPr="00B07745">
              <w:rPr>
                <w:rFonts w:ascii="Times New Roman" w:hAnsi="Times New Roman" w:cs="Times New Roman"/>
                <w:b/>
                <w:i/>
                <w:color w:val="auto"/>
                <w:szCs w:val="24"/>
              </w:rPr>
              <w:t>BARRERAS QUE SE EVIDENCIA</w:t>
            </w:r>
            <w:r w:rsidR="00105A58" w:rsidRPr="00B07745">
              <w:rPr>
                <w:rFonts w:ascii="Times New Roman" w:hAnsi="Times New Roman" w:cs="Times New Roman"/>
                <w:b/>
                <w:i/>
                <w:color w:val="auto"/>
                <w:szCs w:val="24"/>
              </w:rPr>
              <w:t>E</w:t>
            </w:r>
            <w:r w:rsidRPr="00B07745">
              <w:rPr>
                <w:rFonts w:ascii="Times New Roman" w:hAnsi="Times New Roman" w:cs="Times New Roman"/>
                <w:b/>
                <w:i/>
                <w:color w:val="auto"/>
                <w:szCs w:val="24"/>
              </w:rPr>
              <w:t xml:space="preserve">N EN EL CONTEXTO SOBRE LAS QUE SE DEBEN TRABAJAR </w:t>
            </w:r>
          </w:p>
        </w:tc>
        <w:tc>
          <w:tcPr>
            <w:tcW w:w="2587" w:type="dxa"/>
            <w:shd w:val="clear" w:color="auto" w:fill="auto"/>
          </w:tcPr>
          <w:p w14:paraId="75DB3078" w14:textId="77777777" w:rsidR="00A46BD1" w:rsidRPr="00B07745" w:rsidRDefault="00A46BD1" w:rsidP="00105A58">
            <w:pPr>
              <w:spacing w:after="160" w:line="259" w:lineRule="auto"/>
              <w:ind w:left="-175"/>
              <w:jc w:val="center"/>
              <w:rPr>
                <w:rFonts w:ascii="Times New Roman" w:hAnsi="Times New Roman" w:cs="Times New Roman"/>
                <w:b/>
                <w:i/>
                <w:color w:val="auto"/>
                <w:szCs w:val="24"/>
              </w:rPr>
            </w:pPr>
            <w:r w:rsidRPr="00B07745">
              <w:rPr>
                <w:rFonts w:ascii="Times New Roman" w:hAnsi="Times New Roman" w:cs="Times New Roman"/>
                <w:b/>
                <w:i/>
                <w:color w:val="auto"/>
                <w:szCs w:val="24"/>
              </w:rPr>
              <w:t>AJUSTES RAZONABLES</w:t>
            </w:r>
          </w:p>
          <w:p w14:paraId="74DF5085" w14:textId="77777777" w:rsidR="00A46BD1" w:rsidRPr="00B07745" w:rsidRDefault="00A46BD1" w:rsidP="004B186E">
            <w:pPr>
              <w:spacing w:after="160" w:line="259" w:lineRule="auto"/>
              <w:jc w:val="center"/>
              <w:rPr>
                <w:rFonts w:ascii="Times New Roman" w:hAnsi="Times New Roman" w:cs="Times New Roman"/>
                <w:b/>
                <w:i/>
                <w:color w:val="auto"/>
                <w:szCs w:val="24"/>
              </w:rPr>
            </w:pPr>
            <w:r w:rsidRPr="00B07745">
              <w:rPr>
                <w:rFonts w:ascii="Times New Roman" w:hAnsi="Times New Roman" w:cs="Times New Roman"/>
                <w:b/>
                <w:i/>
                <w:color w:val="auto"/>
                <w:szCs w:val="24"/>
              </w:rPr>
              <w:t>(Apoyos/estrategias)</w:t>
            </w:r>
          </w:p>
        </w:tc>
        <w:tc>
          <w:tcPr>
            <w:tcW w:w="2215" w:type="dxa"/>
            <w:shd w:val="clear" w:color="auto" w:fill="auto"/>
          </w:tcPr>
          <w:p w14:paraId="3620F1EF" w14:textId="77777777" w:rsidR="00A46BD1" w:rsidRPr="00B07745" w:rsidRDefault="00A46BD1" w:rsidP="00105A58">
            <w:pPr>
              <w:spacing w:after="160" w:line="259" w:lineRule="auto"/>
              <w:ind w:left="0"/>
              <w:jc w:val="center"/>
              <w:rPr>
                <w:rFonts w:ascii="Times New Roman" w:hAnsi="Times New Roman" w:cs="Times New Roman"/>
                <w:b/>
                <w:i/>
                <w:color w:val="auto"/>
                <w:szCs w:val="24"/>
              </w:rPr>
            </w:pPr>
            <w:r w:rsidRPr="00B07745">
              <w:rPr>
                <w:rFonts w:ascii="Times New Roman" w:hAnsi="Times New Roman" w:cs="Times New Roman"/>
                <w:b/>
                <w:i/>
                <w:color w:val="auto"/>
                <w:szCs w:val="24"/>
              </w:rPr>
              <w:t>EVALUACIÓN DE LOS AJUSTES</w:t>
            </w:r>
          </w:p>
          <w:p w14:paraId="28EE1BCB" w14:textId="77777777" w:rsidR="00A46BD1" w:rsidRPr="00B07745" w:rsidRDefault="00A46BD1" w:rsidP="00105A58">
            <w:pPr>
              <w:spacing w:after="160" w:line="259" w:lineRule="auto"/>
              <w:ind w:left="81"/>
              <w:jc w:val="both"/>
              <w:rPr>
                <w:rFonts w:ascii="Times New Roman" w:hAnsi="Times New Roman" w:cs="Times New Roman"/>
                <w:b/>
                <w:i/>
                <w:color w:val="auto"/>
                <w:szCs w:val="24"/>
              </w:rPr>
            </w:pPr>
            <w:r w:rsidRPr="00B07745">
              <w:rPr>
                <w:rFonts w:ascii="Times New Roman" w:hAnsi="Times New Roman" w:cs="Times New Roman"/>
                <w:b/>
                <w:i/>
                <w:color w:val="auto"/>
                <w:szCs w:val="24"/>
              </w:rPr>
              <w:t>(Dejar espacio para observaciones. Realizar seguimiento 3 veces en el año como mínimo- de acuerdo con la periodicidad establecida en el Sistema Institucional de Evaluación de los Estudiantes SIEE</w:t>
            </w:r>
          </w:p>
        </w:tc>
      </w:tr>
      <w:tr w:rsidR="00B07745" w:rsidRPr="00B07745" w14:paraId="107EFD34" w14:textId="77777777" w:rsidTr="00105A58">
        <w:tblPrEx>
          <w:jc w:val="left"/>
        </w:tblPrEx>
        <w:trPr>
          <w:trHeight w:val="371"/>
        </w:trPr>
        <w:tc>
          <w:tcPr>
            <w:tcW w:w="577" w:type="dxa"/>
            <w:vMerge w:val="restart"/>
            <w:shd w:val="clear" w:color="auto" w:fill="auto"/>
            <w:textDirection w:val="btLr"/>
          </w:tcPr>
          <w:p w14:paraId="737AE405"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r w:rsidRPr="00B07745">
              <w:rPr>
                <w:rFonts w:ascii="Times New Roman" w:hAnsi="Times New Roman" w:cs="Times New Roman"/>
                <w:b/>
                <w:i/>
                <w:color w:val="auto"/>
                <w:szCs w:val="24"/>
              </w:rPr>
              <w:lastRenderedPageBreak/>
              <w:t>Matemáticas</w:t>
            </w:r>
          </w:p>
        </w:tc>
        <w:tc>
          <w:tcPr>
            <w:tcW w:w="1884" w:type="dxa"/>
            <w:shd w:val="clear" w:color="auto" w:fill="auto"/>
          </w:tcPr>
          <w:p w14:paraId="4C8A967E"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val="restart"/>
            <w:shd w:val="clear" w:color="auto" w:fill="auto"/>
          </w:tcPr>
          <w:p w14:paraId="7BBC3138"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7DB91C30"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val="restart"/>
            <w:shd w:val="clear" w:color="auto" w:fill="auto"/>
          </w:tcPr>
          <w:p w14:paraId="417B5E8A" w14:textId="77777777" w:rsidR="00A46BD1" w:rsidRPr="00B07745" w:rsidRDefault="00A46BD1" w:rsidP="004B186E">
            <w:pPr>
              <w:spacing w:after="160" w:line="259" w:lineRule="auto"/>
              <w:jc w:val="both"/>
              <w:rPr>
                <w:rFonts w:ascii="Times New Roman" w:hAnsi="Times New Roman" w:cs="Times New Roman"/>
                <w:b/>
                <w:i/>
                <w:color w:val="auto"/>
                <w:szCs w:val="24"/>
              </w:rPr>
            </w:pPr>
          </w:p>
          <w:p w14:paraId="34E6ACC6"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7B57E4F3" w14:textId="77777777" w:rsidTr="00105A58">
        <w:tblPrEx>
          <w:jc w:val="left"/>
        </w:tblPrEx>
        <w:trPr>
          <w:trHeight w:val="371"/>
        </w:trPr>
        <w:tc>
          <w:tcPr>
            <w:tcW w:w="577" w:type="dxa"/>
            <w:vMerge/>
            <w:shd w:val="clear" w:color="auto" w:fill="auto"/>
            <w:textDirection w:val="btLr"/>
          </w:tcPr>
          <w:p w14:paraId="72C45C20"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720F2637"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4A3A1014"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3087B219"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60C832F6"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6845EE58" w14:textId="77777777" w:rsidTr="00105A58">
        <w:tblPrEx>
          <w:jc w:val="left"/>
        </w:tblPrEx>
        <w:trPr>
          <w:trHeight w:val="371"/>
        </w:trPr>
        <w:tc>
          <w:tcPr>
            <w:tcW w:w="577" w:type="dxa"/>
            <w:vMerge/>
            <w:shd w:val="clear" w:color="auto" w:fill="auto"/>
            <w:textDirection w:val="btLr"/>
          </w:tcPr>
          <w:p w14:paraId="75F73975"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28642F06"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266CB3D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333C6E4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305FDA49"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3B57106C" w14:textId="77777777" w:rsidTr="00105A58">
        <w:tblPrEx>
          <w:jc w:val="left"/>
        </w:tblPrEx>
        <w:trPr>
          <w:trHeight w:val="371"/>
        </w:trPr>
        <w:tc>
          <w:tcPr>
            <w:tcW w:w="577" w:type="dxa"/>
            <w:vMerge/>
            <w:shd w:val="clear" w:color="auto" w:fill="auto"/>
            <w:textDirection w:val="btLr"/>
          </w:tcPr>
          <w:p w14:paraId="5DD59F47"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674C438D"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73C8737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6C0307CD"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4B4F46AC"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3E5AE2AD" w14:textId="77777777" w:rsidTr="00105A58">
        <w:tblPrEx>
          <w:jc w:val="left"/>
        </w:tblPrEx>
        <w:trPr>
          <w:trHeight w:val="371"/>
        </w:trPr>
        <w:tc>
          <w:tcPr>
            <w:tcW w:w="577" w:type="dxa"/>
            <w:vMerge w:val="restart"/>
            <w:shd w:val="clear" w:color="auto" w:fill="auto"/>
            <w:textDirection w:val="btLr"/>
          </w:tcPr>
          <w:p w14:paraId="161DD435"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r w:rsidRPr="00B07745">
              <w:rPr>
                <w:rFonts w:ascii="Times New Roman" w:hAnsi="Times New Roman" w:cs="Times New Roman"/>
                <w:b/>
                <w:i/>
                <w:color w:val="auto"/>
                <w:szCs w:val="24"/>
              </w:rPr>
              <w:t>Ciencias</w:t>
            </w:r>
          </w:p>
        </w:tc>
        <w:tc>
          <w:tcPr>
            <w:tcW w:w="1884" w:type="dxa"/>
            <w:shd w:val="clear" w:color="auto" w:fill="auto"/>
          </w:tcPr>
          <w:p w14:paraId="1162A7FC"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val="restart"/>
            <w:shd w:val="clear" w:color="auto" w:fill="auto"/>
          </w:tcPr>
          <w:p w14:paraId="10D320E7"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0EA1F3CB"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val="restart"/>
            <w:shd w:val="clear" w:color="auto" w:fill="auto"/>
          </w:tcPr>
          <w:p w14:paraId="76127D39"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40B0C975" w14:textId="77777777" w:rsidTr="00105A58">
        <w:tblPrEx>
          <w:jc w:val="left"/>
        </w:tblPrEx>
        <w:trPr>
          <w:trHeight w:val="371"/>
        </w:trPr>
        <w:tc>
          <w:tcPr>
            <w:tcW w:w="577" w:type="dxa"/>
            <w:vMerge/>
            <w:shd w:val="clear" w:color="auto" w:fill="auto"/>
            <w:textDirection w:val="btLr"/>
          </w:tcPr>
          <w:p w14:paraId="3FB6E123"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65E7D0D5"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09436269"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79230040"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4ECD9A99"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5C3184D8" w14:textId="77777777" w:rsidTr="00105A58">
        <w:tblPrEx>
          <w:jc w:val="left"/>
        </w:tblPrEx>
        <w:trPr>
          <w:trHeight w:val="371"/>
        </w:trPr>
        <w:tc>
          <w:tcPr>
            <w:tcW w:w="577" w:type="dxa"/>
            <w:vMerge/>
            <w:shd w:val="clear" w:color="auto" w:fill="auto"/>
            <w:textDirection w:val="btLr"/>
          </w:tcPr>
          <w:p w14:paraId="592D5A3B"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3BEB6346"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504C461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192A2CD6"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0206DBF9"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4DDCBAE7" w14:textId="77777777" w:rsidTr="00105A58">
        <w:tblPrEx>
          <w:jc w:val="left"/>
        </w:tblPrEx>
        <w:trPr>
          <w:trHeight w:val="371"/>
        </w:trPr>
        <w:tc>
          <w:tcPr>
            <w:tcW w:w="577" w:type="dxa"/>
            <w:vMerge/>
            <w:shd w:val="clear" w:color="auto" w:fill="auto"/>
            <w:textDirection w:val="btLr"/>
          </w:tcPr>
          <w:p w14:paraId="72C244CF"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21D6B116"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44546472"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749E3FE1"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76058C1A"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0A174635" w14:textId="77777777" w:rsidTr="00105A58">
        <w:tblPrEx>
          <w:jc w:val="left"/>
        </w:tblPrEx>
        <w:trPr>
          <w:trHeight w:val="371"/>
        </w:trPr>
        <w:tc>
          <w:tcPr>
            <w:tcW w:w="577" w:type="dxa"/>
            <w:vMerge w:val="restart"/>
            <w:shd w:val="clear" w:color="auto" w:fill="auto"/>
            <w:textDirection w:val="btLr"/>
          </w:tcPr>
          <w:p w14:paraId="27FB1AB1"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r w:rsidRPr="00B07745">
              <w:rPr>
                <w:rFonts w:ascii="Times New Roman" w:hAnsi="Times New Roman" w:cs="Times New Roman"/>
                <w:b/>
                <w:i/>
                <w:color w:val="auto"/>
                <w:szCs w:val="24"/>
              </w:rPr>
              <w:t>Lenguaje</w:t>
            </w:r>
          </w:p>
        </w:tc>
        <w:tc>
          <w:tcPr>
            <w:tcW w:w="1884" w:type="dxa"/>
            <w:shd w:val="clear" w:color="auto" w:fill="auto"/>
          </w:tcPr>
          <w:p w14:paraId="673BCBEB"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val="restart"/>
            <w:shd w:val="clear" w:color="auto" w:fill="auto"/>
          </w:tcPr>
          <w:p w14:paraId="7C0AEB7B"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49F8CA37"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val="restart"/>
            <w:shd w:val="clear" w:color="auto" w:fill="auto"/>
          </w:tcPr>
          <w:p w14:paraId="6872759F"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5E7E25F0" w14:textId="77777777" w:rsidTr="00105A58">
        <w:tblPrEx>
          <w:jc w:val="left"/>
        </w:tblPrEx>
        <w:trPr>
          <w:trHeight w:val="371"/>
        </w:trPr>
        <w:tc>
          <w:tcPr>
            <w:tcW w:w="577" w:type="dxa"/>
            <w:vMerge/>
            <w:shd w:val="clear" w:color="auto" w:fill="auto"/>
            <w:textDirection w:val="btLr"/>
          </w:tcPr>
          <w:p w14:paraId="39ED12E1"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56FA2159"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54DE247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692A51A8"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178B851B"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67B7DC16" w14:textId="77777777" w:rsidTr="00105A58">
        <w:tblPrEx>
          <w:jc w:val="left"/>
        </w:tblPrEx>
        <w:trPr>
          <w:trHeight w:val="371"/>
        </w:trPr>
        <w:tc>
          <w:tcPr>
            <w:tcW w:w="577" w:type="dxa"/>
            <w:vMerge/>
            <w:shd w:val="clear" w:color="auto" w:fill="auto"/>
            <w:textDirection w:val="btLr"/>
          </w:tcPr>
          <w:p w14:paraId="28824CD1"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29C9C598"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3CAE1FA0"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7F001AEF"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42162C8C"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4BA8F134" w14:textId="77777777" w:rsidTr="00105A58">
        <w:tblPrEx>
          <w:jc w:val="left"/>
        </w:tblPrEx>
        <w:trPr>
          <w:trHeight w:val="371"/>
        </w:trPr>
        <w:tc>
          <w:tcPr>
            <w:tcW w:w="577" w:type="dxa"/>
            <w:vMerge/>
            <w:shd w:val="clear" w:color="auto" w:fill="auto"/>
            <w:textDirection w:val="btLr"/>
          </w:tcPr>
          <w:p w14:paraId="1383210B"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28976FCD"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1565" w:type="dxa"/>
            <w:vMerge/>
            <w:shd w:val="clear" w:color="auto" w:fill="auto"/>
          </w:tcPr>
          <w:p w14:paraId="54A8C5EA"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69BD95EB"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292D5880"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1EFAF553" w14:textId="77777777" w:rsidTr="00105A58">
        <w:tblPrEx>
          <w:jc w:val="left"/>
        </w:tblPrEx>
        <w:trPr>
          <w:trHeight w:val="371"/>
        </w:trPr>
        <w:tc>
          <w:tcPr>
            <w:tcW w:w="577" w:type="dxa"/>
            <w:vMerge w:val="restart"/>
            <w:shd w:val="clear" w:color="auto" w:fill="auto"/>
            <w:textDirection w:val="btLr"/>
          </w:tcPr>
          <w:p w14:paraId="2B3A3567"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r w:rsidRPr="00B07745">
              <w:rPr>
                <w:rFonts w:ascii="Times New Roman" w:hAnsi="Times New Roman" w:cs="Times New Roman"/>
                <w:b/>
                <w:i/>
                <w:color w:val="auto"/>
                <w:szCs w:val="24"/>
              </w:rPr>
              <w:t>otras</w:t>
            </w:r>
          </w:p>
        </w:tc>
        <w:tc>
          <w:tcPr>
            <w:tcW w:w="1884" w:type="dxa"/>
            <w:shd w:val="clear" w:color="auto" w:fill="auto"/>
          </w:tcPr>
          <w:p w14:paraId="731F7E44" w14:textId="77777777" w:rsidR="00A46BD1" w:rsidRPr="00B07745" w:rsidRDefault="00A46BD1" w:rsidP="00B07745">
            <w:pPr>
              <w:spacing w:after="160" w:line="259" w:lineRule="auto"/>
              <w:ind w:left="0"/>
              <w:jc w:val="both"/>
              <w:rPr>
                <w:rFonts w:ascii="Times New Roman" w:hAnsi="Times New Roman" w:cs="Times New Roman"/>
                <w:b/>
                <w:i/>
                <w:color w:val="auto"/>
                <w:szCs w:val="24"/>
              </w:rPr>
            </w:pPr>
            <w:r w:rsidRPr="00B07745">
              <w:rPr>
                <w:rFonts w:ascii="Times New Roman" w:hAnsi="Times New Roman" w:cs="Times New Roman"/>
                <w:b/>
                <w:i/>
                <w:color w:val="auto"/>
                <w:szCs w:val="24"/>
              </w:rPr>
              <w:t>Convivencia</w:t>
            </w:r>
          </w:p>
        </w:tc>
        <w:tc>
          <w:tcPr>
            <w:tcW w:w="1565" w:type="dxa"/>
            <w:vMerge w:val="restart"/>
            <w:shd w:val="clear" w:color="auto" w:fill="auto"/>
          </w:tcPr>
          <w:p w14:paraId="1A3BEC58"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07E6A657"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val="restart"/>
            <w:shd w:val="clear" w:color="auto" w:fill="auto"/>
          </w:tcPr>
          <w:p w14:paraId="36881E30"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7AA1D084" w14:textId="77777777" w:rsidTr="00105A58">
        <w:tblPrEx>
          <w:jc w:val="left"/>
        </w:tblPrEx>
        <w:trPr>
          <w:trHeight w:val="371"/>
        </w:trPr>
        <w:tc>
          <w:tcPr>
            <w:tcW w:w="577" w:type="dxa"/>
            <w:vMerge/>
            <w:shd w:val="clear" w:color="auto" w:fill="auto"/>
            <w:textDirection w:val="btLr"/>
          </w:tcPr>
          <w:p w14:paraId="1CA23B7C"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16D0BEB8" w14:textId="77777777" w:rsidR="00A46BD1" w:rsidRPr="00B07745" w:rsidRDefault="00A46BD1" w:rsidP="00B07745">
            <w:pPr>
              <w:spacing w:after="160" w:line="259" w:lineRule="auto"/>
              <w:ind w:left="0"/>
              <w:jc w:val="both"/>
              <w:rPr>
                <w:rFonts w:ascii="Times New Roman" w:hAnsi="Times New Roman" w:cs="Times New Roman"/>
                <w:b/>
                <w:i/>
                <w:color w:val="auto"/>
                <w:szCs w:val="24"/>
              </w:rPr>
            </w:pPr>
            <w:r w:rsidRPr="00B07745">
              <w:rPr>
                <w:rFonts w:ascii="Times New Roman" w:hAnsi="Times New Roman" w:cs="Times New Roman"/>
                <w:b/>
                <w:i/>
                <w:color w:val="auto"/>
                <w:szCs w:val="24"/>
              </w:rPr>
              <w:t>Socialización</w:t>
            </w:r>
          </w:p>
        </w:tc>
        <w:tc>
          <w:tcPr>
            <w:tcW w:w="1565" w:type="dxa"/>
            <w:vMerge/>
            <w:shd w:val="clear" w:color="auto" w:fill="auto"/>
          </w:tcPr>
          <w:p w14:paraId="613154EF"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3C944897"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1FB194AF"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5885DD97" w14:textId="77777777" w:rsidTr="00105A58">
        <w:tblPrEx>
          <w:jc w:val="left"/>
        </w:tblPrEx>
        <w:trPr>
          <w:trHeight w:val="371"/>
        </w:trPr>
        <w:tc>
          <w:tcPr>
            <w:tcW w:w="577" w:type="dxa"/>
            <w:vMerge/>
            <w:shd w:val="clear" w:color="auto" w:fill="auto"/>
            <w:textDirection w:val="btLr"/>
          </w:tcPr>
          <w:p w14:paraId="2CC95B14"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43B7E34F" w14:textId="77777777" w:rsidR="00A46BD1" w:rsidRPr="00B07745" w:rsidRDefault="00A46BD1" w:rsidP="00B07745">
            <w:pPr>
              <w:spacing w:after="160" w:line="259" w:lineRule="auto"/>
              <w:ind w:left="0"/>
              <w:jc w:val="both"/>
              <w:rPr>
                <w:rFonts w:ascii="Times New Roman" w:hAnsi="Times New Roman" w:cs="Times New Roman"/>
                <w:b/>
                <w:i/>
                <w:color w:val="auto"/>
                <w:szCs w:val="24"/>
              </w:rPr>
            </w:pPr>
            <w:r w:rsidRPr="00B07745">
              <w:rPr>
                <w:rFonts w:ascii="Times New Roman" w:hAnsi="Times New Roman" w:cs="Times New Roman"/>
                <w:b/>
                <w:i/>
                <w:color w:val="auto"/>
                <w:szCs w:val="24"/>
              </w:rPr>
              <w:t>Participación</w:t>
            </w:r>
          </w:p>
        </w:tc>
        <w:tc>
          <w:tcPr>
            <w:tcW w:w="1565" w:type="dxa"/>
            <w:vMerge/>
            <w:shd w:val="clear" w:color="auto" w:fill="auto"/>
          </w:tcPr>
          <w:p w14:paraId="00982DC3"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69204012"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1546CF28"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r w:rsidR="00B07745" w:rsidRPr="00B07745" w14:paraId="0242200B" w14:textId="77777777" w:rsidTr="00105A58">
        <w:tblPrEx>
          <w:jc w:val="left"/>
        </w:tblPrEx>
        <w:trPr>
          <w:trHeight w:val="371"/>
        </w:trPr>
        <w:tc>
          <w:tcPr>
            <w:tcW w:w="577" w:type="dxa"/>
            <w:vMerge/>
            <w:shd w:val="clear" w:color="auto" w:fill="auto"/>
            <w:textDirection w:val="btLr"/>
          </w:tcPr>
          <w:p w14:paraId="2292BC34" w14:textId="77777777" w:rsidR="00A46BD1" w:rsidRPr="00B07745" w:rsidRDefault="00A46BD1" w:rsidP="004B186E">
            <w:pPr>
              <w:spacing w:after="160" w:line="259" w:lineRule="auto"/>
              <w:ind w:left="113" w:right="113"/>
              <w:jc w:val="center"/>
              <w:rPr>
                <w:rFonts w:ascii="Times New Roman" w:hAnsi="Times New Roman" w:cs="Times New Roman"/>
                <w:b/>
                <w:i/>
                <w:color w:val="auto"/>
                <w:szCs w:val="24"/>
              </w:rPr>
            </w:pPr>
          </w:p>
        </w:tc>
        <w:tc>
          <w:tcPr>
            <w:tcW w:w="1884" w:type="dxa"/>
            <w:shd w:val="clear" w:color="auto" w:fill="auto"/>
          </w:tcPr>
          <w:p w14:paraId="724AE244" w14:textId="77777777" w:rsidR="00A46BD1" w:rsidRPr="00B07745" w:rsidRDefault="00A46BD1" w:rsidP="00B07745">
            <w:pPr>
              <w:spacing w:after="160" w:line="259" w:lineRule="auto"/>
              <w:ind w:left="0"/>
              <w:jc w:val="both"/>
              <w:rPr>
                <w:rFonts w:ascii="Times New Roman" w:hAnsi="Times New Roman" w:cs="Times New Roman"/>
                <w:b/>
                <w:i/>
                <w:color w:val="auto"/>
                <w:szCs w:val="24"/>
              </w:rPr>
            </w:pPr>
            <w:r w:rsidRPr="00B07745">
              <w:rPr>
                <w:rFonts w:ascii="Times New Roman" w:hAnsi="Times New Roman" w:cs="Times New Roman"/>
                <w:b/>
                <w:i/>
                <w:color w:val="auto"/>
                <w:szCs w:val="24"/>
              </w:rPr>
              <w:t>Autonomía</w:t>
            </w:r>
          </w:p>
        </w:tc>
        <w:tc>
          <w:tcPr>
            <w:tcW w:w="1565" w:type="dxa"/>
            <w:vMerge/>
            <w:shd w:val="clear" w:color="auto" w:fill="auto"/>
          </w:tcPr>
          <w:p w14:paraId="3DD74091"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587" w:type="dxa"/>
            <w:shd w:val="clear" w:color="auto" w:fill="auto"/>
          </w:tcPr>
          <w:p w14:paraId="05D4C9E1" w14:textId="77777777" w:rsidR="00A46BD1" w:rsidRPr="00B07745" w:rsidRDefault="00A46BD1" w:rsidP="004B186E">
            <w:pPr>
              <w:spacing w:after="160" w:line="259" w:lineRule="auto"/>
              <w:jc w:val="both"/>
              <w:rPr>
                <w:rFonts w:ascii="Times New Roman" w:hAnsi="Times New Roman" w:cs="Times New Roman"/>
                <w:b/>
                <w:i/>
                <w:color w:val="auto"/>
                <w:szCs w:val="24"/>
              </w:rPr>
            </w:pPr>
          </w:p>
        </w:tc>
        <w:tc>
          <w:tcPr>
            <w:tcW w:w="2215" w:type="dxa"/>
            <w:vMerge/>
            <w:shd w:val="clear" w:color="auto" w:fill="auto"/>
          </w:tcPr>
          <w:p w14:paraId="4F516FFD" w14:textId="77777777" w:rsidR="00A46BD1" w:rsidRPr="00B07745" w:rsidRDefault="00A46BD1" w:rsidP="004B186E">
            <w:pPr>
              <w:spacing w:after="160" w:line="259" w:lineRule="auto"/>
              <w:jc w:val="both"/>
              <w:rPr>
                <w:rFonts w:ascii="Times New Roman" w:hAnsi="Times New Roman" w:cs="Times New Roman"/>
                <w:b/>
                <w:i/>
                <w:color w:val="auto"/>
                <w:szCs w:val="24"/>
              </w:rPr>
            </w:pPr>
          </w:p>
        </w:tc>
      </w:tr>
    </w:tbl>
    <w:p w14:paraId="3DD40563" w14:textId="77777777" w:rsidR="00A46BD1" w:rsidRPr="004747B4" w:rsidRDefault="00A46BD1" w:rsidP="00A46BD1">
      <w:pPr>
        <w:spacing w:after="160" w:line="259" w:lineRule="auto"/>
        <w:jc w:val="both"/>
        <w:rPr>
          <w:rFonts w:cs="Calibri"/>
          <w:b/>
          <w:sz w:val="16"/>
        </w:rPr>
      </w:pPr>
    </w:p>
    <w:p w14:paraId="09DF7412" w14:textId="77777777" w:rsidR="00A46BD1" w:rsidRPr="00105A58" w:rsidRDefault="00A46BD1" w:rsidP="00105A58">
      <w:pPr>
        <w:spacing w:after="160" w:line="259" w:lineRule="auto"/>
        <w:ind w:left="0" w:firstLine="0"/>
        <w:jc w:val="both"/>
        <w:rPr>
          <w:rFonts w:cs="Calibri"/>
          <w:b/>
          <w:i/>
          <w:szCs w:val="24"/>
        </w:rPr>
      </w:pPr>
      <w:r w:rsidRPr="00105A58">
        <w:rPr>
          <w:rFonts w:cs="Calibri"/>
          <w:b/>
          <w:i/>
          <w:szCs w:val="24"/>
        </w:rPr>
        <w:t>Nota: Para educación inicial y Preescolar, los propósitos se orientarán de acuerdo con las bases curriculares para la educación inicial y los DBA de transición.</w:t>
      </w:r>
    </w:p>
    <w:p w14:paraId="05292727" w14:textId="315977C0" w:rsidR="00A46BD1" w:rsidRDefault="00A46BD1" w:rsidP="00105A58">
      <w:pPr>
        <w:spacing w:after="160" w:line="259" w:lineRule="auto"/>
        <w:ind w:left="-142" w:right="1075"/>
        <w:rPr>
          <w:rFonts w:ascii="Arial Narrow" w:hAnsi="Arial Narrow" w:cs="Calibri"/>
          <w:i/>
          <w:u w:val="single"/>
        </w:rPr>
      </w:pPr>
      <w:r w:rsidRPr="00105A58">
        <w:rPr>
          <w:rFonts w:ascii="Arial Narrow" w:hAnsi="Arial Narrow" w:cs="Calibri"/>
          <w:i/>
          <w:u w:val="single"/>
        </w:rPr>
        <w:t>7). RECOMENDACIONES PARA EL PLAN DE MEJORAMIENTO INSTITUCIONAL PARA LA ELIMINACIÓN DE BARRERAS Y LA CREACIÓN DE PROCESOS PARA LA PARTICIPACIÓN, EL APRENDIZAJE Y EL</w:t>
      </w:r>
      <w:ins w:id="1" w:author="Clemencia Angel Morales" w:date="2017-12-12T15:17:00Z">
        <w:r w:rsidRPr="00105A58">
          <w:rPr>
            <w:rFonts w:ascii="Arial Narrow" w:hAnsi="Arial Narrow" w:cs="Calibri"/>
            <w:i/>
            <w:u w:val="single"/>
          </w:rPr>
          <w:t xml:space="preserve"> </w:t>
        </w:r>
      </w:ins>
      <w:r w:rsidRPr="00105A58">
        <w:rPr>
          <w:rFonts w:ascii="Arial Narrow" w:hAnsi="Arial Narrow" w:cs="Calibri"/>
          <w:i/>
          <w:u w:val="single"/>
        </w:rPr>
        <w:t>PROGRESO DE LOS ESTUDIANTES:</w:t>
      </w:r>
    </w:p>
    <w:p w14:paraId="5053D45F" w14:textId="77777777" w:rsidR="00105A58" w:rsidRPr="00105A58" w:rsidRDefault="00105A58" w:rsidP="00105A58">
      <w:pPr>
        <w:spacing w:after="160" w:line="259" w:lineRule="auto"/>
        <w:ind w:left="-142" w:right="1075"/>
        <w:rPr>
          <w:rFonts w:cs="Calibri"/>
          <w: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9"/>
        <w:gridCol w:w="2393"/>
        <w:gridCol w:w="3342"/>
      </w:tblGrid>
      <w:tr w:rsidR="00A46BD1" w:rsidRPr="00105A58" w14:paraId="54EBB4D2" w14:textId="77777777" w:rsidTr="00A46BD1">
        <w:trPr>
          <w:trHeight w:val="254"/>
        </w:trPr>
        <w:tc>
          <w:tcPr>
            <w:tcW w:w="1220" w:type="pct"/>
            <w:shd w:val="clear" w:color="auto" w:fill="auto"/>
          </w:tcPr>
          <w:p w14:paraId="16CFB6A6" w14:textId="77777777" w:rsidR="00A46BD1" w:rsidRPr="00105A58" w:rsidRDefault="00A46BD1" w:rsidP="004B186E">
            <w:pPr>
              <w:tabs>
                <w:tab w:val="left" w:pos="2325"/>
              </w:tabs>
              <w:jc w:val="center"/>
              <w:rPr>
                <w:rFonts w:cs="Arial"/>
                <w:b/>
                <w:i/>
              </w:rPr>
            </w:pPr>
            <w:r w:rsidRPr="00105A58">
              <w:rPr>
                <w:rFonts w:cs="Arial"/>
                <w:b/>
                <w:i/>
              </w:rPr>
              <w:t>ACTORES</w:t>
            </w:r>
          </w:p>
        </w:tc>
        <w:tc>
          <w:tcPr>
            <w:tcW w:w="1628" w:type="pct"/>
            <w:shd w:val="clear" w:color="auto" w:fill="auto"/>
          </w:tcPr>
          <w:p w14:paraId="399EA99D" w14:textId="77777777" w:rsidR="00A46BD1" w:rsidRPr="00105A58" w:rsidRDefault="00A46BD1" w:rsidP="004B186E">
            <w:pPr>
              <w:jc w:val="center"/>
              <w:rPr>
                <w:rFonts w:cs="Arial"/>
                <w:b/>
                <w:i/>
              </w:rPr>
            </w:pPr>
            <w:r w:rsidRPr="00105A58">
              <w:rPr>
                <w:rFonts w:cs="Arial"/>
                <w:b/>
                <w:i/>
              </w:rPr>
              <w:t>ACCIONES</w:t>
            </w:r>
          </w:p>
        </w:tc>
        <w:tc>
          <w:tcPr>
            <w:tcW w:w="2153" w:type="pct"/>
            <w:shd w:val="clear" w:color="auto" w:fill="auto"/>
          </w:tcPr>
          <w:p w14:paraId="16DDC56D" w14:textId="77777777" w:rsidR="00A46BD1" w:rsidRPr="00105A58" w:rsidRDefault="00A46BD1" w:rsidP="004B186E">
            <w:pPr>
              <w:jc w:val="center"/>
              <w:rPr>
                <w:rFonts w:cs="Arial"/>
                <w:b/>
                <w:i/>
              </w:rPr>
            </w:pPr>
            <w:r w:rsidRPr="00105A58">
              <w:rPr>
                <w:rFonts w:cs="Arial"/>
                <w:b/>
                <w:i/>
              </w:rPr>
              <w:t>ESTRATEGIAS A IMPLEMENTAR</w:t>
            </w:r>
          </w:p>
        </w:tc>
      </w:tr>
      <w:tr w:rsidR="00A46BD1" w:rsidRPr="00105A58" w14:paraId="68627DFB" w14:textId="77777777" w:rsidTr="00A46BD1">
        <w:trPr>
          <w:trHeight w:val="477"/>
        </w:trPr>
        <w:tc>
          <w:tcPr>
            <w:tcW w:w="1220" w:type="pct"/>
            <w:shd w:val="clear" w:color="auto" w:fill="auto"/>
          </w:tcPr>
          <w:p w14:paraId="7184CE67" w14:textId="77777777" w:rsidR="00A46BD1" w:rsidRPr="00105A58" w:rsidRDefault="00A46BD1" w:rsidP="004B186E">
            <w:pPr>
              <w:jc w:val="center"/>
              <w:rPr>
                <w:rFonts w:cs="Arial"/>
                <w:b/>
                <w:i/>
              </w:rPr>
            </w:pPr>
            <w:r w:rsidRPr="00105A58">
              <w:rPr>
                <w:rFonts w:cs="Arial"/>
                <w:b/>
                <w:i/>
              </w:rPr>
              <w:t xml:space="preserve">FAMILIA, CUIDADORES O CON QUIENES </w:t>
            </w:r>
            <w:r w:rsidRPr="00105A58">
              <w:rPr>
                <w:rFonts w:cs="Arial"/>
                <w:b/>
                <w:i/>
              </w:rPr>
              <w:lastRenderedPageBreak/>
              <w:t>VIVE</w:t>
            </w:r>
          </w:p>
        </w:tc>
        <w:tc>
          <w:tcPr>
            <w:tcW w:w="1628" w:type="pct"/>
            <w:shd w:val="clear" w:color="auto" w:fill="auto"/>
          </w:tcPr>
          <w:p w14:paraId="0EEF37C3" w14:textId="77777777" w:rsidR="00A46BD1" w:rsidRPr="00105A58" w:rsidRDefault="00A46BD1" w:rsidP="004B186E">
            <w:pPr>
              <w:jc w:val="center"/>
              <w:rPr>
                <w:rFonts w:cs="Arial"/>
                <w:b/>
                <w:i/>
              </w:rPr>
            </w:pPr>
          </w:p>
          <w:p w14:paraId="0A3AEE83" w14:textId="77777777" w:rsidR="00A46BD1" w:rsidRPr="00105A58" w:rsidRDefault="00A46BD1" w:rsidP="004B186E">
            <w:pPr>
              <w:jc w:val="center"/>
              <w:rPr>
                <w:rFonts w:cs="Arial"/>
                <w:b/>
                <w:i/>
              </w:rPr>
            </w:pPr>
          </w:p>
          <w:p w14:paraId="11DCD3AF" w14:textId="77777777" w:rsidR="00A46BD1" w:rsidRPr="00105A58" w:rsidRDefault="00A46BD1" w:rsidP="004B186E">
            <w:pPr>
              <w:jc w:val="center"/>
              <w:rPr>
                <w:rFonts w:cs="Arial"/>
                <w:b/>
                <w:i/>
              </w:rPr>
            </w:pPr>
          </w:p>
          <w:p w14:paraId="5FB1ADF9" w14:textId="77777777" w:rsidR="00A46BD1" w:rsidRPr="00105A58" w:rsidRDefault="00A46BD1" w:rsidP="004B186E">
            <w:pPr>
              <w:jc w:val="center"/>
              <w:rPr>
                <w:rFonts w:cs="Arial"/>
                <w:b/>
                <w:i/>
              </w:rPr>
            </w:pPr>
          </w:p>
          <w:p w14:paraId="3E6C1BA6" w14:textId="77777777" w:rsidR="00A46BD1" w:rsidRPr="00105A58" w:rsidRDefault="00A46BD1" w:rsidP="004B186E">
            <w:pPr>
              <w:rPr>
                <w:rFonts w:cs="Arial"/>
                <w:b/>
                <w:i/>
              </w:rPr>
            </w:pPr>
          </w:p>
          <w:p w14:paraId="546D8240" w14:textId="77777777" w:rsidR="00A46BD1" w:rsidRPr="00105A58" w:rsidRDefault="00A46BD1" w:rsidP="004B186E">
            <w:pPr>
              <w:jc w:val="center"/>
              <w:rPr>
                <w:rFonts w:cs="Arial"/>
                <w:b/>
                <w:i/>
              </w:rPr>
            </w:pPr>
          </w:p>
        </w:tc>
        <w:tc>
          <w:tcPr>
            <w:tcW w:w="2153" w:type="pct"/>
            <w:shd w:val="clear" w:color="auto" w:fill="auto"/>
          </w:tcPr>
          <w:p w14:paraId="082AAE04" w14:textId="77777777" w:rsidR="00A46BD1" w:rsidRPr="00105A58" w:rsidRDefault="00A46BD1" w:rsidP="004B186E">
            <w:pPr>
              <w:jc w:val="center"/>
              <w:rPr>
                <w:rFonts w:cs="Arial"/>
                <w:b/>
                <w:i/>
              </w:rPr>
            </w:pPr>
          </w:p>
        </w:tc>
      </w:tr>
      <w:tr w:rsidR="00A46BD1" w:rsidRPr="00105A58" w14:paraId="4E845C2F" w14:textId="77777777" w:rsidTr="00A46BD1">
        <w:trPr>
          <w:trHeight w:val="503"/>
        </w:trPr>
        <w:tc>
          <w:tcPr>
            <w:tcW w:w="1220" w:type="pct"/>
            <w:shd w:val="clear" w:color="auto" w:fill="auto"/>
          </w:tcPr>
          <w:p w14:paraId="2587FEAC" w14:textId="77777777" w:rsidR="00A46BD1" w:rsidRPr="00105A58" w:rsidRDefault="00A46BD1" w:rsidP="004B186E">
            <w:pPr>
              <w:jc w:val="center"/>
              <w:rPr>
                <w:rFonts w:cs="Arial"/>
                <w:b/>
                <w:i/>
              </w:rPr>
            </w:pPr>
            <w:r w:rsidRPr="00105A58">
              <w:rPr>
                <w:rFonts w:cs="Arial"/>
                <w:b/>
                <w:i/>
              </w:rPr>
              <w:lastRenderedPageBreak/>
              <w:t>DOCENTES</w:t>
            </w:r>
          </w:p>
        </w:tc>
        <w:tc>
          <w:tcPr>
            <w:tcW w:w="1628" w:type="pct"/>
            <w:shd w:val="clear" w:color="auto" w:fill="auto"/>
          </w:tcPr>
          <w:p w14:paraId="6D41C2F4" w14:textId="77777777" w:rsidR="00A46BD1" w:rsidRPr="00105A58" w:rsidRDefault="00A46BD1" w:rsidP="004B186E">
            <w:pPr>
              <w:jc w:val="both"/>
              <w:rPr>
                <w:rFonts w:cs="Arial"/>
                <w:b/>
                <w:i/>
              </w:rPr>
            </w:pPr>
          </w:p>
          <w:p w14:paraId="0EE10CDF" w14:textId="77777777" w:rsidR="00A46BD1" w:rsidRPr="00105A58" w:rsidRDefault="00A46BD1" w:rsidP="004B186E">
            <w:pPr>
              <w:jc w:val="both"/>
              <w:rPr>
                <w:rFonts w:cs="Arial"/>
                <w:b/>
                <w:i/>
              </w:rPr>
            </w:pPr>
          </w:p>
          <w:p w14:paraId="6AB76ECC" w14:textId="77777777" w:rsidR="00A46BD1" w:rsidRPr="00105A58" w:rsidRDefault="00A46BD1" w:rsidP="004B186E">
            <w:pPr>
              <w:jc w:val="both"/>
              <w:rPr>
                <w:rFonts w:cs="Arial"/>
                <w:b/>
                <w:i/>
              </w:rPr>
            </w:pPr>
          </w:p>
          <w:p w14:paraId="1A227342" w14:textId="77777777" w:rsidR="00A46BD1" w:rsidRPr="00105A58" w:rsidRDefault="00A46BD1" w:rsidP="004B186E">
            <w:pPr>
              <w:jc w:val="both"/>
              <w:rPr>
                <w:rFonts w:cs="Arial"/>
                <w:b/>
                <w:i/>
              </w:rPr>
            </w:pPr>
          </w:p>
          <w:p w14:paraId="36AC7B13" w14:textId="77777777" w:rsidR="00A46BD1" w:rsidRPr="00105A58" w:rsidRDefault="00A46BD1" w:rsidP="004B186E">
            <w:pPr>
              <w:jc w:val="both"/>
              <w:rPr>
                <w:rFonts w:cs="Arial"/>
                <w:b/>
                <w:i/>
              </w:rPr>
            </w:pPr>
          </w:p>
        </w:tc>
        <w:tc>
          <w:tcPr>
            <w:tcW w:w="2153" w:type="pct"/>
            <w:shd w:val="clear" w:color="auto" w:fill="auto"/>
          </w:tcPr>
          <w:p w14:paraId="11FA686A" w14:textId="77777777" w:rsidR="00A46BD1" w:rsidRPr="00105A58" w:rsidRDefault="00A46BD1" w:rsidP="004B186E">
            <w:pPr>
              <w:jc w:val="both"/>
              <w:rPr>
                <w:rFonts w:cs="Arial"/>
                <w:b/>
                <w:i/>
              </w:rPr>
            </w:pPr>
          </w:p>
        </w:tc>
      </w:tr>
      <w:tr w:rsidR="00A46BD1" w:rsidRPr="00105A58" w14:paraId="7D16F225" w14:textId="77777777" w:rsidTr="00A46BD1">
        <w:trPr>
          <w:trHeight w:val="1221"/>
        </w:trPr>
        <w:tc>
          <w:tcPr>
            <w:tcW w:w="1220" w:type="pct"/>
            <w:shd w:val="clear" w:color="auto" w:fill="auto"/>
          </w:tcPr>
          <w:p w14:paraId="46D16153" w14:textId="77777777" w:rsidR="00A46BD1" w:rsidRPr="00105A58" w:rsidRDefault="00A46BD1" w:rsidP="004B186E">
            <w:pPr>
              <w:jc w:val="center"/>
              <w:rPr>
                <w:rFonts w:cs="Arial"/>
                <w:b/>
                <w:i/>
              </w:rPr>
            </w:pPr>
            <w:r w:rsidRPr="00105A58">
              <w:rPr>
                <w:rFonts w:cs="Arial"/>
                <w:b/>
                <w:i/>
              </w:rPr>
              <w:t>DIRECTIVOS</w:t>
            </w:r>
          </w:p>
        </w:tc>
        <w:tc>
          <w:tcPr>
            <w:tcW w:w="1628" w:type="pct"/>
            <w:shd w:val="clear" w:color="auto" w:fill="auto"/>
          </w:tcPr>
          <w:p w14:paraId="698F765B" w14:textId="77777777" w:rsidR="00A46BD1" w:rsidRPr="00105A58" w:rsidRDefault="00A46BD1" w:rsidP="004B186E">
            <w:pPr>
              <w:jc w:val="both"/>
              <w:rPr>
                <w:rFonts w:cs="Arial"/>
                <w:b/>
                <w:i/>
              </w:rPr>
            </w:pPr>
          </w:p>
          <w:p w14:paraId="3FBC6CA8" w14:textId="77777777" w:rsidR="00A46BD1" w:rsidRPr="00105A58" w:rsidRDefault="00A46BD1" w:rsidP="004B186E">
            <w:pPr>
              <w:jc w:val="both"/>
              <w:rPr>
                <w:rFonts w:cs="Arial"/>
                <w:b/>
                <w:i/>
              </w:rPr>
            </w:pPr>
          </w:p>
          <w:p w14:paraId="3AA13C94" w14:textId="77777777" w:rsidR="00A46BD1" w:rsidRPr="00105A58" w:rsidRDefault="00A46BD1" w:rsidP="004B186E">
            <w:pPr>
              <w:jc w:val="both"/>
              <w:rPr>
                <w:rFonts w:cs="Arial"/>
                <w:b/>
                <w:i/>
              </w:rPr>
            </w:pPr>
          </w:p>
        </w:tc>
        <w:tc>
          <w:tcPr>
            <w:tcW w:w="2153" w:type="pct"/>
            <w:shd w:val="clear" w:color="auto" w:fill="auto"/>
          </w:tcPr>
          <w:p w14:paraId="569DC18C" w14:textId="77777777" w:rsidR="00A46BD1" w:rsidRPr="00105A58" w:rsidRDefault="00A46BD1" w:rsidP="004B186E">
            <w:pPr>
              <w:jc w:val="both"/>
              <w:rPr>
                <w:rFonts w:cs="Arial"/>
                <w:b/>
                <w:i/>
              </w:rPr>
            </w:pPr>
          </w:p>
        </w:tc>
      </w:tr>
      <w:tr w:rsidR="00A46BD1" w:rsidRPr="00105A58" w14:paraId="7EEA02DD" w14:textId="77777777" w:rsidTr="00A46BD1">
        <w:trPr>
          <w:trHeight w:val="503"/>
        </w:trPr>
        <w:tc>
          <w:tcPr>
            <w:tcW w:w="1220" w:type="pct"/>
            <w:shd w:val="clear" w:color="auto" w:fill="auto"/>
          </w:tcPr>
          <w:p w14:paraId="745470EC" w14:textId="77777777" w:rsidR="00A46BD1" w:rsidRPr="00105A58" w:rsidRDefault="00A46BD1" w:rsidP="004B186E">
            <w:pPr>
              <w:jc w:val="center"/>
              <w:rPr>
                <w:rFonts w:cs="Arial"/>
                <w:b/>
                <w:i/>
              </w:rPr>
            </w:pPr>
            <w:r w:rsidRPr="00105A58">
              <w:rPr>
                <w:rFonts w:cs="Arial"/>
                <w:b/>
                <w:i/>
              </w:rPr>
              <w:t>ADMINISTRATIVOS</w:t>
            </w:r>
          </w:p>
        </w:tc>
        <w:tc>
          <w:tcPr>
            <w:tcW w:w="1628" w:type="pct"/>
            <w:shd w:val="clear" w:color="auto" w:fill="auto"/>
          </w:tcPr>
          <w:p w14:paraId="667CF4C2" w14:textId="77777777" w:rsidR="00A46BD1" w:rsidRPr="00105A58" w:rsidRDefault="00A46BD1" w:rsidP="004B186E">
            <w:pPr>
              <w:jc w:val="both"/>
              <w:rPr>
                <w:rFonts w:cs="Arial"/>
                <w:b/>
                <w:i/>
              </w:rPr>
            </w:pPr>
          </w:p>
          <w:p w14:paraId="62C6AD63" w14:textId="77777777" w:rsidR="00A46BD1" w:rsidRPr="00105A58" w:rsidRDefault="00A46BD1" w:rsidP="004B186E">
            <w:pPr>
              <w:jc w:val="both"/>
              <w:rPr>
                <w:rFonts w:cs="Arial"/>
                <w:b/>
                <w:i/>
              </w:rPr>
            </w:pPr>
          </w:p>
          <w:p w14:paraId="7AF692EA" w14:textId="77777777" w:rsidR="00A46BD1" w:rsidRPr="00105A58" w:rsidRDefault="00A46BD1" w:rsidP="004B186E">
            <w:pPr>
              <w:jc w:val="both"/>
              <w:rPr>
                <w:rFonts w:cs="Arial"/>
                <w:b/>
                <w:i/>
              </w:rPr>
            </w:pPr>
          </w:p>
          <w:p w14:paraId="606F270C" w14:textId="77777777" w:rsidR="00A46BD1" w:rsidRPr="00105A58" w:rsidRDefault="00A46BD1" w:rsidP="004B186E">
            <w:pPr>
              <w:jc w:val="both"/>
              <w:rPr>
                <w:rFonts w:cs="Arial"/>
                <w:b/>
                <w:i/>
              </w:rPr>
            </w:pPr>
          </w:p>
        </w:tc>
        <w:tc>
          <w:tcPr>
            <w:tcW w:w="2153" w:type="pct"/>
            <w:shd w:val="clear" w:color="auto" w:fill="auto"/>
          </w:tcPr>
          <w:p w14:paraId="2339E3EF" w14:textId="77777777" w:rsidR="00A46BD1" w:rsidRPr="00105A58" w:rsidRDefault="00A46BD1" w:rsidP="004B186E">
            <w:pPr>
              <w:jc w:val="both"/>
              <w:rPr>
                <w:rFonts w:cs="Arial"/>
                <w:b/>
                <w:i/>
              </w:rPr>
            </w:pPr>
          </w:p>
        </w:tc>
      </w:tr>
      <w:tr w:rsidR="00A46BD1" w:rsidRPr="00105A58" w14:paraId="3C21747E" w14:textId="77777777" w:rsidTr="00A46BD1">
        <w:trPr>
          <w:trHeight w:val="503"/>
        </w:trPr>
        <w:tc>
          <w:tcPr>
            <w:tcW w:w="1220" w:type="pct"/>
            <w:shd w:val="clear" w:color="auto" w:fill="auto"/>
          </w:tcPr>
          <w:p w14:paraId="727CDD94" w14:textId="77777777" w:rsidR="00A46BD1" w:rsidRPr="00105A58" w:rsidRDefault="00A46BD1" w:rsidP="004B186E">
            <w:pPr>
              <w:jc w:val="center"/>
              <w:rPr>
                <w:rFonts w:cs="Arial"/>
                <w:b/>
                <w:i/>
              </w:rPr>
            </w:pPr>
            <w:r w:rsidRPr="00105A58">
              <w:rPr>
                <w:rFonts w:cs="Arial"/>
                <w:b/>
                <w:i/>
              </w:rPr>
              <w:t>PARES (Sus compañeros)</w:t>
            </w:r>
          </w:p>
          <w:p w14:paraId="3B4D7C5D" w14:textId="77777777" w:rsidR="00A46BD1" w:rsidRPr="00105A58" w:rsidRDefault="00A46BD1" w:rsidP="004B186E">
            <w:pPr>
              <w:jc w:val="center"/>
              <w:rPr>
                <w:rFonts w:cs="Arial"/>
                <w:b/>
                <w:i/>
              </w:rPr>
            </w:pPr>
          </w:p>
        </w:tc>
        <w:tc>
          <w:tcPr>
            <w:tcW w:w="1628" w:type="pct"/>
            <w:shd w:val="clear" w:color="auto" w:fill="auto"/>
          </w:tcPr>
          <w:p w14:paraId="26A8D088" w14:textId="77777777" w:rsidR="00A46BD1" w:rsidRPr="00105A58" w:rsidRDefault="00A46BD1" w:rsidP="004B186E">
            <w:pPr>
              <w:jc w:val="both"/>
              <w:rPr>
                <w:rFonts w:cs="Arial"/>
                <w:b/>
                <w:i/>
              </w:rPr>
            </w:pPr>
          </w:p>
          <w:p w14:paraId="3554B598" w14:textId="77777777" w:rsidR="00A46BD1" w:rsidRPr="00105A58" w:rsidRDefault="00A46BD1" w:rsidP="004B186E">
            <w:pPr>
              <w:jc w:val="both"/>
              <w:rPr>
                <w:rFonts w:cs="Arial"/>
                <w:b/>
                <w:i/>
              </w:rPr>
            </w:pPr>
          </w:p>
          <w:p w14:paraId="0DC746F0" w14:textId="77777777" w:rsidR="00A46BD1" w:rsidRPr="00105A58" w:rsidRDefault="00A46BD1" w:rsidP="004B186E">
            <w:pPr>
              <w:jc w:val="both"/>
              <w:rPr>
                <w:rFonts w:cs="Arial"/>
                <w:b/>
                <w:i/>
              </w:rPr>
            </w:pPr>
          </w:p>
          <w:p w14:paraId="30F919F0" w14:textId="77777777" w:rsidR="00A46BD1" w:rsidRPr="00105A58" w:rsidRDefault="00A46BD1" w:rsidP="004B186E">
            <w:pPr>
              <w:jc w:val="both"/>
              <w:rPr>
                <w:rFonts w:cs="Arial"/>
                <w:b/>
                <w:i/>
              </w:rPr>
            </w:pPr>
          </w:p>
        </w:tc>
        <w:tc>
          <w:tcPr>
            <w:tcW w:w="2153" w:type="pct"/>
            <w:shd w:val="clear" w:color="auto" w:fill="auto"/>
          </w:tcPr>
          <w:p w14:paraId="5F64E13B" w14:textId="77777777" w:rsidR="00A46BD1" w:rsidRPr="00105A58" w:rsidRDefault="00A46BD1" w:rsidP="004B186E">
            <w:pPr>
              <w:jc w:val="both"/>
              <w:rPr>
                <w:rFonts w:cs="Arial"/>
                <w:b/>
                <w:i/>
              </w:rPr>
            </w:pPr>
          </w:p>
        </w:tc>
      </w:tr>
    </w:tbl>
    <w:p w14:paraId="6A7EDA5D" w14:textId="77777777" w:rsidR="00A46BD1" w:rsidRPr="00186206" w:rsidRDefault="00A46BD1" w:rsidP="00A46BD1">
      <w:pPr>
        <w:jc w:val="both"/>
        <w:rPr>
          <w:rFonts w:ascii="Arial Narrow" w:hAnsi="Arial Narrow" w:cs="Arial"/>
          <w:b/>
          <w:noProof/>
        </w:rPr>
      </w:pPr>
    </w:p>
    <w:p w14:paraId="1F8C24C3" w14:textId="77777777" w:rsidR="00A46BD1" w:rsidRPr="004747B4" w:rsidRDefault="00A46BD1" w:rsidP="00A46BD1">
      <w:pPr>
        <w:spacing w:after="160" w:line="259" w:lineRule="auto"/>
        <w:jc w:val="both"/>
        <w:rPr>
          <w:rFonts w:cs="Calibri"/>
        </w:rPr>
      </w:pPr>
      <w:r w:rsidRPr="009479BA">
        <w:rPr>
          <w:rFonts w:ascii="Arial Narrow" w:hAnsi="Arial Narrow" w:cs="Calibri"/>
          <w:b/>
          <w:u w:val="single"/>
        </w:rPr>
        <w:t>Firma y cargo de quienes realizan el proceso de valoración</w:t>
      </w:r>
      <w:r w:rsidRPr="004747B4">
        <w:rPr>
          <w:rFonts w:cs="Calibri"/>
          <w:b/>
        </w:rPr>
        <w:t xml:space="preserve">: </w:t>
      </w:r>
      <w:r w:rsidRPr="004747B4">
        <w:rPr>
          <w:rFonts w:cs="Calibri"/>
        </w:rPr>
        <w:t>Docentes, coordinadores, docente de apoyo u otro profesional etc.</w:t>
      </w:r>
    </w:p>
    <w:p w14:paraId="5E6B13CC" w14:textId="77777777" w:rsidR="00A46BD1" w:rsidRPr="004747B4" w:rsidRDefault="00A46BD1" w:rsidP="00A46BD1">
      <w:pPr>
        <w:ind w:right="792"/>
        <w:rPr>
          <w:rFonts w:ascii="Arial Narrow" w:hAnsi="Arial Narrow" w:cs="Arial"/>
          <w:color w:val="BFBFBF"/>
          <w:sz w:val="22"/>
        </w:rPr>
      </w:pPr>
      <w:r w:rsidRPr="004747B4">
        <w:rPr>
          <w:rFonts w:ascii="Arial Narrow" w:hAnsi="Arial Narrow" w:cs="Arial"/>
          <w:color w:val="BFBFBF"/>
          <w:sz w:val="22"/>
        </w:rPr>
        <w:t xml:space="preserve">Si existen varios docentes a cargo en un mismo curso, es importante que cada uno aporte una valoración del desempeño del estudiante en su respectiva área y los ajustes planteados </w:t>
      </w:r>
    </w:p>
    <w:tbl>
      <w:tblPr>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38"/>
        <w:gridCol w:w="3223"/>
        <w:gridCol w:w="3147"/>
      </w:tblGrid>
      <w:tr w:rsidR="00A46BD1" w:rsidRPr="00F00A85" w14:paraId="7B3BD30E" w14:textId="77777777" w:rsidTr="004B186E">
        <w:trPr>
          <w:trHeight w:val="779"/>
          <w:jc w:val="center"/>
        </w:trPr>
        <w:tc>
          <w:tcPr>
            <w:tcW w:w="3738" w:type="dxa"/>
            <w:shd w:val="clear" w:color="auto" w:fill="auto"/>
          </w:tcPr>
          <w:p w14:paraId="4CE35379" w14:textId="77777777" w:rsidR="00A46BD1" w:rsidRPr="003B77FC" w:rsidRDefault="00A46BD1" w:rsidP="004B186E">
            <w:pPr>
              <w:rPr>
                <w:rFonts w:ascii="Arial Narrow" w:hAnsi="Arial Narrow" w:cs="Arial"/>
                <w:b/>
                <w:sz w:val="22"/>
              </w:rPr>
            </w:pPr>
          </w:p>
          <w:p w14:paraId="4806250B" w14:textId="77777777" w:rsidR="00A46BD1" w:rsidRPr="003B77FC" w:rsidRDefault="00A46BD1" w:rsidP="004B186E">
            <w:pPr>
              <w:rPr>
                <w:rFonts w:ascii="Arial Narrow" w:hAnsi="Arial Narrow" w:cs="Arial"/>
                <w:b/>
                <w:sz w:val="22"/>
              </w:rPr>
            </w:pPr>
            <w:r w:rsidRPr="003B77FC">
              <w:rPr>
                <w:rFonts w:ascii="Arial Narrow" w:hAnsi="Arial Narrow" w:cs="Arial"/>
                <w:b/>
                <w:sz w:val="22"/>
              </w:rPr>
              <w:t>Nombre y firma</w:t>
            </w:r>
          </w:p>
        </w:tc>
        <w:tc>
          <w:tcPr>
            <w:tcW w:w="3223" w:type="dxa"/>
            <w:shd w:val="clear" w:color="auto" w:fill="auto"/>
          </w:tcPr>
          <w:p w14:paraId="2EC7F9E7" w14:textId="77777777" w:rsidR="00A46BD1" w:rsidRPr="003B77FC" w:rsidRDefault="00A46BD1" w:rsidP="004B186E">
            <w:pPr>
              <w:rPr>
                <w:rFonts w:ascii="Arial Narrow" w:hAnsi="Arial Narrow" w:cs="Arial"/>
                <w:b/>
                <w:sz w:val="22"/>
              </w:rPr>
            </w:pPr>
          </w:p>
          <w:p w14:paraId="48CAE3C4" w14:textId="77777777" w:rsidR="00A46BD1" w:rsidRPr="003B77FC" w:rsidRDefault="00A46BD1" w:rsidP="004B186E">
            <w:pPr>
              <w:rPr>
                <w:rFonts w:ascii="Arial Narrow" w:hAnsi="Arial Narrow" w:cs="Arial"/>
                <w:b/>
                <w:sz w:val="22"/>
              </w:rPr>
            </w:pPr>
            <w:r w:rsidRPr="003B77FC">
              <w:rPr>
                <w:rFonts w:ascii="Arial Narrow" w:hAnsi="Arial Narrow" w:cs="Arial"/>
                <w:b/>
                <w:sz w:val="22"/>
              </w:rPr>
              <w:t>Nombre y firma</w:t>
            </w:r>
          </w:p>
        </w:tc>
        <w:tc>
          <w:tcPr>
            <w:tcW w:w="3147" w:type="dxa"/>
            <w:shd w:val="clear" w:color="auto" w:fill="auto"/>
          </w:tcPr>
          <w:p w14:paraId="2A90AFAB" w14:textId="77777777" w:rsidR="00A46BD1" w:rsidRPr="003B77FC" w:rsidRDefault="00A46BD1" w:rsidP="004B186E">
            <w:pPr>
              <w:rPr>
                <w:rFonts w:ascii="Arial Narrow" w:hAnsi="Arial Narrow" w:cs="Arial"/>
                <w:b/>
                <w:sz w:val="22"/>
              </w:rPr>
            </w:pPr>
          </w:p>
          <w:p w14:paraId="0BB00851" w14:textId="77777777" w:rsidR="00A46BD1" w:rsidRPr="003B77FC" w:rsidRDefault="00A46BD1" w:rsidP="004B186E">
            <w:pPr>
              <w:rPr>
                <w:rFonts w:ascii="Arial Narrow" w:hAnsi="Arial Narrow" w:cs="Arial"/>
                <w:b/>
                <w:sz w:val="22"/>
              </w:rPr>
            </w:pPr>
            <w:r w:rsidRPr="003B77FC">
              <w:rPr>
                <w:rFonts w:ascii="Arial Narrow" w:hAnsi="Arial Narrow" w:cs="Arial"/>
                <w:b/>
                <w:sz w:val="22"/>
              </w:rPr>
              <w:t>Nombre y firma</w:t>
            </w:r>
          </w:p>
        </w:tc>
      </w:tr>
      <w:tr w:rsidR="00A46BD1" w:rsidRPr="00F00A85" w14:paraId="2392D271" w14:textId="77777777" w:rsidTr="004B186E">
        <w:trPr>
          <w:trHeight w:val="426"/>
          <w:jc w:val="center"/>
        </w:trPr>
        <w:tc>
          <w:tcPr>
            <w:tcW w:w="3738" w:type="dxa"/>
            <w:shd w:val="clear" w:color="auto" w:fill="auto"/>
          </w:tcPr>
          <w:p w14:paraId="411CB2CD" w14:textId="77777777" w:rsidR="00A46BD1" w:rsidRPr="003B77FC" w:rsidRDefault="00A46BD1" w:rsidP="004B186E">
            <w:pPr>
              <w:rPr>
                <w:rFonts w:ascii="Arial Narrow" w:hAnsi="Arial Narrow" w:cs="Arial"/>
                <w:b/>
                <w:sz w:val="22"/>
              </w:rPr>
            </w:pPr>
            <w:r w:rsidRPr="003B77FC">
              <w:rPr>
                <w:rFonts w:ascii="Arial Narrow" w:hAnsi="Arial Narrow" w:cs="Arial"/>
                <w:b/>
                <w:sz w:val="22"/>
              </w:rPr>
              <w:t>Área</w:t>
            </w:r>
          </w:p>
        </w:tc>
        <w:tc>
          <w:tcPr>
            <w:tcW w:w="3223" w:type="dxa"/>
            <w:shd w:val="clear" w:color="auto" w:fill="auto"/>
          </w:tcPr>
          <w:p w14:paraId="05043FEA" w14:textId="77777777" w:rsidR="00A46BD1" w:rsidRPr="003B77FC" w:rsidRDefault="00A46BD1" w:rsidP="004B186E">
            <w:pPr>
              <w:rPr>
                <w:rFonts w:ascii="Arial Narrow" w:hAnsi="Arial Narrow" w:cs="Arial"/>
                <w:b/>
                <w:sz w:val="22"/>
              </w:rPr>
            </w:pPr>
            <w:r w:rsidRPr="003B77FC">
              <w:rPr>
                <w:rFonts w:ascii="Arial Narrow" w:hAnsi="Arial Narrow" w:cs="Arial"/>
                <w:b/>
                <w:sz w:val="22"/>
              </w:rPr>
              <w:t>Área</w:t>
            </w:r>
          </w:p>
        </w:tc>
        <w:tc>
          <w:tcPr>
            <w:tcW w:w="3147" w:type="dxa"/>
            <w:shd w:val="clear" w:color="auto" w:fill="auto"/>
          </w:tcPr>
          <w:p w14:paraId="0F149488" w14:textId="77777777" w:rsidR="00A46BD1" w:rsidRPr="003B77FC" w:rsidRDefault="00A46BD1" w:rsidP="004B186E">
            <w:pPr>
              <w:rPr>
                <w:rFonts w:ascii="Arial Narrow" w:hAnsi="Arial Narrow" w:cs="Arial"/>
                <w:b/>
                <w:sz w:val="22"/>
              </w:rPr>
            </w:pPr>
            <w:r w:rsidRPr="003B77FC">
              <w:rPr>
                <w:rFonts w:ascii="Arial Narrow" w:hAnsi="Arial Narrow" w:cs="Arial"/>
                <w:b/>
                <w:sz w:val="22"/>
              </w:rPr>
              <w:t>Área</w:t>
            </w:r>
          </w:p>
        </w:tc>
      </w:tr>
    </w:tbl>
    <w:p w14:paraId="001F1695" w14:textId="77777777" w:rsidR="00A46BD1" w:rsidRPr="00BF75F4" w:rsidRDefault="00A46BD1" w:rsidP="00A46BD1">
      <w:pPr>
        <w:tabs>
          <w:tab w:val="left" w:pos="3113"/>
        </w:tabs>
        <w:rPr>
          <w:rFonts w:ascii="Arial Narrow" w:hAnsi="Arial Narrow" w:cs="Arial"/>
          <w:sz w:val="22"/>
        </w:rPr>
      </w:pPr>
      <w:bookmarkStart w:id="2" w:name="_Hlk503968602"/>
      <w:r>
        <w:rPr>
          <w:rFonts w:ascii="Arial Narrow" w:hAnsi="Arial Narrow" w:cs="Arial"/>
          <w:sz w:val="22"/>
        </w:rPr>
        <w:t>V13.17/01/2018.</w:t>
      </w:r>
      <w:bookmarkEnd w:id="2"/>
    </w:p>
    <w:p w14:paraId="43B1F379" w14:textId="77777777" w:rsidR="00A46BD1" w:rsidRPr="004747B4" w:rsidRDefault="00A46BD1" w:rsidP="00A46BD1"/>
    <w:p w14:paraId="0E5BDC05" w14:textId="48B2816A" w:rsidR="003F3871" w:rsidRPr="00566482" w:rsidRDefault="003F3871" w:rsidP="003F3871">
      <w:pPr>
        <w:spacing w:line="360" w:lineRule="auto"/>
        <w:jc w:val="center"/>
        <w:rPr>
          <w:rFonts w:ascii="Times New Roman" w:hAnsi="Times New Roman" w:cs="Times New Roman"/>
          <w:b/>
          <w:i/>
          <w:sz w:val="28"/>
          <w:szCs w:val="28"/>
          <w:lang w:val="es-CO"/>
        </w:rPr>
      </w:pPr>
      <w:r w:rsidRPr="00566482">
        <w:rPr>
          <w:rFonts w:ascii="Times New Roman" w:hAnsi="Times New Roman" w:cs="Times New Roman"/>
          <w:b/>
          <w:i/>
          <w:sz w:val="28"/>
          <w:szCs w:val="28"/>
          <w:lang w:val="es-CO"/>
        </w:rPr>
        <w:t>SISTEMA INSTI</w:t>
      </w:r>
      <w:r w:rsidR="00B57EA9">
        <w:rPr>
          <w:rFonts w:ascii="Times New Roman" w:hAnsi="Times New Roman" w:cs="Times New Roman"/>
          <w:b/>
          <w:i/>
          <w:sz w:val="28"/>
          <w:szCs w:val="28"/>
          <w:lang w:val="es-CO"/>
        </w:rPr>
        <w:t>T</w:t>
      </w:r>
      <w:r w:rsidRPr="00566482">
        <w:rPr>
          <w:rFonts w:ascii="Times New Roman" w:hAnsi="Times New Roman" w:cs="Times New Roman"/>
          <w:b/>
          <w:i/>
          <w:sz w:val="28"/>
          <w:szCs w:val="28"/>
          <w:lang w:val="es-CO"/>
        </w:rPr>
        <w:t xml:space="preserve">UCIONAL DE EVALUACION Y PROMOCION DEL APRENDIZAJE DE LOS ESTUDIANTES DE LA IEM SIDON </w:t>
      </w:r>
    </w:p>
    <w:p w14:paraId="5C3E5C57" w14:textId="77777777" w:rsidR="003F3871" w:rsidRDefault="003F3871" w:rsidP="003F3871">
      <w:pPr>
        <w:spacing w:line="360" w:lineRule="auto"/>
        <w:jc w:val="center"/>
        <w:rPr>
          <w:rFonts w:ascii="Times New Roman" w:hAnsi="Times New Roman" w:cs="Times New Roman"/>
          <w:b/>
          <w:i/>
          <w:lang w:val="es-CO"/>
        </w:rPr>
      </w:pPr>
    </w:p>
    <w:p w14:paraId="03F90844" w14:textId="02BB0869" w:rsidR="003F3871" w:rsidRPr="00CA7A57" w:rsidRDefault="003F3871" w:rsidP="003F3871">
      <w:pPr>
        <w:spacing w:line="360" w:lineRule="auto"/>
        <w:jc w:val="center"/>
        <w:rPr>
          <w:rFonts w:ascii="Times New Roman" w:hAnsi="Times New Roman" w:cs="Times New Roman"/>
          <w:b/>
          <w:i/>
          <w:lang w:val="es-CO"/>
        </w:rPr>
      </w:pPr>
      <w:r w:rsidRPr="00CA7A57">
        <w:rPr>
          <w:rFonts w:ascii="Times New Roman" w:hAnsi="Times New Roman" w:cs="Times New Roman"/>
          <w:b/>
          <w:i/>
          <w:lang w:val="es-CO"/>
        </w:rPr>
        <w:t>ACTA DE APROBACION</w:t>
      </w:r>
    </w:p>
    <w:p w14:paraId="03BEBAB9" w14:textId="77777777" w:rsidR="003F3871" w:rsidRPr="00CA7A57" w:rsidRDefault="003F3871" w:rsidP="003F3871">
      <w:pPr>
        <w:spacing w:line="360" w:lineRule="auto"/>
        <w:jc w:val="center"/>
        <w:rPr>
          <w:rFonts w:ascii="Times New Roman" w:hAnsi="Times New Roman" w:cs="Times New Roman"/>
          <w:b/>
          <w:i/>
          <w:lang w:val="es-CO"/>
        </w:rPr>
      </w:pPr>
    </w:p>
    <w:p w14:paraId="470E108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Los días del 02 – 05 de Octubre del 2019, fue convocado por el Director, el Consejo Académico y docentes de la Institución Educativa Sidón del Municipio de Cumbitara Nariño, con el fin de estudiar, debatir, modificar, reformar y aclarar el Documento que contiene la propuesta del Sistema de Evaluación y promoción de las estudiantes  “SIEPE”, que se construyó  con los diversos aportes brindados por  los diferentes  estamentos de  la comunidad educativa, en las distintas jornadas de trabajo  que sobre el  tema se hicieron.</w:t>
      </w:r>
    </w:p>
    <w:p w14:paraId="019C7278" w14:textId="77777777" w:rsidR="003F3871" w:rsidRPr="00CA7A57" w:rsidRDefault="003F3871" w:rsidP="003F3871">
      <w:pPr>
        <w:spacing w:line="360" w:lineRule="auto"/>
        <w:jc w:val="both"/>
        <w:rPr>
          <w:rFonts w:ascii="Times New Roman" w:hAnsi="Times New Roman" w:cs="Times New Roman"/>
          <w:i/>
          <w:lang w:val="es-CO"/>
        </w:rPr>
      </w:pPr>
    </w:p>
    <w:p w14:paraId="69E0294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Para la  discusión de la propuesta consignada en el  Documento, se estableció al interior del Consejo académico, las reglas de juego y se diseñó la  metodología de lectura guiada y analítica, para facilitar el debate de los distintos acápites del documento.  </w:t>
      </w:r>
    </w:p>
    <w:p w14:paraId="579B7D47" w14:textId="77777777" w:rsidR="003F3871" w:rsidRPr="00CA7A57" w:rsidRDefault="003F3871" w:rsidP="003F3871">
      <w:pPr>
        <w:spacing w:line="360" w:lineRule="auto"/>
        <w:jc w:val="both"/>
        <w:rPr>
          <w:rFonts w:ascii="Times New Roman" w:hAnsi="Times New Roman" w:cs="Times New Roman"/>
          <w:i/>
          <w:lang w:val="es-CO"/>
        </w:rPr>
      </w:pPr>
    </w:p>
    <w:p w14:paraId="0321E9D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Cada uno de los aspectos de la propuesta,  luego de las respectivas consideraciones fue aprobado por unanimidad por los integrantes del consejo académico y todos los docentes de la Institución Educativa Sidón.</w:t>
      </w:r>
    </w:p>
    <w:p w14:paraId="471540F6" w14:textId="77777777" w:rsidR="003F3871" w:rsidRPr="00CA7A57" w:rsidRDefault="003F3871" w:rsidP="003F3871">
      <w:pPr>
        <w:spacing w:line="360" w:lineRule="auto"/>
        <w:jc w:val="both"/>
        <w:rPr>
          <w:rFonts w:ascii="Times New Roman" w:hAnsi="Times New Roman" w:cs="Times New Roman"/>
          <w:i/>
          <w:lang w:val="es-CO"/>
        </w:rPr>
      </w:pPr>
    </w:p>
    <w:p w14:paraId="156A055F"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La depuración del Documento del SIEPE y la redacción final, se constituye en el Proyecto de Acuerdo que aprueba este órgano, para ser presentado al Conejo Directivo institucional, en donde se hará el trámite final de definición, aprobación e incorporación al PEI.</w:t>
      </w:r>
    </w:p>
    <w:p w14:paraId="1F5CDC7D" w14:textId="77777777" w:rsidR="003F3871" w:rsidRPr="00CA7A57" w:rsidRDefault="003F3871" w:rsidP="003F3871">
      <w:pPr>
        <w:spacing w:line="360" w:lineRule="auto"/>
        <w:jc w:val="both"/>
        <w:rPr>
          <w:rFonts w:ascii="Times New Roman" w:hAnsi="Times New Roman" w:cs="Times New Roman"/>
          <w:i/>
          <w:lang w:val="es-CO"/>
        </w:rPr>
      </w:pPr>
    </w:p>
    <w:p w14:paraId="48836C1F"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Para constancia, firman quienes participaron en su las diferentes deliberaciones del  Consejo Académico.</w:t>
      </w:r>
    </w:p>
    <w:p w14:paraId="32833F35" w14:textId="77777777" w:rsidR="004A12D8" w:rsidRDefault="004A12D8" w:rsidP="004A12D8">
      <w:pPr>
        <w:spacing w:after="160" w:line="259" w:lineRule="auto"/>
        <w:ind w:left="0" w:firstLine="0"/>
        <w:rPr>
          <w:rFonts w:ascii="Times New Roman" w:hAnsi="Times New Roman" w:cs="Times New Roman"/>
          <w:i/>
          <w:lang w:val="es-CO"/>
        </w:rPr>
      </w:pPr>
    </w:p>
    <w:p w14:paraId="10B0A2F6" w14:textId="6E2592F2" w:rsidR="003F3871" w:rsidRPr="00CA7A57" w:rsidRDefault="003F3871" w:rsidP="004A12D8">
      <w:pPr>
        <w:spacing w:after="160" w:line="259" w:lineRule="auto"/>
        <w:ind w:left="0" w:firstLine="0"/>
        <w:rPr>
          <w:rFonts w:ascii="Times New Roman" w:hAnsi="Times New Roman" w:cs="Times New Roman"/>
          <w:i/>
          <w:lang w:val="es-CO"/>
        </w:rPr>
      </w:pPr>
      <w:r w:rsidRPr="00CA7A57">
        <w:rPr>
          <w:rFonts w:ascii="Times New Roman" w:hAnsi="Times New Roman" w:cs="Times New Roman"/>
          <w:i/>
          <w:lang w:val="es-CO"/>
        </w:rPr>
        <w:t xml:space="preserve">INTEGRANTE </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ESTAMENTO</w:t>
      </w:r>
      <w:r w:rsidRPr="00CA7A57">
        <w:rPr>
          <w:rFonts w:ascii="Times New Roman" w:hAnsi="Times New Roman" w:cs="Times New Roman"/>
          <w:i/>
          <w:lang w:val="es-CO"/>
        </w:rPr>
        <w:tab/>
      </w:r>
      <w:r w:rsidRPr="00CA7A57">
        <w:rPr>
          <w:rFonts w:ascii="Times New Roman" w:hAnsi="Times New Roman" w:cs="Times New Roman"/>
          <w:i/>
          <w:lang w:val="es-CO"/>
        </w:rPr>
        <w:tab/>
        <w:t>FIRMA</w:t>
      </w:r>
    </w:p>
    <w:p w14:paraId="636868BE"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LUIS RAMIRO BASTIDAS ROSALES</w:t>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378735C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MARIA ISABEL BENAVIDES VALLEJO</w:t>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59265387"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PAOLA ANDREA ARAUJO RUIZ</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2E5F4C2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AURA INES MARTINEZ RUEDA</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18F8E2B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ALFREDO I RODRIGUEZ MORA</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1F1E2D98"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RUBY A. BURBANO GONZALEZ</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63C7F30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CLAUDIA ANDRADE GUERRERO</w:t>
      </w:r>
      <w:r w:rsidRPr="00CA7A57">
        <w:rPr>
          <w:rFonts w:ascii="Times New Roman" w:hAnsi="Times New Roman" w:cs="Times New Roman"/>
          <w:i/>
          <w:lang w:val="es-CO"/>
        </w:rPr>
        <w:tab/>
      </w:r>
      <w:r w:rsidRPr="00CA7A57">
        <w:rPr>
          <w:rFonts w:ascii="Times New Roman" w:hAnsi="Times New Roman" w:cs="Times New Roman"/>
          <w:i/>
          <w:lang w:val="es-CO"/>
        </w:rPr>
        <w:tab/>
      </w:r>
      <w:r w:rsidRPr="00CA7A57">
        <w:rPr>
          <w:rFonts w:ascii="Times New Roman" w:hAnsi="Times New Roman" w:cs="Times New Roman"/>
          <w:i/>
          <w:lang w:val="es-CO"/>
        </w:rPr>
        <w:tab/>
        <w:t>DOCENTE</w:t>
      </w:r>
      <w:r w:rsidRPr="00CA7A57">
        <w:rPr>
          <w:rFonts w:ascii="Times New Roman" w:hAnsi="Times New Roman" w:cs="Times New Roman"/>
          <w:i/>
          <w:lang w:val="es-CO"/>
        </w:rPr>
        <w:tab/>
      </w:r>
    </w:p>
    <w:p w14:paraId="08C2AF48"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ab/>
      </w:r>
      <w:r w:rsidRPr="00CA7A57">
        <w:rPr>
          <w:rFonts w:ascii="Times New Roman" w:hAnsi="Times New Roman" w:cs="Times New Roman"/>
          <w:i/>
          <w:lang w:val="es-CO"/>
        </w:rPr>
        <w:tab/>
      </w:r>
    </w:p>
    <w:p w14:paraId="2FCB13EE" w14:textId="77777777" w:rsidR="003F3871" w:rsidRPr="00CA7A57" w:rsidRDefault="003F3871" w:rsidP="003F3871">
      <w:pPr>
        <w:spacing w:line="360" w:lineRule="auto"/>
        <w:jc w:val="both"/>
        <w:rPr>
          <w:rFonts w:ascii="Times New Roman" w:hAnsi="Times New Roman" w:cs="Times New Roman"/>
          <w:i/>
          <w:lang w:val="es-CO"/>
        </w:rPr>
      </w:pPr>
    </w:p>
    <w:p w14:paraId="1CC862D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Corregimiento de Sidón Municipio de Cumbitara, Octubre 27 </w:t>
      </w:r>
      <w:proofErr w:type="spellStart"/>
      <w:r w:rsidRPr="00CA7A57">
        <w:rPr>
          <w:rFonts w:ascii="Times New Roman" w:hAnsi="Times New Roman" w:cs="Times New Roman"/>
          <w:i/>
          <w:lang w:val="es-CO"/>
        </w:rPr>
        <w:t>dias</w:t>
      </w:r>
      <w:proofErr w:type="spellEnd"/>
      <w:r w:rsidRPr="00CA7A57">
        <w:rPr>
          <w:rFonts w:ascii="Times New Roman" w:hAnsi="Times New Roman" w:cs="Times New Roman"/>
          <w:i/>
          <w:lang w:val="es-CO"/>
        </w:rPr>
        <w:t xml:space="preserve"> del año dos mil diez y nueve (2019).</w:t>
      </w:r>
    </w:p>
    <w:p w14:paraId="4E84694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w:t>
      </w:r>
    </w:p>
    <w:p w14:paraId="48C6E7B0" w14:textId="77777777" w:rsidR="003F3871" w:rsidRPr="00CA7A57" w:rsidRDefault="003F3871" w:rsidP="003F3871">
      <w:pPr>
        <w:spacing w:after="160" w:line="259" w:lineRule="auto"/>
        <w:ind w:left="0" w:firstLine="0"/>
        <w:rPr>
          <w:rFonts w:ascii="Times New Roman" w:hAnsi="Times New Roman" w:cs="Times New Roman"/>
          <w:i/>
          <w:lang w:val="es-CO"/>
        </w:rPr>
      </w:pPr>
      <w:r w:rsidRPr="00CA7A57">
        <w:rPr>
          <w:rFonts w:ascii="Times New Roman" w:hAnsi="Times New Roman" w:cs="Times New Roman"/>
          <w:i/>
          <w:lang w:val="es-CO"/>
        </w:rPr>
        <w:br w:type="page"/>
      </w:r>
    </w:p>
    <w:p w14:paraId="11B31532" w14:textId="77777777" w:rsidR="003F3871" w:rsidRPr="00CA7A57" w:rsidRDefault="003F3871" w:rsidP="003F3871">
      <w:pPr>
        <w:spacing w:line="360" w:lineRule="auto"/>
        <w:jc w:val="center"/>
        <w:rPr>
          <w:rFonts w:ascii="Times New Roman" w:hAnsi="Times New Roman" w:cs="Times New Roman"/>
          <w:b/>
          <w:i/>
          <w:lang w:val="es-CO"/>
        </w:rPr>
      </w:pPr>
      <w:r w:rsidRPr="00CA7A57">
        <w:rPr>
          <w:rFonts w:ascii="Times New Roman" w:hAnsi="Times New Roman" w:cs="Times New Roman"/>
          <w:b/>
          <w:i/>
          <w:lang w:val="es-CO"/>
        </w:rPr>
        <w:lastRenderedPageBreak/>
        <w:t xml:space="preserve">PROYECTO DE ACUERDO Nº </w:t>
      </w:r>
      <w:r>
        <w:rPr>
          <w:rFonts w:ascii="Times New Roman" w:hAnsi="Times New Roman" w:cs="Times New Roman"/>
          <w:b/>
          <w:i/>
          <w:lang w:val="es-CO"/>
        </w:rPr>
        <w:t>002</w:t>
      </w:r>
    </w:p>
    <w:p w14:paraId="1E40D2DE" w14:textId="77777777" w:rsidR="003F3871" w:rsidRPr="00CA7A57" w:rsidRDefault="003F3871" w:rsidP="003F3871">
      <w:pPr>
        <w:spacing w:line="360" w:lineRule="auto"/>
        <w:jc w:val="center"/>
        <w:rPr>
          <w:rFonts w:ascii="Times New Roman" w:hAnsi="Times New Roman" w:cs="Times New Roman"/>
          <w:b/>
          <w:i/>
          <w:lang w:val="es-CO"/>
        </w:rPr>
      </w:pPr>
      <w:r w:rsidRPr="00CA7A57">
        <w:rPr>
          <w:rFonts w:ascii="Times New Roman" w:hAnsi="Times New Roman" w:cs="Times New Roman"/>
          <w:b/>
          <w:i/>
          <w:lang w:val="es-CO"/>
        </w:rPr>
        <w:t>(Fecha Octubre 27 de 2019)</w:t>
      </w:r>
    </w:p>
    <w:p w14:paraId="37E64EDD" w14:textId="77777777" w:rsidR="003F3871" w:rsidRPr="00CA7A57" w:rsidRDefault="003F3871" w:rsidP="003F3871">
      <w:pPr>
        <w:spacing w:line="360" w:lineRule="auto"/>
        <w:jc w:val="both"/>
        <w:rPr>
          <w:rFonts w:ascii="Times New Roman" w:hAnsi="Times New Roman" w:cs="Times New Roman"/>
          <w:i/>
          <w:lang w:val="es-CO"/>
        </w:rPr>
      </w:pPr>
    </w:p>
    <w:p w14:paraId="196C415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Por medio del cual la Institución Educativa Sidón establece e   incorpora al proyecto educativo institucional el Sistema Institucional de Evaluación y Promoción de Estudiantes </w:t>
      </w:r>
    </w:p>
    <w:p w14:paraId="69126969"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262C8B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Consejo Directivo de la Institución Educativa Sidón,  en ejercicio de sus facultades legales, en especial las que confiere la ley 115 de 1994, el artículo No. 23 del decreto reglamentario 1869 de 1994 y el Decreto 1290 y, </w:t>
      </w:r>
    </w:p>
    <w:p w14:paraId="22BA2F8E" w14:textId="77777777" w:rsidR="003F3871" w:rsidRPr="00CA7A57" w:rsidRDefault="003F3871" w:rsidP="003F3871">
      <w:pPr>
        <w:spacing w:line="360" w:lineRule="auto"/>
        <w:jc w:val="both"/>
        <w:rPr>
          <w:rFonts w:ascii="Times New Roman" w:hAnsi="Times New Roman" w:cs="Times New Roman"/>
          <w:i/>
          <w:lang w:val="es-CO"/>
        </w:rPr>
      </w:pPr>
    </w:p>
    <w:p w14:paraId="5BBF1ABA" w14:textId="77777777" w:rsidR="003F3871" w:rsidRPr="00B07745" w:rsidRDefault="003F3871" w:rsidP="003F3871">
      <w:pPr>
        <w:spacing w:line="360" w:lineRule="auto"/>
        <w:jc w:val="center"/>
        <w:rPr>
          <w:rFonts w:ascii="Times New Roman" w:hAnsi="Times New Roman" w:cs="Times New Roman"/>
          <w:b/>
          <w:i/>
          <w:lang w:val="es-CO"/>
        </w:rPr>
      </w:pPr>
      <w:r w:rsidRPr="00B07745">
        <w:rPr>
          <w:rFonts w:ascii="Times New Roman" w:hAnsi="Times New Roman" w:cs="Times New Roman"/>
          <w:b/>
          <w:i/>
          <w:lang w:val="es-CO"/>
        </w:rPr>
        <w:t>CONSIDERANDO</w:t>
      </w:r>
    </w:p>
    <w:p w14:paraId="4D712EA1" w14:textId="77777777" w:rsidR="003F3871" w:rsidRPr="00CA7A57" w:rsidRDefault="003F3871" w:rsidP="003F3871">
      <w:pPr>
        <w:spacing w:line="360" w:lineRule="auto"/>
        <w:jc w:val="both"/>
        <w:rPr>
          <w:rFonts w:ascii="Times New Roman" w:hAnsi="Times New Roman" w:cs="Times New Roman"/>
          <w:i/>
          <w:lang w:val="es-CO"/>
        </w:rPr>
      </w:pPr>
    </w:p>
    <w:p w14:paraId="0A16C742"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la Constitución Política consagra en su artículo 67, “La educación es un derecho de la persona y un servicio público que tiene una función social… corresponde al Estado regular y ejercer la suprema inspección y vigilancia de la educación con el fin de velar por su calidad, por el cumplimiento de sus fines y por la mejor formación moral, intelectual y física de los educandos; garantizar el adecuado cubrimiento del servicio y asegurar a los menores las condiciones necesarias para su acceso y permanencia en el sistema educativo….”  </w:t>
      </w:r>
    </w:p>
    <w:p w14:paraId="26E6F09E"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la Ley 115 de 1994 en su artículo 80 establece un sistema nacional de evaluación que se articula con el ICFES y las entidades territoriales, que sea base para el desarrollo de programas de mejoramiento del servicio público educativo y en su artículo 77 le confiere autonomía para organizar las áreas fundamentales, introducir asignaturas, adoptar algunas áreas de acuerdo a las necesidades y características regionales, adoptar métodos de enseñanza y organizar actividades formativas, culturales y deportivas, dentro de los lineamientos que establezca el Ministerio de Educación Nacional; además en el art. 78 se establece que el plan de estudios determina los objetivos por niveles, </w:t>
      </w:r>
      <w:r w:rsidRPr="00CA7A57">
        <w:rPr>
          <w:rFonts w:ascii="Times New Roman" w:hAnsi="Times New Roman" w:cs="Times New Roman"/>
          <w:i/>
          <w:lang w:val="es-CO"/>
        </w:rPr>
        <w:lastRenderedPageBreak/>
        <w:t>grados y áreas, la metodología, la distribución del tiempo y los criterios de evaluación y administración.</w:t>
      </w:r>
    </w:p>
    <w:p w14:paraId="04A99560"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Que la Ley 1098, de infancia y adolescencia establece obligaciones a las Instituciones Educativas y a los  Rectores con el fin asegurar el derecho a la educación que tienen los niños, niñas y adolescentes.</w:t>
      </w:r>
    </w:p>
    <w:p w14:paraId="78D42B49"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Que el Decreto 1860 en su artículo 23 literal g, señala como funciones del Consejo Directivo, participar en la planeación y evaluación del Proyecto Educativo Institucional, del currículo y del Plan de Estudios, someterlo a consideración de la Secretaría de Educación Municipal para que verifiquen el cumplimiento de los requisitos establecidos en la Ley.</w:t>
      </w:r>
    </w:p>
    <w:p w14:paraId="7E8D7E2F"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Que el Decreto 1290 de 2009 estableció los lineamientos generales y específicos para los procesos de Evaluación y Promoción de las estudiantes a partir del año 2010.</w:t>
      </w:r>
    </w:p>
    <w:p w14:paraId="152EDC38"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Que en la sesión  del 6 de Abril de 2015  el Consejo Académico  aprobó la definición del SIEPE observando los pasos y procedimientos requeridos para la construcción de este.</w:t>
      </w:r>
    </w:p>
    <w:p w14:paraId="41C30FA9"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Que corresponde al Consejo Directivo adoptar, aprobar e incorporar el  Sistema Institucional de Evaluación y Promoción de Estudiantes, SIEPE, de acuerdo a la estructura y requerimientos señalados específicamente en el Artículo 4° del Decreto 1290 de 2009.</w:t>
      </w:r>
    </w:p>
    <w:p w14:paraId="733C8C86" w14:textId="77777777" w:rsidR="003F3871" w:rsidRPr="00CA7A57" w:rsidRDefault="003F3871" w:rsidP="00BD6EE7">
      <w:pPr>
        <w:pStyle w:val="Prrafodelista"/>
        <w:numPr>
          <w:ilvl w:val="0"/>
          <w:numId w:val="37"/>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Que después de cumplir con los tramites de rigor  establecido en el Decreto 1290, el Consejo Académico, en sesión del 6 de Abril del 2015 de los corrientes, según consta en el Acta del Consejo Directivo N° 001 de la fecha, este Consejo adopta oficialmente el SIEPE  y en consecuencia,  </w:t>
      </w:r>
    </w:p>
    <w:p w14:paraId="74E7F17B" w14:textId="77777777" w:rsidR="003F3871" w:rsidRPr="00CA7A57" w:rsidRDefault="003F3871" w:rsidP="003F3871">
      <w:pPr>
        <w:spacing w:line="360" w:lineRule="auto"/>
        <w:jc w:val="both"/>
        <w:rPr>
          <w:rFonts w:ascii="Times New Roman" w:hAnsi="Times New Roman" w:cs="Times New Roman"/>
          <w:i/>
          <w:lang w:val="es-CO"/>
        </w:rPr>
      </w:pPr>
    </w:p>
    <w:p w14:paraId="0127DED1" w14:textId="77777777" w:rsidR="003F3871" w:rsidRPr="00DA1F61" w:rsidRDefault="003F3871" w:rsidP="003F3871">
      <w:pPr>
        <w:spacing w:line="360" w:lineRule="auto"/>
        <w:jc w:val="center"/>
        <w:rPr>
          <w:rFonts w:ascii="Times New Roman" w:hAnsi="Times New Roman" w:cs="Times New Roman"/>
          <w:b/>
          <w:i/>
          <w:lang w:val="es-CO"/>
        </w:rPr>
      </w:pPr>
      <w:r w:rsidRPr="00DA1F61">
        <w:rPr>
          <w:rFonts w:ascii="Times New Roman" w:hAnsi="Times New Roman" w:cs="Times New Roman"/>
          <w:b/>
          <w:i/>
          <w:lang w:val="es-CO"/>
        </w:rPr>
        <w:t>ACUERDA</w:t>
      </w:r>
    </w:p>
    <w:p w14:paraId="477465CA" w14:textId="77777777" w:rsidR="003F3871" w:rsidRPr="00DA1F61" w:rsidRDefault="003F3871" w:rsidP="003F3871">
      <w:pPr>
        <w:spacing w:line="360" w:lineRule="auto"/>
        <w:jc w:val="both"/>
        <w:rPr>
          <w:rFonts w:ascii="Times New Roman" w:hAnsi="Times New Roman" w:cs="Times New Roman"/>
          <w:b/>
          <w:i/>
          <w:lang w:val="es-CO"/>
        </w:rPr>
      </w:pPr>
      <w:r w:rsidRPr="00DA1F61">
        <w:rPr>
          <w:rFonts w:ascii="Times New Roman" w:hAnsi="Times New Roman" w:cs="Times New Roman"/>
          <w:b/>
          <w:i/>
          <w:lang w:val="es-CO"/>
        </w:rPr>
        <w:t>PRELIMINAR INSTITUCIONAL</w:t>
      </w:r>
    </w:p>
    <w:p w14:paraId="5771D936" w14:textId="77777777" w:rsidR="003F3871" w:rsidRPr="00CA7A57" w:rsidRDefault="003F3871" w:rsidP="003F3871">
      <w:pPr>
        <w:spacing w:line="360" w:lineRule="auto"/>
        <w:jc w:val="both"/>
        <w:rPr>
          <w:rFonts w:ascii="Times New Roman" w:hAnsi="Times New Roman" w:cs="Times New Roman"/>
          <w:i/>
          <w:lang w:val="es-CO"/>
        </w:rPr>
      </w:pPr>
    </w:p>
    <w:p w14:paraId="45A6DCD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IDENTIFICACION INSTITUCIONAL</w:t>
      </w:r>
      <w:r w:rsidRPr="00CA7A57">
        <w:rPr>
          <w:rFonts w:ascii="Times New Roman" w:hAnsi="Times New Roman" w:cs="Times New Roman"/>
          <w:i/>
          <w:lang w:val="es-CO"/>
        </w:rPr>
        <w:t xml:space="preserve">  La Institución Educativa Sidón  del Municipio de Cumbitara Nariño, es una institución oficial, administrada por la </w:t>
      </w:r>
      <w:r w:rsidRPr="00CA7A57">
        <w:rPr>
          <w:rFonts w:ascii="Times New Roman" w:hAnsi="Times New Roman" w:cs="Times New Roman"/>
          <w:i/>
          <w:lang w:val="es-CO"/>
        </w:rPr>
        <w:lastRenderedPageBreak/>
        <w:t xml:space="preserve">Secretaria de Educación Departamental de Nariño y del Municipio de Cumbitara, de  carácter Mixto, con registro del DANE Nro.: 25223300085, brinda el servicio educativo en  jornada mañana, desde el preescolar hasta la educación media </w:t>
      </w:r>
      <w:proofErr w:type="spellStart"/>
      <w:r w:rsidRPr="00CA7A57">
        <w:rPr>
          <w:rFonts w:ascii="Times New Roman" w:hAnsi="Times New Roman" w:cs="Times New Roman"/>
          <w:i/>
          <w:lang w:val="es-CO"/>
        </w:rPr>
        <w:t>academica</w:t>
      </w:r>
      <w:proofErr w:type="spellEnd"/>
      <w:r w:rsidRPr="00CA7A57">
        <w:rPr>
          <w:rFonts w:ascii="Times New Roman" w:hAnsi="Times New Roman" w:cs="Times New Roman"/>
          <w:i/>
          <w:lang w:val="es-CO"/>
        </w:rPr>
        <w:t xml:space="preserve"> completa</w:t>
      </w:r>
    </w:p>
    <w:p w14:paraId="2D73C182" w14:textId="77777777" w:rsidR="003F3871" w:rsidRPr="00CA7A57" w:rsidRDefault="003F3871" w:rsidP="003F3871">
      <w:pPr>
        <w:spacing w:line="360" w:lineRule="auto"/>
        <w:jc w:val="both"/>
        <w:rPr>
          <w:rFonts w:ascii="Times New Roman" w:hAnsi="Times New Roman" w:cs="Times New Roman"/>
          <w:i/>
          <w:lang w:val="es-CO"/>
        </w:rPr>
      </w:pPr>
    </w:p>
    <w:p w14:paraId="4CD36D0C" w14:textId="77777777" w:rsidR="003F3871" w:rsidRPr="00DA1F61" w:rsidRDefault="003F3871" w:rsidP="003F3871">
      <w:pPr>
        <w:spacing w:line="360" w:lineRule="auto"/>
        <w:jc w:val="both"/>
        <w:rPr>
          <w:rFonts w:ascii="Times New Roman" w:hAnsi="Times New Roman" w:cs="Times New Roman"/>
          <w:b/>
          <w:i/>
          <w:lang w:val="es-CO"/>
        </w:rPr>
      </w:pPr>
      <w:r w:rsidRPr="00DA1F61">
        <w:rPr>
          <w:rFonts w:ascii="Times New Roman" w:hAnsi="Times New Roman" w:cs="Times New Roman"/>
          <w:b/>
          <w:i/>
          <w:lang w:val="es-CO"/>
        </w:rPr>
        <w:t>PRELIMINAR DEL SUJETO AL CUAL VA DIRIGIDA LA EVALUACION.</w:t>
      </w:r>
    </w:p>
    <w:p w14:paraId="660B3083" w14:textId="77777777" w:rsidR="003F3871" w:rsidRPr="00CA7A57" w:rsidRDefault="003F3871" w:rsidP="003F3871">
      <w:pPr>
        <w:spacing w:line="360" w:lineRule="auto"/>
        <w:jc w:val="both"/>
        <w:rPr>
          <w:rFonts w:ascii="Times New Roman" w:hAnsi="Times New Roman" w:cs="Times New Roman"/>
          <w:i/>
          <w:lang w:val="es-CO"/>
        </w:rPr>
      </w:pPr>
    </w:p>
    <w:p w14:paraId="5650F28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Consideramos al Estudiante de la Institución Educativa Sidón y los Centros asociados, bajo las siguientes premisas:</w:t>
      </w:r>
    </w:p>
    <w:p w14:paraId="7A75C058" w14:textId="77777777" w:rsidR="003F3871" w:rsidRPr="00CA7A57" w:rsidRDefault="003F3871" w:rsidP="003F3871">
      <w:pPr>
        <w:spacing w:line="360" w:lineRule="auto"/>
        <w:jc w:val="both"/>
        <w:rPr>
          <w:rFonts w:ascii="Times New Roman" w:hAnsi="Times New Roman" w:cs="Times New Roman"/>
          <w:i/>
          <w:lang w:val="es-CO"/>
        </w:rPr>
      </w:pPr>
    </w:p>
    <w:p w14:paraId="1260E7DB" w14:textId="77777777" w:rsidR="003F3871" w:rsidRPr="00CA7A57" w:rsidRDefault="003F3871" w:rsidP="00BD6EE7">
      <w:pPr>
        <w:pStyle w:val="Prrafodelista"/>
        <w:numPr>
          <w:ilvl w:val="0"/>
          <w:numId w:val="3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Ser integral que debe ser evaluado en los aspectos: académico, personal y social.</w:t>
      </w:r>
    </w:p>
    <w:p w14:paraId="2AAB8803" w14:textId="77777777" w:rsidR="003F3871" w:rsidRPr="00CA7A57" w:rsidRDefault="003F3871" w:rsidP="00BD6EE7">
      <w:pPr>
        <w:pStyle w:val="Prrafodelista"/>
        <w:numPr>
          <w:ilvl w:val="0"/>
          <w:numId w:val="38"/>
        </w:numPr>
        <w:spacing w:line="360" w:lineRule="auto"/>
        <w:jc w:val="both"/>
        <w:rPr>
          <w:rFonts w:ascii="Times New Roman" w:hAnsi="Times New Roman" w:cs="Times New Roman"/>
          <w:i/>
          <w:lang w:val="es-CO"/>
        </w:rPr>
      </w:pPr>
      <w:r w:rsidRPr="00CA7A57">
        <w:rPr>
          <w:rFonts w:ascii="Times New Roman" w:hAnsi="Times New Roman" w:cs="Times New Roman"/>
          <w:i/>
          <w:lang w:val="es-CO"/>
        </w:rPr>
        <w:t>Un ser único, singular, en posesión de Intereses, ritmos de desarrollo y estilos de aprendizaje.</w:t>
      </w:r>
    </w:p>
    <w:p w14:paraId="118DB18F" w14:textId="77777777" w:rsidR="003F3871" w:rsidRPr="00CA7A57" w:rsidRDefault="003F3871" w:rsidP="00BD6EE7">
      <w:pPr>
        <w:pStyle w:val="Prrafodelista"/>
        <w:numPr>
          <w:ilvl w:val="0"/>
          <w:numId w:val="38"/>
        </w:numPr>
        <w:spacing w:line="360" w:lineRule="auto"/>
        <w:jc w:val="both"/>
        <w:rPr>
          <w:rFonts w:ascii="Times New Roman" w:hAnsi="Times New Roman" w:cs="Times New Roman"/>
          <w:i/>
          <w:lang w:val="es-CO"/>
        </w:rPr>
      </w:pPr>
      <w:r w:rsidRPr="00CA7A57">
        <w:rPr>
          <w:rFonts w:ascii="Times New Roman" w:hAnsi="Times New Roman" w:cs="Times New Roman"/>
          <w:i/>
          <w:lang w:val="es-CO"/>
        </w:rPr>
        <w:t>un ser con potencialidades y debilidades pero también con destrezas y habilidades para desempeños superiores.</w:t>
      </w:r>
    </w:p>
    <w:p w14:paraId="03E185F5" w14:textId="77777777" w:rsidR="003F3871" w:rsidRPr="00CA7A57" w:rsidRDefault="003F3871" w:rsidP="00BD6EE7">
      <w:pPr>
        <w:pStyle w:val="Prrafodelista"/>
        <w:numPr>
          <w:ilvl w:val="0"/>
          <w:numId w:val="3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Un ser en continuo hacer, proyecto inacabado, en proceso permanente de formación, por consiguiente se considera sujeto de promoción.  </w:t>
      </w:r>
    </w:p>
    <w:p w14:paraId="7DDCB4A8" w14:textId="77777777" w:rsidR="003F3871" w:rsidRPr="00CA7A57" w:rsidRDefault="003F3871" w:rsidP="003F3871">
      <w:pPr>
        <w:spacing w:line="360" w:lineRule="auto"/>
        <w:jc w:val="both"/>
        <w:rPr>
          <w:rFonts w:ascii="Times New Roman" w:hAnsi="Times New Roman" w:cs="Times New Roman"/>
          <w:i/>
          <w:lang w:val="es-CO"/>
        </w:rPr>
      </w:pPr>
    </w:p>
    <w:p w14:paraId="170B9B20"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MISION:</w:t>
      </w:r>
      <w:r w:rsidRPr="00CA7A57">
        <w:rPr>
          <w:rFonts w:ascii="Times New Roman" w:hAnsi="Times New Roman" w:cs="Times New Roman"/>
          <w:i/>
          <w:lang w:val="es-CO"/>
        </w:rPr>
        <w:t xml:space="preserve"> Somos una institución educativa de carácter público que ofrece sus servicios de educación formal en el área rural del municipio de Sidón, bajo los principios de la inclusión y diferenciación en los niveles de: Preescolar, Educación Básica Primaria y Básica Secundaria; mediante el desarrollo de procesos formativos integrales que permiten el mejoramiento de la calidad de vida, la sensibilidad humana y el reconocimiento de la paz como elementos que contribuyen en el progreso y desarrollo del contexto social, económico y cultural de la región del bajo Patía.</w:t>
      </w:r>
    </w:p>
    <w:p w14:paraId="334AEB79" w14:textId="77777777" w:rsidR="003F3871" w:rsidRPr="00CA7A57" w:rsidRDefault="003F3871" w:rsidP="003F3871">
      <w:pPr>
        <w:spacing w:line="360" w:lineRule="auto"/>
        <w:jc w:val="both"/>
        <w:rPr>
          <w:rFonts w:ascii="Times New Roman" w:hAnsi="Times New Roman" w:cs="Times New Roman"/>
          <w:i/>
          <w:lang w:val="es-CO"/>
        </w:rPr>
      </w:pPr>
    </w:p>
    <w:p w14:paraId="5C385A6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VISION:</w:t>
      </w:r>
      <w:r w:rsidRPr="00CA7A57">
        <w:rPr>
          <w:rFonts w:ascii="Times New Roman" w:hAnsi="Times New Roman" w:cs="Times New Roman"/>
          <w:i/>
          <w:lang w:val="es-CO"/>
        </w:rPr>
        <w:t xml:space="preserve"> En el año 2020 la Institución Educativa Sidón contará con el reconocimiento de las autoridades departamentales y municipales por su </w:t>
      </w:r>
      <w:r w:rsidRPr="00CA7A57">
        <w:rPr>
          <w:rFonts w:ascii="Times New Roman" w:hAnsi="Times New Roman" w:cs="Times New Roman"/>
          <w:i/>
          <w:lang w:val="es-CO"/>
        </w:rPr>
        <w:lastRenderedPageBreak/>
        <w:t>proyección en la oferta inclusiva y diferenciadora y el desarrollo y promoción de los valores que propendan por una Educación para la paz y el progreso de la región.</w:t>
      </w:r>
    </w:p>
    <w:p w14:paraId="78F1B66D" w14:textId="77777777" w:rsidR="003F3871" w:rsidRPr="00CA7A57" w:rsidRDefault="003F3871" w:rsidP="003F3871">
      <w:pPr>
        <w:spacing w:line="360" w:lineRule="auto"/>
        <w:jc w:val="both"/>
        <w:rPr>
          <w:rFonts w:ascii="Times New Roman" w:hAnsi="Times New Roman" w:cs="Times New Roman"/>
          <w:i/>
          <w:lang w:val="es-CO"/>
        </w:rPr>
      </w:pPr>
    </w:p>
    <w:p w14:paraId="6BF06197" w14:textId="77777777" w:rsidR="003F3871" w:rsidRPr="00DA1F61" w:rsidRDefault="003F3871" w:rsidP="003F3871">
      <w:pPr>
        <w:spacing w:line="360" w:lineRule="auto"/>
        <w:jc w:val="both"/>
        <w:rPr>
          <w:rFonts w:ascii="Times New Roman" w:hAnsi="Times New Roman" w:cs="Times New Roman"/>
          <w:b/>
          <w:i/>
          <w:lang w:val="es-CO"/>
        </w:rPr>
      </w:pPr>
      <w:r w:rsidRPr="00DA1F61">
        <w:rPr>
          <w:rFonts w:ascii="Times New Roman" w:hAnsi="Times New Roman" w:cs="Times New Roman"/>
          <w:b/>
          <w:i/>
          <w:lang w:val="es-CO"/>
        </w:rPr>
        <w:t>POLÍTICAS  DE CALIDAD</w:t>
      </w:r>
    </w:p>
    <w:p w14:paraId="7FDCD091" w14:textId="77777777" w:rsidR="003F3871" w:rsidRPr="00CA7A57" w:rsidRDefault="003F3871" w:rsidP="003F3871">
      <w:pPr>
        <w:spacing w:line="360" w:lineRule="auto"/>
        <w:jc w:val="both"/>
        <w:rPr>
          <w:rFonts w:ascii="Times New Roman" w:hAnsi="Times New Roman" w:cs="Times New Roman"/>
          <w:i/>
          <w:lang w:val="es-CO"/>
        </w:rPr>
      </w:pPr>
    </w:p>
    <w:p w14:paraId="553A4E79"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Para el cumplimiento de la misión y el alcance de la visión, la Institución Educativa Sidón  llevara a cabo las siguientes políticas:</w:t>
      </w:r>
    </w:p>
    <w:p w14:paraId="38E16547"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39F72F28"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desarrollo del currículo que fomente estrategias pedagógicas propiciadoras de una formación en valores, formación de un pensamiento comprensivo y creativo. </w:t>
      </w:r>
    </w:p>
    <w:p w14:paraId="5AD8ED9E"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retroalimentación constante de su currículo, flexible y pertinente a su entorno local y regional en interacción con todos los tipos, modalidades y niveles de formación. </w:t>
      </w:r>
    </w:p>
    <w:p w14:paraId="4F20A94E"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desarrollo del espíritu científico a través del diseño y ejecución de proyectos de investigación formativa. </w:t>
      </w:r>
    </w:p>
    <w:p w14:paraId="330BE62F"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implementación de criterios, estrategias, técnicas y prácticas evaluativas que faciliten el conocimiento personal, el autoaprendizaje, la autoformación y la toma de decisiones concertadas.  </w:t>
      </w:r>
    </w:p>
    <w:p w14:paraId="6A8A7289"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Incentivar en el estudiante un cambio de mentalidad hacia la educación, como base de su proyecto de vida y el mejoramiento de su comunidad.</w:t>
      </w:r>
    </w:p>
    <w:p w14:paraId="5C58ED53"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Fomentar en los docentes la apropiación de las competencias personales y académicas de sus estudiantes.</w:t>
      </w:r>
    </w:p>
    <w:p w14:paraId="5A957725"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Concientizar a los padres de familia sobre la importancia de su acompañamiento en el proceso de formación de sus hijos, tanto en el hogar como en el colegio.</w:t>
      </w:r>
    </w:p>
    <w:p w14:paraId="3308B928"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Tener como punto de referencia las pruebas externas  con miras a mejorar las políticas educativas.</w:t>
      </w:r>
    </w:p>
    <w:p w14:paraId="70B410E4"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 xml:space="preserve">Darle un sentido de apropiación a los entes territoriales de la necesidad de contar con un plantel educativo institucionalizado. </w:t>
      </w:r>
    </w:p>
    <w:p w14:paraId="46F8E11B" w14:textId="77777777" w:rsidR="003F3871" w:rsidRPr="00CA7A57" w:rsidRDefault="003F3871" w:rsidP="00BD6EE7">
      <w:pPr>
        <w:pStyle w:val="Prrafodelista"/>
        <w:numPr>
          <w:ilvl w:val="0"/>
          <w:numId w:val="36"/>
        </w:numPr>
        <w:spacing w:line="360" w:lineRule="auto"/>
        <w:jc w:val="both"/>
        <w:rPr>
          <w:rFonts w:ascii="Times New Roman" w:hAnsi="Times New Roman" w:cs="Times New Roman"/>
          <w:i/>
          <w:lang w:val="es-CO"/>
        </w:rPr>
      </w:pPr>
      <w:r w:rsidRPr="00CA7A57">
        <w:rPr>
          <w:rFonts w:ascii="Times New Roman" w:hAnsi="Times New Roman" w:cs="Times New Roman"/>
          <w:i/>
          <w:lang w:val="es-CO"/>
        </w:rPr>
        <w:t>generar espacios de sana convivencia entre los diferentes actores que integran la comunidad educativa.</w:t>
      </w:r>
    </w:p>
    <w:p w14:paraId="54E0A066" w14:textId="77777777" w:rsidR="003F3871" w:rsidRPr="00CA7A57" w:rsidRDefault="003F3871" w:rsidP="003F3871">
      <w:pPr>
        <w:spacing w:line="360" w:lineRule="auto"/>
        <w:jc w:val="both"/>
        <w:rPr>
          <w:rFonts w:ascii="Times New Roman" w:hAnsi="Times New Roman" w:cs="Times New Roman"/>
          <w:i/>
          <w:lang w:val="es-CO"/>
        </w:rPr>
      </w:pPr>
    </w:p>
    <w:p w14:paraId="48764FDB" w14:textId="77777777" w:rsidR="003F3871" w:rsidRPr="00DA1F61" w:rsidRDefault="003F3871" w:rsidP="003F3871">
      <w:pPr>
        <w:spacing w:line="360" w:lineRule="auto"/>
        <w:jc w:val="both"/>
        <w:rPr>
          <w:rFonts w:ascii="Times New Roman" w:hAnsi="Times New Roman" w:cs="Times New Roman"/>
          <w:b/>
          <w:i/>
          <w:lang w:val="es-CO"/>
        </w:rPr>
      </w:pPr>
      <w:r w:rsidRPr="00DA1F61">
        <w:rPr>
          <w:rFonts w:ascii="Times New Roman" w:hAnsi="Times New Roman" w:cs="Times New Roman"/>
          <w:b/>
          <w:i/>
          <w:lang w:val="es-CO"/>
        </w:rPr>
        <w:t>MODELO PEDAGÓGICO ADOPTADO POR LA INSTITUCION EDUCATIVA SIDON:</w:t>
      </w:r>
    </w:p>
    <w:p w14:paraId="7DE2667D" w14:textId="77777777" w:rsidR="003F3871" w:rsidRPr="00CA7A57" w:rsidRDefault="003F3871" w:rsidP="003F3871">
      <w:pPr>
        <w:spacing w:line="360" w:lineRule="auto"/>
        <w:jc w:val="both"/>
        <w:rPr>
          <w:rFonts w:ascii="Times New Roman" w:hAnsi="Times New Roman" w:cs="Times New Roman"/>
          <w:i/>
          <w:lang w:val="es-CO"/>
        </w:rPr>
      </w:pPr>
    </w:p>
    <w:p w14:paraId="7182B2C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El modelo pedagógico de la Institución Educativa Sidón está acorde con las exigencias demandas y expectativas del mundo actual en donde el estudiante es el centro del proceso formativo, en la perspectiva de que sea capaz de construir una visión real de su entorno inmediato de tal manera que proyecte en ellos principios y valores que le permiten desenvolverse de manera competente en un mundo globalizado y competitivo.</w:t>
      </w:r>
    </w:p>
    <w:p w14:paraId="3E10A54D" w14:textId="77777777" w:rsidR="003F3871" w:rsidRPr="00CA7A57" w:rsidRDefault="003F3871" w:rsidP="003F3871">
      <w:pPr>
        <w:spacing w:line="360" w:lineRule="auto"/>
        <w:jc w:val="both"/>
        <w:rPr>
          <w:rFonts w:ascii="Times New Roman" w:hAnsi="Times New Roman" w:cs="Times New Roman"/>
          <w:i/>
          <w:lang w:val="es-CO"/>
        </w:rPr>
      </w:pPr>
    </w:p>
    <w:p w14:paraId="1FA2594F"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El modelo pedagógico institucional debe expresarse en la vida cotidiana a través de un liderazgo adecuado, manifestando respecto por los valores de la cultura, la ciencia, las artes, el deporte y la productividad; mediante el desarrollo de procesos formativos integrales que permitan el mejoramiento de la calidad de vida, la sensibilidad humana y el reconocimiento de la paz como elementos que contribuyen en el progreso y desarrollo del contexto social, económico y cultural de la región del bajo Patía. Como resultado de ésta premisas conceptuales, la institución asume el modelo de la pedagogía activa – constructivista.</w:t>
      </w:r>
    </w:p>
    <w:p w14:paraId="3248F97A" w14:textId="77777777" w:rsidR="003F3871" w:rsidRPr="00CA7A57" w:rsidRDefault="003F3871" w:rsidP="003F3871">
      <w:pPr>
        <w:spacing w:line="360" w:lineRule="auto"/>
        <w:jc w:val="both"/>
        <w:rPr>
          <w:rFonts w:ascii="Times New Roman" w:hAnsi="Times New Roman" w:cs="Times New Roman"/>
          <w:i/>
          <w:lang w:val="es-CO"/>
        </w:rPr>
      </w:pPr>
    </w:p>
    <w:p w14:paraId="349785A1"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modelo definido se caracteriza por contener elementos cívicos y ciudadanos propios de la democracia participativa, humanistas en la búsqueda de alternativas para resolver los grandes problemas humanos, tanto del individuo como de la sociedad. En todo caso, establece relaciones puntuales con todas las agrupaciones progresistas en base a criterios de no discriminación, reciprocidad y convergencia </w:t>
      </w:r>
      <w:r w:rsidRPr="00CA7A57">
        <w:rPr>
          <w:rFonts w:ascii="Times New Roman" w:hAnsi="Times New Roman" w:cs="Times New Roman"/>
          <w:i/>
          <w:lang w:val="es-CO"/>
        </w:rPr>
        <w:lastRenderedPageBreak/>
        <w:t>de la diversidad; científicos, de actitud crítica productiva, participativa, reflexiva y tolerante y de la búsqueda y adquisición de una formación integral del hombre.</w:t>
      </w:r>
    </w:p>
    <w:p w14:paraId="33EE2FD4" w14:textId="77777777" w:rsidR="003F3871" w:rsidRPr="00CA7A57" w:rsidRDefault="003F3871" w:rsidP="003F3871">
      <w:pPr>
        <w:spacing w:line="360" w:lineRule="auto"/>
        <w:jc w:val="both"/>
        <w:rPr>
          <w:rFonts w:ascii="Times New Roman" w:hAnsi="Times New Roman" w:cs="Times New Roman"/>
          <w:i/>
          <w:lang w:val="es-CO"/>
        </w:rPr>
      </w:pPr>
    </w:p>
    <w:p w14:paraId="41EEC736" w14:textId="53626379" w:rsidR="00B14D25" w:rsidRPr="00B14D25" w:rsidRDefault="003F3871" w:rsidP="00B14D25">
      <w:pPr>
        <w:spacing w:line="360" w:lineRule="auto"/>
        <w:jc w:val="both"/>
        <w:rPr>
          <w:rFonts w:ascii="Times New Roman" w:hAnsi="Times New Roman" w:cs="Times New Roman"/>
          <w:i/>
          <w:sz w:val="32"/>
          <w:lang w:val="es-CO"/>
        </w:rPr>
      </w:pPr>
      <w:r w:rsidRPr="00CA7A57">
        <w:rPr>
          <w:rFonts w:ascii="Times New Roman" w:hAnsi="Times New Roman" w:cs="Times New Roman"/>
          <w:i/>
          <w:lang w:val="es-CO"/>
        </w:rPr>
        <w:t>Se fundamenta en el aprendizaje significativo, en la apropiación de la cultura a través de la interacción social, como origen y motor del aprendizaje.</w:t>
      </w:r>
    </w:p>
    <w:p w14:paraId="005D3591" w14:textId="77777777" w:rsidR="00B14D25" w:rsidRPr="00B14D25" w:rsidRDefault="00B14D25" w:rsidP="00B14D25">
      <w:pPr>
        <w:spacing w:line="360" w:lineRule="auto"/>
        <w:jc w:val="center"/>
        <w:rPr>
          <w:rFonts w:ascii="Times New Roman" w:hAnsi="Times New Roman" w:cs="Times New Roman"/>
          <w:b/>
          <w:i/>
          <w:sz w:val="32"/>
          <w:lang w:val="es-CO"/>
        </w:rPr>
      </w:pPr>
      <w:r w:rsidRPr="00B14D25">
        <w:rPr>
          <w:rFonts w:ascii="Times New Roman" w:hAnsi="Times New Roman" w:cs="Times New Roman"/>
          <w:b/>
          <w:i/>
          <w:sz w:val="32"/>
          <w:lang w:val="es-CO"/>
        </w:rPr>
        <w:t>SISTEMA INSTITUCIONAL DE EVALUACION Y PROMOCION</w:t>
      </w:r>
    </w:p>
    <w:p w14:paraId="0D68AAC0" w14:textId="77777777" w:rsidR="00B14D25" w:rsidRDefault="00B14D25" w:rsidP="00DA1F61">
      <w:pPr>
        <w:spacing w:line="360" w:lineRule="auto"/>
        <w:jc w:val="center"/>
        <w:rPr>
          <w:rFonts w:ascii="Times New Roman" w:hAnsi="Times New Roman" w:cs="Times New Roman"/>
          <w:b/>
          <w:i/>
          <w:sz w:val="28"/>
          <w:szCs w:val="28"/>
          <w:lang w:val="es-CO"/>
        </w:rPr>
      </w:pPr>
    </w:p>
    <w:p w14:paraId="036B2ECB" w14:textId="77777777" w:rsidR="00B14D25" w:rsidRDefault="00B14D25" w:rsidP="00DA1F61">
      <w:pPr>
        <w:spacing w:line="360" w:lineRule="auto"/>
        <w:jc w:val="center"/>
        <w:rPr>
          <w:rFonts w:ascii="Times New Roman" w:hAnsi="Times New Roman" w:cs="Times New Roman"/>
          <w:b/>
          <w:i/>
          <w:sz w:val="28"/>
          <w:szCs w:val="28"/>
          <w:lang w:val="es-CO"/>
        </w:rPr>
      </w:pPr>
    </w:p>
    <w:p w14:paraId="508359D3" w14:textId="77777777" w:rsidR="003F3871" w:rsidRPr="00DA1F61" w:rsidRDefault="003F3871" w:rsidP="00DA1F61">
      <w:pPr>
        <w:spacing w:line="360" w:lineRule="auto"/>
        <w:jc w:val="center"/>
        <w:rPr>
          <w:rFonts w:ascii="Times New Roman" w:hAnsi="Times New Roman" w:cs="Times New Roman"/>
          <w:b/>
          <w:i/>
          <w:sz w:val="28"/>
          <w:szCs w:val="28"/>
          <w:lang w:val="es-CO"/>
        </w:rPr>
      </w:pPr>
      <w:r w:rsidRPr="00DA1F61">
        <w:rPr>
          <w:rFonts w:ascii="Times New Roman" w:hAnsi="Times New Roman" w:cs="Times New Roman"/>
          <w:b/>
          <w:i/>
          <w:sz w:val="28"/>
          <w:szCs w:val="28"/>
          <w:lang w:val="es-CO"/>
        </w:rPr>
        <w:t>CAPITULO I</w:t>
      </w:r>
    </w:p>
    <w:p w14:paraId="7B312AC2" w14:textId="77777777" w:rsidR="003F3871" w:rsidRPr="00CA7A57" w:rsidRDefault="003F3871" w:rsidP="003F3871">
      <w:pPr>
        <w:spacing w:line="360" w:lineRule="auto"/>
        <w:jc w:val="both"/>
        <w:rPr>
          <w:rFonts w:ascii="Times New Roman" w:hAnsi="Times New Roman" w:cs="Times New Roman"/>
          <w:i/>
          <w:lang w:val="es-CO"/>
        </w:rPr>
      </w:pPr>
    </w:p>
    <w:p w14:paraId="28426085"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1º. DEFINICIÓN DEL SISTEMA INSTITUCIONAL DE EVALUACIÓN Y PROMOCIÓN DE LOS ESTUDIANTES (SIEPE).</w:t>
      </w:r>
      <w:r w:rsidRPr="00CA7A57">
        <w:rPr>
          <w:rFonts w:ascii="Times New Roman" w:hAnsi="Times New Roman" w:cs="Times New Roman"/>
          <w:i/>
          <w:lang w:val="es-CO"/>
        </w:rPr>
        <w:t xml:space="preserve">  El  sistema  institucional  de evaluación y promoción de las estudiantes, debe  ser entendido  como la determinación política  institucional que regula los diversos momentos de la evaluación, la promoción, las responsabilidades de los diversos actores involucrados, las instancias encargadas de resolver las situaciones conflictivas entorno a la evaluación, los reconocimientos, los mecanismos de participación, las  estrategias pedagógicas y procedimientos; para hacer de la evaluación un proceso con sentido pedagógico y administrativo.</w:t>
      </w:r>
    </w:p>
    <w:p w14:paraId="157D9487" w14:textId="77777777" w:rsidR="003F3871" w:rsidRPr="00CA7A57" w:rsidRDefault="003F3871" w:rsidP="003F3871">
      <w:pPr>
        <w:spacing w:line="360" w:lineRule="auto"/>
        <w:jc w:val="both"/>
        <w:rPr>
          <w:rFonts w:ascii="Times New Roman" w:hAnsi="Times New Roman" w:cs="Times New Roman"/>
          <w:i/>
          <w:lang w:val="es-CO"/>
        </w:rPr>
      </w:pPr>
    </w:p>
    <w:p w14:paraId="0DB7BA17"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Lo anterior, de acuerdo a las facultades conferidas en el  Decreto 1290 del 16 de abril de 2009, emanado por el Ministerio de Educación Nacional.</w:t>
      </w:r>
    </w:p>
    <w:p w14:paraId="5C6ABCED" w14:textId="77777777"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CAPITULO II.</w:t>
      </w:r>
    </w:p>
    <w:p w14:paraId="05DEAF43" w14:textId="77777777"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EVALUACION</w:t>
      </w:r>
    </w:p>
    <w:p w14:paraId="4AF644AD" w14:textId="77777777" w:rsidR="003F3871" w:rsidRPr="00CA7A57" w:rsidRDefault="003F3871" w:rsidP="003F3871">
      <w:pPr>
        <w:spacing w:line="360" w:lineRule="auto"/>
        <w:jc w:val="both"/>
        <w:rPr>
          <w:rFonts w:ascii="Times New Roman" w:hAnsi="Times New Roman" w:cs="Times New Roman"/>
          <w:i/>
          <w:lang w:val="es-CO"/>
        </w:rPr>
      </w:pPr>
    </w:p>
    <w:p w14:paraId="64B5888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2º: DEFINICION.</w:t>
      </w:r>
      <w:r w:rsidRPr="00CA7A57">
        <w:rPr>
          <w:rFonts w:ascii="Times New Roman" w:hAnsi="Times New Roman" w:cs="Times New Roman"/>
          <w:i/>
          <w:lang w:val="es-CO"/>
        </w:rPr>
        <w:t xml:space="preserve">  La evaluación del aprendizaje de los estudiantes realizada en los establecimientos de educación básica y  media vocacional, es el </w:t>
      </w:r>
      <w:r w:rsidRPr="00CA7A57">
        <w:rPr>
          <w:rFonts w:ascii="Times New Roman" w:hAnsi="Times New Roman" w:cs="Times New Roman"/>
          <w:i/>
          <w:lang w:val="es-CO"/>
        </w:rPr>
        <w:lastRenderedPageBreak/>
        <w:t>proceso permanente y objetivo para valorar el nivel de desempeño de las estudiantes.</w:t>
      </w:r>
    </w:p>
    <w:p w14:paraId="23444BB0" w14:textId="77777777" w:rsidR="003F3871" w:rsidRPr="00CA7A57" w:rsidRDefault="003F3871" w:rsidP="003F3871">
      <w:pPr>
        <w:spacing w:line="360" w:lineRule="auto"/>
        <w:jc w:val="both"/>
        <w:rPr>
          <w:rFonts w:ascii="Times New Roman" w:hAnsi="Times New Roman" w:cs="Times New Roman"/>
          <w:i/>
          <w:lang w:val="es-CO"/>
        </w:rPr>
      </w:pPr>
    </w:p>
    <w:p w14:paraId="0E1856D6"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3º: CARACTERISTICAS DE LA EVALUACION.</w:t>
      </w:r>
      <w:r w:rsidRPr="00CA7A57">
        <w:rPr>
          <w:rFonts w:ascii="Times New Roman" w:hAnsi="Times New Roman" w:cs="Times New Roman"/>
          <w:i/>
          <w:lang w:val="es-CO"/>
        </w:rPr>
        <w:t xml:space="preserve">   El proceso permanente y objetivo de la  evaluación en la institución educativa estará caracterizado por los siguientes elementos que la determinan:</w:t>
      </w:r>
    </w:p>
    <w:p w14:paraId="56C8168C" w14:textId="77777777" w:rsidR="003F3871" w:rsidRPr="00CA7A57" w:rsidRDefault="003F3871" w:rsidP="003F3871">
      <w:pPr>
        <w:spacing w:line="360" w:lineRule="auto"/>
        <w:jc w:val="both"/>
        <w:rPr>
          <w:rFonts w:ascii="Times New Roman" w:hAnsi="Times New Roman" w:cs="Times New Roman"/>
          <w:i/>
          <w:lang w:val="es-CO"/>
        </w:rPr>
      </w:pPr>
    </w:p>
    <w:p w14:paraId="5515EBA6"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DEMOCRÁTICA Y NO AUTOCRATICA:</w:t>
      </w:r>
      <w:r w:rsidRPr="00CA7A57">
        <w:rPr>
          <w:rFonts w:ascii="Times New Roman" w:hAnsi="Times New Roman" w:cs="Times New Roman"/>
          <w:i/>
          <w:lang w:val="es-CO"/>
        </w:rPr>
        <w:t xml:space="preserve"> Que posee diversas dinámicas como la auto-evaluación, la </w:t>
      </w:r>
      <w:proofErr w:type="spellStart"/>
      <w:r w:rsidRPr="00CA7A57">
        <w:rPr>
          <w:rFonts w:ascii="Times New Roman" w:hAnsi="Times New Roman" w:cs="Times New Roman"/>
          <w:i/>
          <w:lang w:val="es-CO"/>
        </w:rPr>
        <w:t>coevaluación</w:t>
      </w:r>
      <w:proofErr w:type="spellEnd"/>
      <w:r w:rsidRPr="00CA7A57">
        <w:rPr>
          <w:rFonts w:ascii="Times New Roman" w:hAnsi="Times New Roman" w:cs="Times New Roman"/>
          <w:i/>
          <w:lang w:val="es-CO"/>
        </w:rPr>
        <w:t xml:space="preserve">, </w:t>
      </w:r>
      <w:proofErr w:type="spellStart"/>
      <w:r w:rsidRPr="00CA7A57">
        <w:rPr>
          <w:rFonts w:ascii="Times New Roman" w:hAnsi="Times New Roman" w:cs="Times New Roman"/>
          <w:i/>
          <w:lang w:val="es-CO"/>
        </w:rPr>
        <w:t>hetero</w:t>
      </w:r>
      <w:proofErr w:type="spellEnd"/>
      <w:r w:rsidRPr="00CA7A57">
        <w:rPr>
          <w:rFonts w:ascii="Times New Roman" w:hAnsi="Times New Roman" w:cs="Times New Roman"/>
          <w:i/>
          <w:lang w:val="es-CO"/>
        </w:rPr>
        <w:t>-evaluación y la meta-evaluación, donde se dan procesos de diálogo, comprensión y mejoramiento. Su sentido es la formación significativa de una comunidad social pluralista, justa divergente, progresista, donde se comprende, se convive y se valora al sujeto, a la comunidad y al entorno</w:t>
      </w:r>
    </w:p>
    <w:p w14:paraId="44FE23A2" w14:textId="77777777" w:rsidR="003F3871" w:rsidRPr="00CA7A57" w:rsidRDefault="003F3871" w:rsidP="003F3871">
      <w:pPr>
        <w:spacing w:line="360" w:lineRule="auto"/>
        <w:jc w:val="both"/>
        <w:rPr>
          <w:rFonts w:ascii="Times New Roman" w:hAnsi="Times New Roman" w:cs="Times New Roman"/>
          <w:i/>
          <w:lang w:val="es-CO"/>
        </w:rPr>
      </w:pPr>
    </w:p>
    <w:p w14:paraId="64A9E001"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INTEGRAL:</w:t>
      </w:r>
      <w:r w:rsidRPr="00CA7A57">
        <w:rPr>
          <w:rFonts w:ascii="Times New Roman" w:hAnsi="Times New Roman" w:cs="Times New Roman"/>
          <w:i/>
          <w:lang w:val="es-CO"/>
        </w:rPr>
        <w:t xml:space="preserve"> Se tienen en cuenta todos los aspectos o dimensiones del desarrollo de las  estudiantes, los cuales a través de todo tipo de  pruebas orales o escritas, permiten evidenciar el proceso de aprendizajes y organización del conocimiento.   </w:t>
      </w:r>
    </w:p>
    <w:p w14:paraId="6403849E" w14:textId="77777777" w:rsidR="003F3871" w:rsidRPr="00CA7A57" w:rsidRDefault="003F3871" w:rsidP="003F3871">
      <w:pPr>
        <w:spacing w:line="360" w:lineRule="auto"/>
        <w:jc w:val="both"/>
        <w:rPr>
          <w:rFonts w:ascii="Times New Roman" w:hAnsi="Times New Roman" w:cs="Times New Roman"/>
          <w:i/>
          <w:lang w:val="es-CO"/>
        </w:rPr>
      </w:pPr>
    </w:p>
    <w:p w14:paraId="76037DB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observación de comportamientos, actitudes, valores, aptitudes, desempeños cotidianos, conocimientos, registra en detalle los indicadores de logros en los cuales se desarrollan, y que demuestren los cambios de índole cultural, personal y social de la estudiante. </w:t>
      </w:r>
    </w:p>
    <w:p w14:paraId="7EFA8090" w14:textId="77777777" w:rsidR="003F3871" w:rsidRPr="00CA7A57" w:rsidRDefault="003F3871" w:rsidP="003F3871">
      <w:pPr>
        <w:spacing w:line="360" w:lineRule="auto"/>
        <w:jc w:val="both"/>
        <w:rPr>
          <w:rFonts w:ascii="Times New Roman" w:hAnsi="Times New Roman" w:cs="Times New Roman"/>
          <w:i/>
          <w:lang w:val="es-CO"/>
        </w:rPr>
      </w:pPr>
    </w:p>
    <w:p w14:paraId="6B22FF3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diálogo con las estudiantes y padres de familia, como elemento de reflexión y análisis, para obtener información que complemente  la observación  y  las pruebas escritas. </w:t>
      </w:r>
    </w:p>
    <w:p w14:paraId="38A6826E" w14:textId="77777777" w:rsidR="003F3871" w:rsidRPr="00CA7A57" w:rsidRDefault="003F3871" w:rsidP="003F3871">
      <w:pPr>
        <w:spacing w:line="360" w:lineRule="auto"/>
        <w:jc w:val="both"/>
        <w:rPr>
          <w:rFonts w:ascii="Times New Roman" w:hAnsi="Times New Roman" w:cs="Times New Roman"/>
          <w:i/>
          <w:lang w:val="es-CO"/>
        </w:rPr>
      </w:pPr>
    </w:p>
    <w:p w14:paraId="66E6838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permitirá la autoevaluación por parte de las mismas estudiantes, y la participación de los padres de familia en la evaluación de sus hijos, a través, de </w:t>
      </w:r>
      <w:r w:rsidRPr="00CA7A57">
        <w:rPr>
          <w:rFonts w:ascii="Times New Roman" w:hAnsi="Times New Roman" w:cs="Times New Roman"/>
          <w:i/>
          <w:lang w:val="es-CO"/>
        </w:rPr>
        <w:lastRenderedPageBreak/>
        <w:t xml:space="preserve">tareas formativas asignadas  para la casa, y sobre las que los padres evaluarán por escrito el cumplimiento de las mismas en los cuadernos de los  estudiantes.   </w:t>
      </w:r>
    </w:p>
    <w:p w14:paraId="3450125B" w14:textId="77777777" w:rsidR="003F3871" w:rsidRPr="00CA7A57" w:rsidRDefault="003F3871" w:rsidP="003F3871">
      <w:pPr>
        <w:spacing w:line="360" w:lineRule="auto"/>
        <w:jc w:val="both"/>
        <w:rPr>
          <w:rFonts w:ascii="Times New Roman" w:hAnsi="Times New Roman" w:cs="Times New Roman"/>
          <w:i/>
          <w:lang w:val="es-CO"/>
        </w:rPr>
      </w:pPr>
    </w:p>
    <w:p w14:paraId="7EDCF7C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Conversatorios con la misma intención del diálogo, realizados entre el profesor y el educando o un grupo de ellos. </w:t>
      </w:r>
    </w:p>
    <w:p w14:paraId="7E19D159" w14:textId="77777777" w:rsidR="003F3871" w:rsidRPr="00CA7A57" w:rsidRDefault="003F3871" w:rsidP="003F3871">
      <w:pPr>
        <w:spacing w:line="360" w:lineRule="auto"/>
        <w:jc w:val="both"/>
        <w:rPr>
          <w:rFonts w:ascii="Times New Roman" w:hAnsi="Times New Roman" w:cs="Times New Roman"/>
          <w:i/>
          <w:lang w:val="es-CO"/>
        </w:rPr>
      </w:pPr>
    </w:p>
    <w:p w14:paraId="3F81378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CUALITATIVA</w:t>
      </w:r>
      <w:r w:rsidRPr="00CA7A57">
        <w:rPr>
          <w:rFonts w:ascii="Times New Roman" w:hAnsi="Times New Roman" w:cs="Times New Roman"/>
          <w:i/>
          <w:lang w:val="es-CO"/>
        </w:rPr>
        <w:t xml:space="preserve">: Con el  fin de  mejorar  la calidad en el  contexto educativo,   ya que,  este es un proceso complejo que atiende sistemas de planeación, diseño, ejecución o aplicaciones, aunque se exprese en conceptos numéricos, simbólicos o gráficos. </w:t>
      </w:r>
    </w:p>
    <w:p w14:paraId="5B3CC535" w14:textId="77777777" w:rsidR="003F3871" w:rsidRPr="00CA7A57" w:rsidRDefault="003F3871" w:rsidP="003F3871">
      <w:pPr>
        <w:spacing w:line="360" w:lineRule="auto"/>
        <w:jc w:val="both"/>
        <w:rPr>
          <w:rFonts w:ascii="Times New Roman" w:hAnsi="Times New Roman" w:cs="Times New Roman"/>
          <w:i/>
          <w:lang w:val="es-CO"/>
        </w:rPr>
      </w:pPr>
    </w:p>
    <w:p w14:paraId="456669CE"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ORIENTADORA:</w:t>
      </w:r>
      <w:r w:rsidRPr="00CA7A57">
        <w:rPr>
          <w:rFonts w:ascii="Times New Roman" w:hAnsi="Times New Roman" w:cs="Times New Roman"/>
          <w:i/>
          <w:lang w:val="es-CO"/>
        </w:rPr>
        <w:t xml:space="preserve"> Que permite descubrir falencias, errores o fallas en nuestro plantel permitiendo que sea útil y oportuna. </w:t>
      </w:r>
    </w:p>
    <w:p w14:paraId="04F5DEBA" w14:textId="77777777" w:rsidR="003F3871" w:rsidRPr="00CA7A57" w:rsidRDefault="003F3871" w:rsidP="003F3871">
      <w:pPr>
        <w:spacing w:line="360" w:lineRule="auto"/>
        <w:jc w:val="both"/>
        <w:rPr>
          <w:rFonts w:ascii="Times New Roman" w:hAnsi="Times New Roman" w:cs="Times New Roman"/>
          <w:i/>
          <w:lang w:val="es-CO"/>
        </w:rPr>
      </w:pPr>
    </w:p>
    <w:p w14:paraId="676E45B5"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CONTINUA</w:t>
      </w:r>
      <w:r w:rsidRPr="00CA7A57">
        <w:rPr>
          <w:rFonts w:ascii="Times New Roman" w:hAnsi="Times New Roman" w:cs="Times New Roman"/>
          <w:i/>
          <w:lang w:val="es-CO"/>
        </w:rPr>
        <w:t xml:space="preserve">: Es decir que se realiza en forma permanente haciendo un seguimiento al estudiante, que permita observar el progreso y las dificultades que se presenten en su proceso de formación.  Se hará al final de cada tema, unidad, periodo, clase o proceso. </w:t>
      </w:r>
    </w:p>
    <w:p w14:paraId="0C751D2E" w14:textId="77777777" w:rsidR="003F3871" w:rsidRPr="00CA7A57" w:rsidRDefault="003F3871" w:rsidP="003F3871">
      <w:pPr>
        <w:spacing w:line="360" w:lineRule="auto"/>
        <w:jc w:val="both"/>
        <w:rPr>
          <w:rFonts w:ascii="Times New Roman" w:hAnsi="Times New Roman" w:cs="Times New Roman"/>
          <w:i/>
          <w:lang w:val="es-CO"/>
        </w:rPr>
      </w:pPr>
    </w:p>
    <w:p w14:paraId="03ED1AD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SISTEMÁTICA:</w:t>
      </w:r>
      <w:r w:rsidRPr="00CA7A57">
        <w:rPr>
          <w:rFonts w:ascii="Times New Roman" w:hAnsi="Times New Roman" w:cs="Times New Roman"/>
          <w:i/>
          <w:lang w:val="es-CO"/>
        </w:rPr>
        <w:t xml:space="preserve"> Se realiza la evaluación teniendo en cuenta los principios pedagógicos y que guarde relación con los fines, objetivos de la educación, la visión y misión del plantel, los estándares de competencias de las diferentes áreas, los logros, indicadores de desempeño, lineamientos curriculares o estructura científica de las áreas, los contenidos, métodos y otros factores asociados al proceso de formación integral de las  estudiantes. </w:t>
      </w:r>
    </w:p>
    <w:p w14:paraId="3A2AAB1A" w14:textId="77777777" w:rsidR="003F3871" w:rsidRPr="00CA7A57" w:rsidRDefault="003F3871" w:rsidP="003F3871">
      <w:pPr>
        <w:spacing w:line="360" w:lineRule="auto"/>
        <w:jc w:val="both"/>
        <w:rPr>
          <w:rFonts w:ascii="Times New Roman" w:hAnsi="Times New Roman" w:cs="Times New Roman"/>
          <w:i/>
          <w:lang w:val="es-CO"/>
        </w:rPr>
      </w:pPr>
    </w:p>
    <w:p w14:paraId="11F2E2D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FLEXIBLE</w:t>
      </w:r>
      <w:r w:rsidRPr="00CA7A57">
        <w:rPr>
          <w:rFonts w:ascii="Times New Roman" w:hAnsi="Times New Roman" w:cs="Times New Roman"/>
          <w:i/>
          <w:lang w:val="es-CO"/>
        </w:rPr>
        <w:t xml:space="preserve">: Se tienen en cuenta los ritmos de desarrollo de las estudiantes en sus distintos aspectos de interés, capacidades, ritmos de aprendizaje, dificultades, limitaciones de tipo afectivo, familiar, nutricional, entorno social, físicas, </w:t>
      </w:r>
      <w:r w:rsidRPr="00CA7A57">
        <w:rPr>
          <w:rFonts w:ascii="Times New Roman" w:hAnsi="Times New Roman" w:cs="Times New Roman"/>
          <w:i/>
          <w:lang w:val="es-CO"/>
        </w:rPr>
        <w:lastRenderedPageBreak/>
        <w:t>discapacidad de cualquier índole, estilos propios, dando un manejo diferencial y especial según las problemáticas relevantes o diagnosticadas por profesionales.</w:t>
      </w:r>
    </w:p>
    <w:p w14:paraId="2DF5C04E" w14:textId="77777777" w:rsidR="003F3871" w:rsidRPr="00CA7A57" w:rsidRDefault="003F3871" w:rsidP="003F3871">
      <w:pPr>
        <w:spacing w:line="360" w:lineRule="auto"/>
        <w:jc w:val="both"/>
        <w:rPr>
          <w:rFonts w:ascii="Times New Roman" w:hAnsi="Times New Roman" w:cs="Times New Roman"/>
          <w:i/>
          <w:lang w:val="es-CO"/>
        </w:rPr>
      </w:pPr>
    </w:p>
    <w:p w14:paraId="47DF348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profesores identificarán las características personales de sus estudiantes en especial las destrezas, posibilidades y limitaciones, para darles un trato justo y equitativo en las evaluaciones de acuerdo con la problemática detectada, y en especial ofreciéndole oportunidad para aprender del acierto, del error y de la experiencia de vida. Entre otras situaciones tiene en cuenta los índices de inclusión </w:t>
      </w:r>
    </w:p>
    <w:p w14:paraId="58EEB765" w14:textId="77777777" w:rsidR="003F3871" w:rsidRPr="00CA7A57" w:rsidRDefault="003F3871" w:rsidP="003F3871">
      <w:pPr>
        <w:spacing w:line="360" w:lineRule="auto"/>
        <w:jc w:val="both"/>
        <w:rPr>
          <w:rFonts w:ascii="Times New Roman" w:hAnsi="Times New Roman" w:cs="Times New Roman"/>
          <w:i/>
          <w:lang w:val="es-CO"/>
        </w:rPr>
      </w:pPr>
    </w:p>
    <w:p w14:paraId="58FE78CE"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INTERPRETATIVA:</w:t>
      </w:r>
      <w:r w:rsidRPr="00CA7A57">
        <w:rPr>
          <w:rFonts w:ascii="Times New Roman" w:hAnsi="Times New Roman" w:cs="Times New Roman"/>
          <w:i/>
          <w:lang w:val="es-CO"/>
        </w:rPr>
        <w:t xml:space="preserve"> Se permite que las estudiantes comprendan el significado de los procesos y los resultados que obtienen, y junto con el profesor, hagan reflexiones sobre los alcances y las fallas para establecer correctivos pedagógicos que le permitan avanzar en su desarrollo de manera normal.</w:t>
      </w:r>
    </w:p>
    <w:p w14:paraId="356D4BE1"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Las evaluaciones y calificaciones  como sus resultados serán claras en su intención e interpretación, que no lleven a conflictos de interés entre alumnos contra profesores y viceversa. </w:t>
      </w:r>
    </w:p>
    <w:p w14:paraId="3D04D6CC" w14:textId="77777777" w:rsidR="003F3871" w:rsidRPr="00CA7A57" w:rsidRDefault="003F3871" w:rsidP="003F3871">
      <w:pPr>
        <w:spacing w:line="360" w:lineRule="auto"/>
        <w:jc w:val="both"/>
        <w:rPr>
          <w:rFonts w:ascii="Times New Roman" w:hAnsi="Times New Roman" w:cs="Times New Roman"/>
          <w:i/>
          <w:lang w:val="es-CO"/>
        </w:rPr>
      </w:pPr>
    </w:p>
    <w:p w14:paraId="7DB124B3"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PARTICIPATIVA</w:t>
      </w:r>
      <w:r w:rsidRPr="00CA7A57">
        <w:rPr>
          <w:rFonts w:ascii="Times New Roman" w:hAnsi="Times New Roman" w:cs="Times New Roman"/>
          <w:i/>
          <w:lang w:val="es-CO"/>
        </w:rPr>
        <w:t xml:space="preserve">:   Porque es colegiada e implica responsabilidad social y  se involucra en la evaluación al estudiante, docente, directivos, padre de familia y otras instancias que aporten a realizar unos buenos métodos en los que sean las estudiantes quienes desarrollen las clases, los trabajos en foros, mesa redonda, trabajo en grupo, debate, seminario, exposiciones, </w:t>
      </w:r>
      <w:proofErr w:type="spellStart"/>
      <w:r w:rsidRPr="00CA7A57">
        <w:rPr>
          <w:rFonts w:ascii="Times New Roman" w:hAnsi="Times New Roman" w:cs="Times New Roman"/>
          <w:i/>
          <w:lang w:val="es-CO"/>
        </w:rPr>
        <w:t>practicas</w:t>
      </w:r>
      <w:proofErr w:type="spellEnd"/>
      <w:r w:rsidRPr="00CA7A57">
        <w:rPr>
          <w:rFonts w:ascii="Times New Roman" w:hAnsi="Times New Roman" w:cs="Times New Roman"/>
          <w:i/>
          <w:lang w:val="es-CO"/>
        </w:rPr>
        <w:t xml:space="preserve"> de campo y de taller, con el fin de que alcancen entre otras,  las competencias  argumentativa, propositiva e interpretativa,  con la orientación y acompañamiento del profesor. </w:t>
      </w:r>
    </w:p>
    <w:p w14:paraId="0FD9EA01" w14:textId="77777777" w:rsidR="003F3871" w:rsidRPr="00CA7A57" w:rsidRDefault="003F3871" w:rsidP="003F3871">
      <w:pPr>
        <w:spacing w:line="360" w:lineRule="auto"/>
        <w:jc w:val="both"/>
        <w:rPr>
          <w:rFonts w:ascii="Times New Roman" w:hAnsi="Times New Roman" w:cs="Times New Roman"/>
          <w:i/>
          <w:lang w:val="es-CO"/>
        </w:rPr>
      </w:pPr>
    </w:p>
    <w:p w14:paraId="35F2EF5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FORMATIVA:</w:t>
      </w:r>
      <w:r w:rsidRPr="00CA7A57">
        <w:rPr>
          <w:rFonts w:ascii="Times New Roman" w:hAnsi="Times New Roman" w:cs="Times New Roman"/>
          <w:i/>
          <w:lang w:val="es-CO"/>
        </w:rPr>
        <w:t xml:space="preserve"> Permite  reorientar los procesos y metodologías educativas, cuando se presenten indicios de reprobación en alguna área, analizando las causas y buscando que lo aprendido en clase, incida en el comportamiento y actitudes de las estudiantes en el aula y en el entorno escolar, en la calle, en el hogar,  en la comunidad en que se desenvuelve y en el mundo  laboral. </w:t>
      </w:r>
    </w:p>
    <w:p w14:paraId="43D3F727" w14:textId="77777777" w:rsidR="003F3871" w:rsidRPr="00CA7A57" w:rsidRDefault="003F3871" w:rsidP="003F3871">
      <w:pPr>
        <w:spacing w:line="360" w:lineRule="auto"/>
        <w:jc w:val="both"/>
        <w:rPr>
          <w:rFonts w:ascii="Times New Roman" w:hAnsi="Times New Roman" w:cs="Times New Roman"/>
          <w:i/>
          <w:lang w:val="es-CO"/>
        </w:rPr>
      </w:pPr>
    </w:p>
    <w:p w14:paraId="35BD6F41"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OPORTUNA</w:t>
      </w:r>
      <w:r w:rsidRPr="00CA7A57">
        <w:rPr>
          <w:rFonts w:ascii="Times New Roman" w:hAnsi="Times New Roman" w:cs="Times New Roman"/>
          <w:i/>
          <w:lang w:val="es-CO"/>
        </w:rPr>
        <w:t>: La evaluación debe realizarse de manera permanente, continua, integral y sostenida en el tiempo, de acuerdo con las condiciones y posibilidades que evidencian las estudiantes.</w:t>
      </w:r>
    </w:p>
    <w:p w14:paraId="3F61F385" w14:textId="77777777" w:rsidR="003F3871" w:rsidRPr="00CA7A57" w:rsidRDefault="003F3871" w:rsidP="003F3871">
      <w:pPr>
        <w:spacing w:line="360" w:lineRule="auto"/>
        <w:jc w:val="both"/>
        <w:rPr>
          <w:rFonts w:ascii="Times New Roman" w:hAnsi="Times New Roman" w:cs="Times New Roman"/>
          <w:i/>
          <w:lang w:val="es-CO"/>
        </w:rPr>
      </w:pPr>
    </w:p>
    <w:p w14:paraId="2BC8062A"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PERTINENTE:</w:t>
      </w:r>
      <w:r w:rsidRPr="00CA7A57">
        <w:rPr>
          <w:rFonts w:ascii="Times New Roman" w:hAnsi="Times New Roman" w:cs="Times New Roman"/>
          <w:i/>
          <w:lang w:val="es-CO"/>
        </w:rPr>
        <w:t xml:space="preserve"> La evaluación debe adecuarse en técnicas, recursos y medios, de acuerdo con las edades, niveles y objetivos del aprendizaje definidos en los Planes integrales de área.</w:t>
      </w:r>
    </w:p>
    <w:p w14:paraId="33A152B9" w14:textId="77777777" w:rsidR="003F3871" w:rsidRPr="00CA7A57" w:rsidRDefault="003F3871" w:rsidP="003F3871">
      <w:pPr>
        <w:spacing w:line="360" w:lineRule="auto"/>
        <w:jc w:val="both"/>
        <w:rPr>
          <w:rFonts w:ascii="Times New Roman" w:hAnsi="Times New Roman" w:cs="Times New Roman"/>
          <w:i/>
          <w:lang w:val="es-CO"/>
        </w:rPr>
      </w:pPr>
    </w:p>
    <w:p w14:paraId="4EEF5866"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INTENCIONAL:</w:t>
      </w:r>
      <w:r w:rsidRPr="00CA7A57">
        <w:rPr>
          <w:rFonts w:ascii="Times New Roman" w:hAnsi="Times New Roman" w:cs="Times New Roman"/>
          <w:i/>
          <w:lang w:val="es-CO"/>
        </w:rPr>
        <w:t xml:space="preserve"> La evaluación en el aula debe pasar de una acción espontánea, no planeada a ejercicios intencionados, que respondan a un proceso de enseñanza – aprendizaje aplicado al saber pedagógico y didáctico disponible.</w:t>
      </w:r>
    </w:p>
    <w:p w14:paraId="4F1F2F0C" w14:textId="77777777" w:rsidR="003F3871" w:rsidRPr="00CA7A57" w:rsidRDefault="003F3871" w:rsidP="003F3871">
      <w:pPr>
        <w:spacing w:line="360" w:lineRule="auto"/>
        <w:jc w:val="both"/>
        <w:rPr>
          <w:rFonts w:ascii="Times New Roman" w:hAnsi="Times New Roman" w:cs="Times New Roman"/>
          <w:i/>
          <w:lang w:val="es-CO"/>
        </w:rPr>
      </w:pPr>
    </w:p>
    <w:p w14:paraId="7A5CD21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PUBLICIDAD</w:t>
      </w:r>
      <w:r w:rsidRPr="00CA7A57">
        <w:rPr>
          <w:rFonts w:ascii="Times New Roman" w:hAnsi="Times New Roman" w:cs="Times New Roman"/>
          <w:i/>
          <w:lang w:val="es-CO"/>
        </w:rPr>
        <w:t>: Lo que será evaluado, las técnicas que se utilizarán, las oportunidades para constatar evidencias, los criterios de evaluación y los resultados del ejercicio evaluativo deben informarse y publicarse, promoviendo incluso nuevas estrategias en el caso de quienes registren debilidades en su proceso formativo.</w:t>
      </w:r>
    </w:p>
    <w:p w14:paraId="55F4004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En consecuencia la evaluación conlleva  al crecimiento:</w:t>
      </w:r>
    </w:p>
    <w:p w14:paraId="0CBAF0C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Cognitivo-Académico (desempeños básicos), al desempeño personal (Valores) y Social (la capacidad para interactuar en forma armónica y coherente en sus principios).</w:t>
      </w:r>
    </w:p>
    <w:p w14:paraId="7AB374A7" w14:textId="77777777" w:rsidR="003F3871" w:rsidRPr="00CA7A57" w:rsidRDefault="003F3871" w:rsidP="003F3871">
      <w:pPr>
        <w:spacing w:line="360" w:lineRule="auto"/>
        <w:jc w:val="both"/>
        <w:rPr>
          <w:rFonts w:ascii="Times New Roman" w:hAnsi="Times New Roman" w:cs="Times New Roman"/>
          <w:i/>
          <w:lang w:val="es-CO"/>
        </w:rPr>
      </w:pPr>
    </w:p>
    <w:p w14:paraId="518F289F"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w:t>
      </w:r>
      <w:r w:rsidRPr="00CA7A57">
        <w:rPr>
          <w:rFonts w:ascii="Times New Roman" w:hAnsi="Times New Roman" w:cs="Times New Roman"/>
          <w:i/>
          <w:lang w:val="es-CO"/>
        </w:rPr>
        <w:t>.  En Concordancia con el PEI y con los propósitos institucionales de mejoramiento académico, las evaluaciones de cada periodo se diseñaran atendiendo a las características anteriormente enunciadas.  Por lo tanto, las pruebas serán tipo ICFES  y SABER con la respectiva argumentación (practicadas, al menos una vez en cada periodo y en cada área / asignatura ofrecida en el plan de estudios).</w:t>
      </w:r>
    </w:p>
    <w:p w14:paraId="7C1642A3" w14:textId="77777777" w:rsidR="003F3871" w:rsidRPr="00CA7A57" w:rsidRDefault="003F3871" w:rsidP="003F3871">
      <w:pPr>
        <w:spacing w:line="360" w:lineRule="auto"/>
        <w:jc w:val="both"/>
        <w:rPr>
          <w:rFonts w:ascii="Times New Roman" w:hAnsi="Times New Roman" w:cs="Times New Roman"/>
          <w:i/>
          <w:lang w:val="es-CO"/>
        </w:rPr>
      </w:pPr>
    </w:p>
    <w:p w14:paraId="7D07501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lastRenderedPageBreak/>
        <w:t>ARTÍCULO 4º. PROPÓSITOS DE LA EVALUACIÓN.</w:t>
      </w:r>
      <w:r w:rsidRPr="00CA7A57">
        <w:rPr>
          <w:rFonts w:ascii="Times New Roman" w:hAnsi="Times New Roman" w:cs="Times New Roman"/>
          <w:i/>
          <w:lang w:val="es-CO"/>
        </w:rPr>
        <w:t xml:space="preserve">  Son propósitos de la evaluación de las estudiantes en el ámbito institucional:</w:t>
      </w:r>
    </w:p>
    <w:p w14:paraId="1C994DC4" w14:textId="77777777" w:rsidR="003F3871" w:rsidRPr="00CA7A57" w:rsidRDefault="003F3871" w:rsidP="003F3871">
      <w:pPr>
        <w:spacing w:line="360" w:lineRule="auto"/>
        <w:jc w:val="both"/>
        <w:rPr>
          <w:rFonts w:ascii="Times New Roman" w:hAnsi="Times New Roman" w:cs="Times New Roman"/>
          <w:i/>
          <w:lang w:val="es-CO"/>
        </w:rPr>
      </w:pPr>
    </w:p>
    <w:p w14:paraId="40491AF7" w14:textId="77777777" w:rsidR="003F3871" w:rsidRPr="00CA7A57" w:rsidRDefault="003F3871" w:rsidP="00BD6EE7">
      <w:pPr>
        <w:pStyle w:val="Prrafodelista"/>
        <w:numPr>
          <w:ilvl w:val="0"/>
          <w:numId w:val="35"/>
        </w:numPr>
        <w:spacing w:line="360" w:lineRule="auto"/>
        <w:jc w:val="both"/>
        <w:rPr>
          <w:rFonts w:ascii="Times New Roman" w:hAnsi="Times New Roman" w:cs="Times New Roman"/>
          <w:i/>
          <w:lang w:val="es-CO"/>
        </w:rPr>
      </w:pPr>
      <w:r w:rsidRPr="00CA7A57">
        <w:rPr>
          <w:rFonts w:ascii="Times New Roman" w:hAnsi="Times New Roman" w:cs="Times New Roman"/>
          <w:i/>
          <w:lang w:val="es-CO"/>
        </w:rPr>
        <w:t>Identificar las características personales, intereses, ritmos de desarrollo y estilos de aprendizaje de la  estudiante para valorar sus avances.</w:t>
      </w:r>
    </w:p>
    <w:p w14:paraId="4F9C4980" w14:textId="77777777" w:rsidR="003F3871" w:rsidRPr="00CA7A57" w:rsidRDefault="003F3871" w:rsidP="00BD6EE7">
      <w:pPr>
        <w:pStyle w:val="Prrafodelista"/>
        <w:numPr>
          <w:ilvl w:val="0"/>
          <w:numId w:val="35"/>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Proporcionar información básica para consolidar o reorientar los procesos educativos relacionados con el desarrollo integral de las estudiantes.</w:t>
      </w:r>
    </w:p>
    <w:p w14:paraId="39BC9030" w14:textId="77777777" w:rsidR="003F3871" w:rsidRPr="00CA7A57" w:rsidRDefault="003F3871" w:rsidP="00BD6EE7">
      <w:pPr>
        <w:pStyle w:val="Prrafodelista"/>
        <w:numPr>
          <w:ilvl w:val="0"/>
          <w:numId w:val="35"/>
        </w:numPr>
        <w:spacing w:line="360" w:lineRule="auto"/>
        <w:jc w:val="both"/>
        <w:rPr>
          <w:rFonts w:ascii="Times New Roman" w:hAnsi="Times New Roman" w:cs="Times New Roman"/>
          <w:i/>
          <w:lang w:val="es-CO"/>
        </w:rPr>
      </w:pPr>
      <w:r w:rsidRPr="00CA7A57">
        <w:rPr>
          <w:rFonts w:ascii="Times New Roman" w:hAnsi="Times New Roman" w:cs="Times New Roman"/>
          <w:i/>
          <w:lang w:val="es-CO"/>
        </w:rPr>
        <w:t>Suministrar información que permita implementar estrategias pedagógicas para apoyar a los estudiantes que presenten debilidades y/o desempeños superiores en su proceso formativo.</w:t>
      </w:r>
    </w:p>
    <w:p w14:paraId="11F44F5E" w14:textId="77777777" w:rsidR="003F3871" w:rsidRPr="00CA7A57" w:rsidRDefault="003F3871" w:rsidP="00BD6EE7">
      <w:pPr>
        <w:pStyle w:val="Prrafodelista"/>
        <w:numPr>
          <w:ilvl w:val="0"/>
          <w:numId w:val="35"/>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Determinar la promoción de los  estudiantes.</w:t>
      </w:r>
    </w:p>
    <w:p w14:paraId="64957907" w14:textId="77777777" w:rsidR="003F3871" w:rsidRPr="00CA7A57" w:rsidRDefault="003F3871" w:rsidP="00BD6EE7">
      <w:pPr>
        <w:pStyle w:val="Prrafodelista"/>
        <w:numPr>
          <w:ilvl w:val="0"/>
          <w:numId w:val="35"/>
        </w:numPr>
        <w:spacing w:line="360" w:lineRule="auto"/>
        <w:jc w:val="both"/>
        <w:rPr>
          <w:rFonts w:ascii="Times New Roman" w:hAnsi="Times New Roman" w:cs="Times New Roman"/>
          <w:i/>
          <w:lang w:val="es-CO"/>
        </w:rPr>
      </w:pPr>
      <w:r w:rsidRPr="00CA7A57">
        <w:rPr>
          <w:rFonts w:ascii="Times New Roman" w:hAnsi="Times New Roman" w:cs="Times New Roman"/>
          <w:i/>
          <w:lang w:val="es-CO"/>
        </w:rPr>
        <w:t>Aportar información para el ajuste e implementación del plan de mejoramiento institucional.</w:t>
      </w:r>
    </w:p>
    <w:p w14:paraId="5550DE01" w14:textId="77777777" w:rsidR="003F3871" w:rsidRPr="00CA7A57" w:rsidRDefault="003F3871" w:rsidP="003F3871">
      <w:pPr>
        <w:spacing w:line="360" w:lineRule="auto"/>
        <w:jc w:val="both"/>
        <w:rPr>
          <w:rFonts w:ascii="Times New Roman" w:hAnsi="Times New Roman" w:cs="Times New Roman"/>
          <w:i/>
          <w:lang w:val="es-CO"/>
        </w:rPr>
      </w:pPr>
    </w:p>
    <w:p w14:paraId="1A61ABC0"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5º. EVALUACION ACADEMICA</w:t>
      </w:r>
      <w:r w:rsidRPr="00CA7A57">
        <w:rPr>
          <w:rFonts w:ascii="Times New Roman" w:hAnsi="Times New Roman" w:cs="Times New Roman"/>
          <w:i/>
          <w:lang w:val="es-CO"/>
        </w:rPr>
        <w:t xml:space="preserve">.  Entiéndase por evaluación académica, las pruebas, trabajos, o exámenes que se realizan durante un periodo académico, en las fechas previstas o no previstas, en el calendario académico con el fin de valorar el  proceso enseñanza-aprendizaje. </w:t>
      </w:r>
    </w:p>
    <w:p w14:paraId="0EB8180F" w14:textId="77777777" w:rsidR="00DA1F61"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Las evaluaciones académicas se clasifican:</w:t>
      </w:r>
    </w:p>
    <w:p w14:paraId="3006A0FE" w14:textId="4CD47C79"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95B0B9D" w14:textId="77777777" w:rsidR="003F3871" w:rsidRPr="00CA7A57" w:rsidRDefault="003F3871" w:rsidP="00BD6EE7">
      <w:pPr>
        <w:pStyle w:val="Prrafodelista"/>
        <w:numPr>
          <w:ilvl w:val="0"/>
          <w:numId w:val="39"/>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Según su forma: En orales, escritos y conceptuales</w:t>
      </w:r>
    </w:p>
    <w:p w14:paraId="04D949A0" w14:textId="77777777" w:rsidR="003F3871" w:rsidRPr="00CA7A57" w:rsidRDefault="003F3871" w:rsidP="00BD6EE7">
      <w:pPr>
        <w:pStyle w:val="Prrafodelista"/>
        <w:numPr>
          <w:ilvl w:val="0"/>
          <w:numId w:val="3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Según el periodo de realización: En ordinarias y extraordinarias. </w:t>
      </w:r>
    </w:p>
    <w:p w14:paraId="1EEA2C75" w14:textId="77777777" w:rsidR="003F3871" w:rsidRPr="00CA7A57" w:rsidRDefault="003F3871" w:rsidP="003F3871">
      <w:pPr>
        <w:spacing w:line="360" w:lineRule="auto"/>
        <w:jc w:val="both"/>
        <w:rPr>
          <w:rFonts w:ascii="Times New Roman" w:hAnsi="Times New Roman" w:cs="Times New Roman"/>
          <w:i/>
          <w:lang w:val="es-CO"/>
        </w:rPr>
      </w:pPr>
    </w:p>
    <w:p w14:paraId="18B85A39"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Las evaluaciones del proceso aprendizaje se podrán realizar:</w:t>
      </w:r>
    </w:p>
    <w:p w14:paraId="736A0EC0" w14:textId="77777777" w:rsidR="003F3871" w:rsidRPr="00CA7A57" w:rsidRDefault="003F3871" w:rsidP="003F3871">
      <w:pPr>
        <w:spacing w:line="360" w:lineRule="auto"/>
        <w:jc w:val="both"/>
        <w:rPr>
          <w:rFonts w:ascii="Times New Roman" w:hAnsi="Times New Roman" w:cs="Times New Roman"/>
          <w:i/>
          <w:lang w:val="es-CO"/>
        </w:rPr>
      </w:pPr>
    </w:p>
    <w:p w14:paraId="46C4D7FB" w14:textId="77777777" w:rsidR="003F3871" w:rsidRPr="00CA7A57" w:rsidRDefault="003F3871" w:rsidP="00BD6EE7">
      <w:pPr>
        <w:pStyle w:val="Prrafodelista"/>
        <w:numPr>
          <w:ilvl w:val="0"/>
          <w:numId w:val="34"/>
        </w:numPr>
        <w:spacing w:line="360" w:lineRule="auto"/>
        <w:jc w:val="both"/>
        <w:rPr>
          <w:rFonts w:ascii="Times New Roman" w:hAnsi="Times New Roman" w:cs="Times New Roman"/>
          <w:i/>
          <w:lang w:val="es-CO"/>
        </w:rPr>
      </w:pPr>
      <w:r w:rsidRPr="00CA7A57">
        <w:rPr>
          <w:rFonts w:ascii="Times New Roman" w:hAnsi="Times New Roman" w:cs="Times New Roman"/>
          <w:i/>
          <w:lang w:val="es-CO"/>
        </w:rPr>
        <w:t>Mediante el uso de pruebas de comprensión, análisis, discusión crítica y en general, de aprobación de unidades temáticas desarrolladas en cada área establecida en el plan de estudio   para cada grado</w:t>
      </w:r>
    </w:p>
    <w:p w14:paraId="089E9852" w14:textId="77777777" w:rsidR="003F3871" w:rsidRPr="00CA7A57" w:rsidRDefault="003F3871" w:rsidP="00BD6EE7">
      <w:pPr>
        <w:pStyle w:val="Prrafodelista"/>
        <w:numPr>
          <w:ilvl w:val="0"/>
          <w:numId w:val="34"/>
        </w:numPr>
        <w:spacing w:line="360" w:lineRule="auto"/>
        <w:jc w:val="both"/>
        <w:rPr>
          <w:rFonts w:ascii="Times New Roman" w:hAnsi="Times New Roman" w:cs="Times New Roman"/>
          <w:i/>
          <w:lang w:val="es-CO"/>
        </w:rPr>
      </w:pPr>
      <w:r w:rsidRPr="00CA7A57">
        <w:rPr>
          <w:rFonts w:ascii="Times New Roman" w:hAnsi="Times New Roman" w:cs="Times New Roman"/>
          <w:i/>
          <w:lang w:val="es-CO"/>
        </w:rPr>
        <w:t>Mediante apreciaciones cualitativas hechas como resultado de observación. diálogo, entrevistas,  Coloquios, seminarios, concursos, entre otros</w:t>
      </w:r>
    </w:p>
    <w:p w14:paraId="474636FD" w14:textId="77777777" w:rsidR="003F3871" w:rsidRPr="00CA7A57" w:rsidRDefault="003F3871" w:rsidP="00BD6EE7">
      <w:pPr>
        <w:pStyle w:val="Prrafodelista"/>
        <w:numPr>
          <w:ilvl w:val="0"/>
          <w:numId w:val="34"/>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Evaluaciones con libro abierto, trabajos escritos, pruebas de selección múltiple, talleres,  elaboración de proyectos y prototipos, entre otros, de acuerdo con la naturaleza del área.</w:t>
      </w:r>
    </w:p>
    <w:p w14:paraId="6BB86066" w14:textId="77777777" w:rsidR="003F3871" w:rsidRPr="00CA7A57" w:rsidRDefault="003F3871" w:rsidP="00BD6EE7">
      <w:pPr>
        <w:pStyle w:val="Prrafodelista"/>
        <w:numPr>
          <w:ilvl w:val="0"/>
          <w:numId w:val="34"/>
        </w:numPr>
        <w:spacing w:line="360" w:lineRule="auto"/>
        <w:jc w:val="both"/>
        <w:rPr>
          <w:rFonts w:ascii="Times New Roman" w:hAnsi="Times New Roman" w:cs="Times New Roman"/>
          <w:i/>
          <w:lang w:val="es-CO"/>
        </w:rPr>
      </w:pPr>
      <w:r w:rsidRPr="00CA7A57">
        <w:rPr>
          <w:rFonts w:ascii="Times New Roman" w:hAnsi="Times New Roman" w:cs="Times New Roman"/>
          <w:i/>
          <w:lang w:val="es-CO"/>
        </w:rPr>
        <w:t>Ensayos, investigaciones, trabajo en equipo, mesas de trabajo</w:t>
      </w:r>
    </w:p>
    <w:p w14:paraId="1B5716C1" w14:textId="77777777" w:rsidR="003F3871" w:rsidRPr="00CA7A57" w:rsidRDefault="003F3871" w:rsidP="00BD6EE7">
      <w:pPr>
        <w:pStyle w:val="Prrafodelista"/>
        <w:numPr>
          <w:ilvl w:val="0"/>
          <w:numId w:val="34"/>
        </w:numPr>
        <w:spacing w:line="360" w:lineRule="auto"/>
        <w:jc w:val="both"/>
        <w:rPr>
          <w:rFonts w:ascii="Times New Roman" w:hAnsi="Times New Roman" w:cs="Times New Roman"/>
          <w:i/>
          <w:lang w:val="es-CO"/>
        </w:rPr>
      </w:pPr>
      <w:proofErr w:type="spellStart"/>
      <w:r w:rsidRPr="00CA7A57">
        <w:rPr>
          <w:rFonts w:ascii="Times New Roman" w:hAnsi="Times New Roman" w:cs="Times New Roman"/>
          <w:i/>
          <w:lang w:val="es-CO"/>
        </w:rPr>
        <w:t>Coevaluación</w:t>
      </w:r>
      <w:proofErr w:type="spellEnd"/>
      <w:r w:rsidRPr="00CA7A57">
        <w:rPr>
          <w:rFonts w:ascii="Times New Roman" w:hAnsi="Times New Roman" w:cs="Times New Roman"/>
          <w:i/>
          <w:lang w:val="es-CO"/>
        </w:rPr>
        <w:t xml:space="preserve">,  </w:t>
      </w:r>
      <w:proofErr w:type="spellStart"/>
      <w:r w:rsidRPr="00CA7A57">
        <w:rPr>
          <w:rFonts w:ascii="Times New Roman" w:hAnsi="Times New Roman" w:cs="Times New Roman"/>
          <w:i/>
          <w:lang w:val="es-CO"/>
        </w:rPr>
        <w:t>Heteroevaluación</w:t>
      </w:r>
      <w:proofErr w:type="spellEnd"/>
      <w:r w:rsidRPr="00CA7A57">
        <w:rPr>
          <w:rFonts w:ascii="Times New Roman" w:hAnsi="Times New Roman" w:cs="Times New Roman"/>
          <w:i/>
          <w:lang w:val="es-CO"/>
        </w:rPr>
        <w:t>,  Autoevaluación y meta evaluación</w:t>
      </w:r>
    </w:p>
    <w:p w14:paraId="6A84B471" w14:textId="77777777" w:rsidR="00DA1F61" w:rsidRDefault="00DA1F61" w:rsidP="003F3871">
      <w:pPr>
        <w:spacing w:line="360" w:lineRule="auto"/>
        <w:jc w:val="both"/>
        <w:rPr>
          <w:rFonts w:ascii="Times New Roman" w:hAnsi="Times New Roman" w:cs="Times New Roman"/>
          <w:i/>
          <w:lang w:val="es-CO"/>
        </w:rPr>
      </w:pPr>
    </w:p>
    <w:p w14:paraId="77109A97" w14:textId="7DFCE90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6º.  CRITERIOS DE EVALUACION.</w:t>
      </w:r>
      <w:r w:rsidRPr="00CA7A57">
        <w:rPr>
          <w:rFonts w:ascii="Times New Roman" w:hAnsi="Times New Roman" w:cs="Times New Roman"/>
          <w:i/>
          <w:lang w:val="es-CO"/>
        </w:rPr>
        <w:t xml:space="preserve">  Se tendrá en cuenta en el proceso de la evaluación de las estudiantes, los siguientes criterios:</w:t>
      </w:r>
    </w:p>
    <w:p w14:paraId="530780B3" w14:textId="77777777" w:rsidR="003F3871" w:rsidRPr="00CA7A57" w:rsidRDefault="003F3871" w:rsidP="003F3871">
      <w:pPr>
        <w:spacing w:line="360" w:lineRule="auto"/>
        <w:jc w:val="both"/>
        <w:rPr>
          <w:rFonts w:ascii="Times New Roman" w:hAnsi="Times New Roman" w:cs="Times New Roman"/>
          <w:i/>
          <w:lang w:val="es-CO"/>
        </w:rPr>
      </w:pPr>
    </w:p>
    <w:p w14:paraId="61E137F4" w14:textId="77777777" w:rsidR="003F3871" w:rsidRPr="00CA7A57" w:rsidRDefault="003F3871" w:rsidP="00BD6EE7">
      <w:pPr>
        <w:pStyle w:val="Prrafodelista"/>
        <w:numPr>
          <w:ilvl w:val="0"/>
          <w:numId w:val="33"/>
        </w:numPr>
        <w:spacing w:line="360" w:lineRule="auto"/>
        <w:jc w:val="both"/>
        <w:rPr>
          <w:rFonts w:ascii="Times New Roman" w:hAnsi="Times New Roman" w:cs="Times New Roman"/>
          <w:i/>
          <w:lang w:val="es-CO"/>
        </w:rPr>
      </w:pPr>
      <w:r w:rsidRPr="00CA7A57">
        <w:rPr>
          <w:rFonts w:ascii="Times New Roman" w:hAnsi="Times New Roman" w:cs="Times New Roman"/>
          <w:i/>
          <w:lang w:val="es-CO"/>
        </w:rPr>
        <w:t>Los Estándares Nacionales Básicos, Competencias en Lenguaje, Matemáticas, Ciencias Sociales,  Naturales  y Ciudadanas,  diseñados por  el Ministerio de Educación Nacional para todo el país y  los Lineamientos Curriculares de las otras áreas.</w:t>
      </w:r>
    </w:p>
    <w:p w14:paraId="182C7F2F" w14:textId="77777777" w:rsidR="003F3871" w:rsidRPr="00CA7A57" w:rsidRDefault="003F3871" w:rsidP="00BD6EE7">
      <w:pPr>
        <w:pStyle w:val="Prrafodelista"/>
        <w:numPr>
          <w:ilvl w:val="0"/>
          <w:numId w:val="33"/>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Las competencias que determine la institución en cualquiera de las dimensiones de las áreas o  entendiendo estas como la satisfacción de un logro, de un objetivo o acercamiento al mismo, teniendo en cuenta el proceso a través del cual se adquirió.</w:t>
      </w:r>
    </w:p>
    <w:p w14:paraId="7E17E4FE" w14:textId="77777777" w:rsidR="003F3871" w:rsidRPr="00CA7A57" w:rsidRDefault="003F3871" w:rsidP="00BD6EE7">
      <w:pPr>
        <w:pStyle w:val="Prrafodelista"/>
        <w:numPr>
          <w:ilvl w:val="0"/>
          <w:numId w:val="33"/>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Los logros que determine la Institución, en cualquiera de las dimensiones, de las áreas o asignaturas, entendido el logro como la satisfacción de un objetivo o acercamiento al mismo, teniendo en cuenta el proceso a través del cual se adquirió. Los logros se refieren a las competencias, capacidades y saberes que están comprometidos a adquirir nuestros estudiantes.   </w:t>
      </w:r>
    </w:p>
    <w:p w14:paraId="75B8E9F1" w14:textId="77777777" w:rsidR="003F3871" w:rsidRPr="00CA7A57" w:rsidRDefault="003F3871" w:rsidP="00BD6EE7">
      <w:pPr>
        <w:pStyle w:val="Prrafodelista"/>
        <w:numPr>
          <w:ilvl w:val="0"/>
          <w:numId w:val="33"/>
        </w:numPr>
        <w:spacing w:line="360" w:lineRule="auto"/>
        <w:jc w:val="both"/>
        <w:rPr>
          <w:rFonts w:ascii="Times New Roman" w:hAnsi="Times New Roman" w:cs="Times New Roman"/>
          <w:i/>
          <w:lang w:val="es-CO"/>
        </w:rPr>
      </w:pPr>
      <w:r w:rsidRPr="00CA7A57">
        <w:rPr>
          <w:rFonts w:ascii="Times New Roman" w:hAnsi="Times New Roman" w:cs="Times New Roman"/>
          <w:i/>
          <w:lang w:val="es-CO"/>
        </w:rPr>
        <w:t>Los Indicadores de desempeño elaborados por la Institución, entendidos como señales que marcan el punto de referencia tomado para juzgar el estado en el que se encuentra el proceso, como las  acciones manifiestas del estudiante  que sirven como referencia para determinar el nivel de aprendizaje, con respecto a un logro.</w:t>
      </w:r>
    </w:p>
    <w:p w14:paraId="51F3C48D" w14:textId="77777777" w:rsidR="003F3871" w:rsidRPr="00CA7A57" w:rsidRDefault="003F3871" w:rsidP="00BD6EE7">
      <w:pPr>
        <w:pStyle w:val="Prrafodelista"/>
        <w:numPr>
          <w:ilvl w:val="0"/>
          <w:numId w:val="33"/>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desarrollo y cumplimiento de los procesos metodológicos de la evaluación </w:t>
      </w:r>
    </w:p>
    <w:p w14:paraId="0FC834C2" w14:textId="77777777" w:rsidR="003F3871" w:rsidRPr="00CA7A57" w:rsidRDefault="003F3871" w:rsidP="003F3871">
      <w:pPr>
        <w:spacing w:line="360" w:lineRule="auto"/>
        <w:jc w:val="both"/>
        <w:rPr>
          <w:rFonts w:ascii="Times New Roman" w:hAnsi="Times New Roman" w:cs="Times New Roman"/>
          <w:i/>
          <w:lang w:val="es-CO"/>
        </w:rPr>
      </w:pPr>
    </w:p>
    <w:p w14:paraId="0E9CC0A9"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En las pruebas se dará preferencia a aquellas que permitan la consulta de textos, notas y otros recursos que se consideren necesarios para independizar los resultados de factores relacionados con la recordación.</w:t>
      </w:r>
    </w:p>
    <w:p w14:paraId="2E97C021"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practicaran como mínimo seis evaluaciones, que den cuenta de los aspectos obligatorios del proceso de evaluación de la Institución Educativa Sidón, en cada área o asignatura del plan de estudios aprobado en el PEI.</w:t>
      </w:r>
    </w:p>
    <w:p w14:paraId="0EB27654"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Las actividades de refuerzo se realizaran permanentemente, como se vayan presentando en el desarrollo de las temáticas y no debe prolongarse antes de  la última semana para terminar el periodo académico</w:t>
      </w:r>
    </w:p>
    <w:p w14:paraId="6F721ACD"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Los   educadores deben devolver las evaluaciones y trabajos corregidos y atender los reclamos que se presenten por parte de las estudiantes antes de una semana.</w:t>
      </w:r>
    </w:p>
    <w:p w14:paraId="077B23B6"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Cada educador debe orientar a las estudiantes sobre los derechos y obligaciones que acarrea el proceso de la evaluación en su respectiva área.</w:t>
      </w:r>
    </w:p>
    <w:p w14:paraId="1A15ACB3"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Desligar el proceso evaluativo del desarrollo personal y social.</w:t>
      </w:r>
    </w:p>
    <w:p w14:paraId="4C8F0F9D"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Los y las docentes  tienen la obligación de informar los resultados de las pruebas de evaluación académica: de manera personal, por cartelera,  antes de ser entregadas  a Rectoría o a quien asuma la responsabilidad de la Secretaria de la Institución Educativa.</w:t>
      </w:r>
    </w:p>
    <w:p w14:paraId="2756E9E8"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Toda estudiante  tiene derecho a conocer el resultado de sus evaluaciones y los informes al finalizar cada periodo antes de ser entregados a Rectoría o quien asuma la responsabilidad como secretaria.</w:t>
      </w:r>
    </w:p>
    <w:p w14:paraId="4C582406"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Cualquier estudiante  podrá solicitar respetuosamente de manera verbal o por escrito al docente la revisión de las notas luego de ser informada sobre los resultados del periodo o nota final al día  siguiente de ser oficializado. De esta revisión la estudiante podrá apelar por escrito a los dos (2) días hábiles siguientes ante la instancia correspondiente</w:t>
      </w:r>
    </w:p>
    <w:p w14:paraId="6C6AE39A"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Pasada la fecha para cambiar notas por reclamo, los y las docentes  no podrán hacer cambios de calificaciones salvo que se compruebe error. En estos casos el cambio debe ser autorizado por Rectoría</w:t>
      </w:r>
    </w:p>
    <w:p w14:paraId="5BAA7A96"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 xml:space="preserve">Toda evaluación, trabajos escritos y/o sustentación no presentadas sin justa causa, a juicio del educador responsable del área, será evaluada con 1 (uno).  Se harán actividades evaluativas suplementarias a los estudiantes que demuestren causa justificada por no haber asistido oportunamente a cualquier evaluación realizada por el educador.  Toda justificación debe presentarse en el formato oficial firmado por el director de grupo y las incapacidades medicas deben anexarse, al día siguiente de la ausencia.  Si la estudiante no le cumple al educador con las nuevas actividades evaluativas se calificará  con 1 (uno). </w:t>
      </w:r>
    </w:p>
    <w:p w14:paraId="362DBF35"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 calificación de una prueba de periodo, es solo un porcentaje de la nota  del periodo.  La calificación de esta no se constituye  el resultado final de valoración que obtiene el estudiante.</w:t>
      </w:r>
    </w:p>
    <w:p w14:paraId="140D319E"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Cuando en una evaluación  pierde el 50% o más de los estudiantes del grupo, se deberá repetir la evaluación, y a ella se podrán acoger los estudiantes que la aprobaron.</w:t>
      </w:r>
    </w:p>
    <w:p w14:paraId="59353A50"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Cuando se detecte  una alta  mortalidad  en un  curso en especial, se deberá establecer un plan de mejoramiento y realizar los ajustes pertinentes;  previo análisis con los docentes que sirven las áreas en este.</w:t>
      </w:r>
    </w:p>
    <w:p w14:paraId="6A0AE694"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deben hacer actividades pedagógicas de  apoyo durante el desarrollo de cada uno de los períodos académicos. </w:t>
      </w:r>
    </w:p>
    <w:p w14:paraId="3F3C9B99"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Si una evaluación o trabajo  fuere anulado por fraude; la calificación será de uno (1).  Se entiende por fraude la suplantación de personas o del examen, la copia,  la falsificación de calificaciones y todas aquellas actuaciones que a juicio de la persona que controla el examen puedan ser consideradas como tales. </w:t>
      </w:r>
    </w:p>
    <w:p w14:paraId="132A22A3"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Cuando por circunstancias excepcionales debidamente comprobadas, como acoso sexual, discriminación  religiosa,  política, familiar, etnia, u otra, un docente repruebe  al estudiante. Podrá solicitar el estudiante  a la instancia pertinente la asignación de un segundo evaluador de la misma área, para realizar la evaluación y valoración, la cual quedará como definitiva en el </w:t>
      </w:r>
      <w:r w:rsidRPr="00CA7A57">
        <w:rPr>
          <w:rFonts w:ascii="Times New Roman" w:hAnsi="Times New Roman" w:cs="Times New Roman"/>
          <w:i/>
          <w:lang w:val="es-CO"/>
        </w:rPr>
        <w:lastRenderedPageBreak/>
        <w:t>certificado en la parte correspondiente a “OBSERVACIONES”, ya que en la casilla del área reprobada, se escribirá el registro dado por el docente titular.</w:t>
      </w:r>
    </w:p>
    <w:p w14:paraId="527F89D3" w14:textId="77777777" w:rsidR="003F3871" w:rsidRPr="00CA7A57" w:rsidRDefault="003F3871" w:rsidP="00BD6EE7">
      <w:pPr>
        <w:pStyle w:val="Prrafodelista"/>
        <w:numPr>
          <w:ilvl w:val="0"/>
          <w:numId w:val="3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presentación de pruebas  de  periodo,  SABER e ICFES son de carácter obligatorio para todos los estudiantes y se harán en la respectiva fecha.  </w:t>
      </w:r>
    </w:p>
    <w:p w14:paraId="01D74FDA" w14:textId="77777777" w:rsidR="003F3871" w:rsidRPr="00CA7A57" w:rsidRDefault="003F3871" w:rsidP="003F3871">
      <w:pPr>
        <w:spacing w:line="360" w:lineRule="auto"/>
        <w:jc w:val="both"/>
        <w:rPr>
          <w:rFonts w:ascii="Times New Roman" w:hAnsi="Times New Roman" w:cs="Times New Roman"/>
          <w:i/>
          <w:lang w:val="es-CO"/>
        </w:rPr>
      </w:pPr>
    </w:p>
    <w:p w14:paraId="3C1F1CC3"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PRIMERO. ADAPTACION CURRICULAR</w:t>
      </w:r>
      <w:r w:rsidRPr="00CA7A57">
        <w:rPr>
          <w:rFonts w:ascii="Times New Roman" w:hAnsi="Times New Roman" w:cs="Times New Roman"/>
          <w:i/>
          <w:lang w:val="es-CO"/>
        </w:rPr>
        <w:t xml:space="preserve">  Para población con necesidades especiales las exigencias académicas estarán relacionadas con sus potencialidades y para ello se deberá  realizar las adaptaciones curriculares y evaluativas para ese tipo de población.</w:t>
      </w:r>
    </w:p>
    <w:p w14:paraId="109F3206" w14:textId="77777777" w:rsidR="003F3871" w:rsidRPr="00CA7A57" w:rsidRDefault="003F3871" w:rsidP="003F3871">
      <w:pPr>
        <w:spacing w:line="360" w:lineRule="auto"/>
        <w:jc w:val="both"/>
        <w:rPr>
          <w:rFonts w:ascii="Times New Roman" w:hAnsi="Times New Roman" w:cs="Times New Roman"/>
          <w:i/>
          <w:lang w:val="es-CO"/>
        </w:rPr>
      </w:pPr>
    </w:p>
    <w:p w14:paraId="464EB7BE" w14:textId="77777777"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CAPITULO III</w:t>
      </w:r>
    </w:p>
    <w:p w14:paraId="5F7DA3DB" w14:textId="77777777" w:rsid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 xml:space="preserve">CRITERIOS DE  PROMOCION </w:t>
      </w:r>
    </w:p>
    <w:p w14:paraId="74BB6F29" w14:textId="79A8E59D"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Y REPROBACION DE LAS ESTUDIANTES</w:t>
      </w:r>
    </w:p>
    <w:p w14:paraId="55A47DA4" w14:textId="77777777" w:rsidR="003F3871" w:rsidRPr="00DA1F61" w:rsidRDefault="003F3871" w:rsidP="003F3871">
      <w:pPr>
        <w:spacing w:line="360" w:lineRule="auto"/>
        <w:jc w:val="both"/>
        <w:rPr>
          <w:rFonts w:ascii="Times New Roman" w:hAnsi="Times New Roman" w:cs="Times New Roman"/>
          <w:i/>
          <w:sz w:val="26"/>
          <w:szCs w:val="26"/>
          <w:lang w:val="es-CO"/>
        </w:rPr>
      </w:pPr>
    </w:p>
    <w:p w14:paraId="2274DF4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Se define la Promoción en la Institución Educativa Sidón del Municipio de Cumbitara Nariño, como el reconocimiento que se le hace a una estudiante porque ha cubierto adecuadamente una fase de su formación, y ha demostrado que reúne las competencias necesarias para que continúe al grado siguiente, de acuerdo con los criterios y el cumplimiento de los procedimientos señalados en el presente Acuerdo.</w:t>
      </w:r>
    </w:p>
    <w:p w14:paraId="78A5C948" w14:textId="77777777" w:rsidR="003F3871" w:rsidRPr="00CA7A57" w:rsidRDefault="003F3871" w:rsidP="003F3871">
      <w:pPr>
        <w:spacing w:line="360" w:lineRule="auto"/>
        <w:jc w:val="both"/>
        <w:rPr>
          <w:rFonts w:ascii="Times New Roman" w:hAnsi="Times New Roman" w:cs="Times New Roman"/>
          <w:i/>
          <w:lang w:val="es-CO"/>
        </w:rPr>
      </w:pPr>
    </w:p>
    <w:p w14:paraId="0B27B4FD"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Sera entonces el número de áreas con desempeños básicos los que determinen la promoción del estudiante al grado siguiente.</w:t>
      </w:r>
    </w:p>
    <w:p w14:paraId="0D56FBB2" w14:textId="77777777" w:rsidR="003F3871" w:rsidRPr="00CA7A57" w:rsidRDefault="003F3871" w:rsidP="003F3871">
      <w:pPr>
        <w:spacing w:line="360" w:lineRule="auto"/>
        <w:jc w:val="both"/>
        <w:rPr>
          <w:rFonts w:ascii="Times New Roman" w:hAnsi="Times New Roman" w:cs="Times New Roman"/>
          <w:i/>
          <w:lang w:val="es-CO"/>
        </w:rPr>
      </w:pPr>
    </w:p>
    <w:p w14:paraId="5D028E77"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estudiante tendrá calificación de desempeño bajo, cuando no alcance al finalizar el año escolar, el 60% de los logros previstos para cada área/asignatura en el plan de estudios, caso en el cual se considera reprobada </w:t>
      </w:r>
      <w:r w:rsidRPr="00CA7A57">
        <w:rPr>
          <w:rFonts w:ascii="Times New Roman" w:hAnsi="Times New Roman" w:cs="Times New Roman"/>
          <w:i/>
          <w:lang w:val="es-CO"/>
        </w:rPr>
        <w:lastRenderedPageBreak/>
        <w:t>dicha área y tendrá que realizar actividades especiales de recuperación, para el caso de una o dos áreas reprobadas, notas inferiores  a 3.0 (tres).</w:t>
      </w:r>
    </w:p>
    <w:p w14:paraId="46204AEA"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Sera promovido al grado o ciclo  siguiente al finalizar el año escolar, el estudiante que obtenga niveles de desempeño básico, alto o superior, según las equivalencias Institucionales, en todas las áreas.</w:t>
      </w:r>
    </w:p>
    <w:p w14:paraId="5FE6CB1F"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No será promovido al grado siguiente, el estudiante que al finalizar el año escolar, que obtenga niveles de desempeño bajo, en tres o más áreas del plan de estudios. </w:t>
      </w:r>
    </w:p>
    <w:p w14:paraId="340B557B"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Si terminado el año escolar el estudiante pierde dos áreas, tendrá derecho a realizar sus nivelaciones y recuperaciones respectivas.</w:t>
      </w:r>
    </w:p>
    <w:p w14:paraId="31DB14C5"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será promovido al grado siguiente, el estudiante  que al finalizar el año escolar y haya presentado recuperaciones en dos áreas y no alcance nivel de desempeño básico en ambas áreas  sometidas a  nivelación del correspondiente año escolar. Si el estudiante pierde una y aprueba la otra. El estudiante podrá presentar una nivelación la primera semana de clases del siguiente año escolar con la condición de que quedará matriculado en el año anterior. Una vez aprobada el área se matriculará al siguiente año escolar.</w:t>
      </w:r>
    </w:p>
    <w:p w14:paraId="3CB88F2D" w14:textId="77777777" w:rsidR="003F3871" w:rsidRPr="00CA7A57" w:rsidRDefault="003F3871" w:rsidP="00BD6EE7">
      <w:pPr>
        <w:pStyle w:val="Prrafodelista"/>
        <w:numPr>
          <w:ilvl w:val="0"/>
          <w:numId w:val="3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No será promovido al grado o ciclo siguiente, el estudiante que haya dejado de asistir al plantel el 20% (40 faltas) del tiempo total previsto para cada área, sin excusas debidamente justificadas y aceptadas por la dirección del plantel, con el agravante el bajo rendimiento académico.  </w:t>
      </w:r>
    </w:p>
    <w:p w14:paraId="0F598160" w14:textId="77777777" w:rsidR="003F3871" w:rsidRPr="00CA7A57" w:rsidRDefault="003F3871" w:rsidP="003F3871">
      <w:pPr>
        <w:spacing w:line="360" w:lineRule="auto"/>
        <w:jc w:val="both"/>
        <w:rPr>
          <w:rFonts w:ascii="Times New Roman" w:hAnsi="Times New Roman" w:cs="Times New Roman"/>
          <w:i/>
          <w:lang w:val="es-CO"/>
        </w:rPr>
      </w:pPr>
    </w:p>
    <w:p w14:paraId="77C4F30C"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7º.  PROMOCION DIRECTA</w:t>
      </w:r>
      <w:r w:rsidRPr="00CA7A57">
        <w:rPr>
          <w:rFonts w:ascii="Times New Roman" w:hAnsi="Times New Roman" w:cs="Times New Roman"/>
          <w:i/>
          <w:lang w:val="es-CO"/>
        </w:rPr>
        <w:t>.  Al culminar el último periodo  del año lectivo  escolar el  estudiante  que se encuentre cursando cualquier grado o ciclo, en Institución Educativa Sidón, para ser promovido al grado siguiente deberá  haber obtenido una valoración de 3.0 (tres) o más en cada una de las áreas establecidas en el plan de estudios del grado que cursa.  Es decir, quien obtenga desempeño básico, desempeño alto o desempeño superior, según las equivalencias con  la Escala Nacional</w:t>
      </w:r>
    </w:p>
    <w:p w14:paraId="59AD15E2" w14:textId="77777777" w:rsidR="003F3871" w:rsidRPr="00CA7A57" w:rsidRDefault="003F3871" w:rsidP="003F3871">
      <w:pPr>
        <w:spacing w:line="360" w:lineRule="auto"/>
        <w:jc w:val="both"/>
        <w:rPr>
          <w:rFonts w:ascii="Times New Roman" w:hAnsi="Times New Roman" w:cs="Times New Roman"/>
          <w:i/>
          <w:lang w:val="es-CO"/>
        </w:rPr>
      </w:pPr>
    </w:p>
    <w:p w14:paraId="602D6920"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lastRenderedPageBreak/>
        <w:t>ARTICULO 8º. PROMOCIÓN DE ESTUDIANTES CON NECESIDADES EDUCATIVAS ESPECIALES</w:t>
      </w:r>
      <w:r w:rsidRPr="00CA7A57">
        <w:rPr>
          <w:rFonts w:ascii="Times New Roman" w:hAnsi="Times New Roman" w:cs="Times New Roman"/>
          <w:i/>
          <w:lang w:val="es-CO"/>
        </w:rPr>
        <w:t xml:space="preserve">.  Las Estudiantes que tengan valoración por personal especializado de la salud, en la cual conste que sus posibilidades de aprendizaje son limitadas, o quienes tengan alguna discapacidad, serán tratados como casos especiales para evaluación y promoción. </w:t>
      </w:r>
    </w:p>
    <w:p w14:paraId="4926CB4A" w14:textId="77777777" w:rsidR="003F3871" w:rsidRPr="00CA7A57" w:rsidRDefault="003F3871" w:rsidP="003F3871">
      <w:pPr>
        <w:spacing w:line="360" w:lineRule="auto"/>
        <w:jc w:val="both"/>
        <w:rPr>
          <w:rFonts w:ascii="Times New Roman" w:hAnsi="Times New Roman" w:cs="Times New Roman"/>
          <w:i/>
          <w:lang w:val="es-CO"/>
        </w:rPr>
      </w:pPr>
    </w:p>
    <w:p w14:paraId="7051A77A"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9º. PROMOCION CON AREAS PENDIENTES</w:t>
      </w:r>
      <w:r w:rsidRPr="00CA7A57">
        <w:rPr>
          <w:rFonts w:ascii="Times New Roman" w:hAnsi="Times New Roman" w:cs="Times New Roman"/>
          <w:i/>
          <w:lang w:val="es-CO"/>
        </w:rPr>
        <w:t xml:space="preserve"> (Hace referencia a los criterios de promoción).   Los estudiantes que en el informe final del proceso de evaluación  hubieran quedado con notas equivalentes a 2.9 o desempeño bajo en una o más áreas  deberán presentar actividades de apoyo  de estas. </w:t>
      </w:r>
    </w:p>
    <w:p w14:paraId="0792EC1C" w14:textId="77777777" w:rsidR="003F3871" w:rsidRPr="00CA7A57" w:rsidRDefault="003F3871" w:rsidP="003F3871">
      <w:pPr>
        <w:spacing w:line="360" w:lineRule="auto"/>
        <w:jc w:val="both"/>
        <w:rPr>
          <w:rFonts w:ascii="Times New Roman" w:hAnsi="Times New Roman" w:cs="Times New Roman"/>
          <w:i/>
          <w:lang w:val="es-CO"/>
        </w:rPr>
      </w:pPr>
    </w:p>
    <w:p w14:paraId="2A789A28"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Las estudiantes en estas condiciones,  deberán presentar una nueva evaluación que  podrá desarrollarse a través de diferentes medios: escrita,  oral, sustentación de trabajos de consulta, practicas, entre otras,   de esas áreas de acuerdo programación que establezca la institución antes de finalizar el año lectivo. </w:t>
      </w:r>
    </w:p>
    <w:p w14:paraId="6FBEBBE8" w14:textId="77777777" w:rsidR="003F3871" w:rsidRPr="00CA7A57" w:rsidRDefault="003F3871" w:rsidP="003F3871">
      <w:pPr>
        <w:spacing w:line="360" w:lineRule="auto"/>
        <w:jc w:val="both"/>
        <w:rPr>
          <w:rFonts w:ascii="Times New Roman" w:hAnsi="Times New Roman" w:cs="Times New Roman"/>
          <w:i/>
          <w:lang w:val="es-CO"/>
        </w:rPr>
      </w:pPr>
    </w:p>
    <w:p w14:paraId="033BA92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Esta evaluación se basará en un programa de actividades de apoyo  con las dificultades que presentó la estudiante  y que el educador(a) del área le entregará  a la estudiante, quedando constancia de ello. A los estudiantes de la media técnica se les asignaran planes de mejoramiento.</w:t>
      </w:r>
    </w:p>
    <w:p w14:paraId="22D4BFA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56C8D03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Las estudiantes que obtengan notas igual o superior a 3.0 en las  actividades de  apoyo   y con ello aprueban todas las áreas previstas en el plan de estudio para el respectivo grado, serán promovidas al grado siguiente al cursado.</w:t>
      </w:r>
    </w:p>
    <w:p w14:paraId="70E7E1EE" w14:textId="77777777" w:rsidR="003F3871" w:rsidRPr="00CA7A57" w:rsidRDefault="003F3871" w:rsidP="003F3871">
      <w:pPr>
        <w:spacing w:line="360" w:lineRule="auto"/>
        <w:jc w:val="both"/>
        <w:rPr>
          <w:rFonts w:ascii="Times New Roman" w:hAnsi="Times New Roman" w:cs="Times New Roman"/>
          <w:i/>
          <w:lang w:val="es-CO"/>
        </w:rPr>
      </w:pPr>
    </w:p>
    <w:p w14:paraId="0AD36A84" w14:textId="7B907233"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SEGUNDO. DE PROMOCION CASO ESPECIAL.</w:t>
      </w:r>
      <w:r w:rsidR="00DA1F61">
        <w:rPr>
          <w:rFonts w:ascii="Times New Roman" w:hAnsi="Times New Roman" w:cs="Times New Roman"/>
          <w:i/>
          <w:lang w:val="es-CO"/>
        </w:rPr>
        <w:t xml:space="preserve"> </w:t>
      </w:r>
      <w:r w:rsidRPr="00CA7A57">
        <w:rPr>
          <w:rFonts w:ascii="Times New Roman" w:hAnsi="Times New Roman" w:cs="Times New Roman"/>
          <w:i/>
          <w:lang w:val="es-CO"/>
        </w:rPr>
        <w:t>El nivel de preescolar, grado cero, se evaluara y promoverá de conformidad al artículo 10 del Decreto 2247 de 1997, que data sobre evaluación, es decir en este nivel no hay reprobación.</w:t>
      </w:r>
    </w:p>
    <w:p w14:paraId="6BA9F196" w14:textId="77777777" w:rsidR="003F3871" w:rsidRPr="00CA7A57" w:rsidRDefault="003F3871" w:rsidP="003F3871">
      <w:pPr>
        <w:spacing w:line="360" w:lineRule="auto"/>
        <w:jc w:val="both"/>
        <w:rPr>
          <w:rFonts w:ascii="Times New Roman" w:hAnsi="Times New Roman" w:cs="Times New Roman"/>
          <w:i/>
          <w:lang w:val="es-CO"/>
        </w:rPr>
      </w:pPr>
    </w:p>
    <w:p w14:paraId="71A60B10"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lastRenderedPageBreak/>
        <w:t>PARAGRAFO TERCERO. INCUMPLIMIENTO.</w:t>
      </w:r>
      <w:r w:rsidRPr="00CA7A57">
        <w:rPr>
          <w:rFonts w:ascii="Times New Roman" w:hAnsi="Times New Roman" w:cs="Times New Roman"/>
          <w:i/>
          <w:lang w:val="es-CO"/>
        </w:rPr>
        <w:t xml:space="preserve">   Si el estudiante no presenta, ni asiste a estas actividades sin justificación se notificara al padre de familia y de repetirse el hecho se  aplicará  la sanción establecida en el Manual de convivencia, cumpliendo el debido proceso y el principio de legalidad.</w:t>
      </w:r>
    </w:p>
    <w:p w14:paraId="0A036385" w14:textId="77777777" w:rsidR="003F3871" w:rsidRPr="00CA7A57" w:rsidRDefault="003F3871" w:rsidP="003F3871">
      <w:pPr>
        <w:spacing w:line="360" w:lineRule="auto"/>
        <w:jc w:val="both"/>
        <w:rPr>
          <w:rFonts w:ascii="Times New Roman" w:hAnsi="Times New Roman" w:cs="Times New Roman"/>
          <w:i/>
          <w:lang w:val="es-CO"/>
        </w:rPr>
      </w:pPr>
    </w:p>
    <w:p w14:paraId="3F0D9EC9"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10º.  PERSISTENCIA EN DEFICIENCIA ACADEMICA.</w:t>
      </w:r>
      <w:r w:rsidRPr="00CA7A57">
        <w:rPr>
          <w:rFonts w:ascii="Times New Roman" w:hAnsi="Times New Roman" w:cs="Times New Roman"/>
          <w:i/>
          <w:lang w:val="es-CO"/>
        </w:rPr>
        <w:t xml:space="preserve"> Los estudiantes que   finalizando las actividades de apoyo y aun queden con 1  área con nota inferior a 3.0, en   la primera semana académica del año lectivo, presentaran  actividades de apoyo.  Quienes no las superen quedará en su registro de valoración dicha calificación. Y por lo tanto no se será promovido al siguiente grado.</w:t>
      </w:r>
    </w:p>
    <w:p w14:paraId="08916B1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Las actividades pendientes las hará el  docente quien oriento  el grupo o titular del área.  </w:t>
      </w:r>
    </w:p>
    <w:p w14:paraId="4DC57A83" w14:textId="77777777" w:rsidR="003F3871" w:rsidRPr="00CA7A57" w:rsidRDefault="003F3871" w:rsidP="003F3871">
      <w:pPr>
        <w:spacing w:line="360" w:lineRule="auto"/>
        <w:jc w:val="both"/>
        <w:rPr>
          <w:rFonts w:ascii="Times New Roman" w:hAnsi="Times New Roman" w:cs="Times New Roman"/>
          <w:i/>
          <w:lang w:val="es-CO"/>
        </w:rPr>
      </w:pPr>
    </w:p>
    <w:p w14:paraId="2BF9DFCA"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TERCERO. REPORTE DE NOVEDADES ACADEMICAS</w:t>
      </w:r>
      <w:r w:rsidRPr="00CA7A57">
        <w:rPr>
          <w:rFonts w:ascii="Times New Roman" w:hAnsi="Times New Roman" w:cs="Times New Roman"/>
          <w:i/>
          <w:lang w:val="es-CO"/>
        </w:rPr>
        <w:t>.  Cada docente diligenciará la planilla reporte de novedades académicas, donde se consignará la valoración final de las actividades de apoyo, ya sea ésta  aprobatorio o no, el acta deberá ser entregada a Rectoría  a más tardar la fecha siguiente de presentada la evaluación y/o actividades asignadas de acuerdo con lo estableció en el área.</w:t>
      </w:r>
    </w:p>
    <w:p w14:paraId="2C0B06F3" w14:textId="77777777" w:rsidR="003F3871" w:rsidRPr="00CA7A57" w:rsidRDefault="003F3871" w:rsidP="003F3871">
      <w:pPr>
        <w:spacing w:line="360" w:lineRule="auto"/>
        <w:jc w:val="both"/>
        <w:rPr>
          <w:rFonts w:ascii="Times New Roman" w:hAnsi="Times New Roman" w:cs="Times New Roman"/>
          <w:i/>
          <w:lang w:val="es-CO"/>
        </w:rPr>
      </w:pPr>
    </w:p>
    <w:p w14:paraId="3E16657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Estos resultados serán consignados en el registro escolar de valoración de  la estudiante.</w:t>
      </w:r>
    </w:p>
    <w:p w14:paraId="7C3EF06C" w14:textId="77777777" w:rsidR="003F3871" w:rsidRPr="00CA7A57" w:rsidRDefault="003F3871" w:rsidP="003F3871">
      <w:pPr>
        <w:spacing w:line="360" w:lineRule="auto"/>
        <w:jc w:val="both"/>
        <w:rPr>
          <w:rFonts w:ascii="Times New Roman" w:hAnsi="Times New Roman" w:cs="Times New Roman"/>
          <w:i/>
          <w:lang w:val="es-CO"/>
        </w:rPr>
      </w:pPr>
    </w:p>
    <w:p w14:paraId="159A64E9"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11º.   PROMOCION ANTICIPADA.</w:t>
      </w:r>
      <w:r w:rsidRPr="00CA7A57">
        <w:rPr>
          <w:rFonts w:ascii="Times New Roman" w:hAnsi="Times New Roman" w:cs="Times New Roman"/>
          <w:i/>
          <w:lang w:val="es-CO"/>
        </w:rPr>
        <w:t xml:space="preserve"> Se da cuando la estudiante demuestre un desempeño  superior en el desarrollo cognitivo, personal y social en referencia a las competencias básicas previstas en el plan de estudios para el respectivo grado. </w:t>
      </w:r>
    </w:p>
    <w:p w14:paraId="5F1DF3EB" w14:textId="77777777" w:rsidR="003F3871" w:rsidRPr="00CA7A57" w:rsidRDefault="003F3871" w:rsidP="003F3871">
      <w:pPr>
        <w:spacing w:line="360" w:lineRule="auto"/>
        <w:jc w:val="both"/>
        <w:rPr>
          <w:rFonts w:ascii="Times New Roman" w:hAnsi="Times New Roman" w:cs="Times New Roman"/>
          <w:i/>
          <w:lang w:val="es-CO"/>
        </w:rPr>
      </w:pPr>
    </w:p>
    <w:p w14:paraId="1B235DD5"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lastRenderedPageBreak/>
        <w:t>ARTICULO 12º. FACULTAD ESPECIAL</w:t>
      </w:r>
      <w:r w:rsidRPr="00CA7A57">
        <w:rPr>
          <w:rFonts w:ascii="Times New Roman" w:hAnsi="Times New Roman" w:cs="Times New Roman"/>
          <w:i/>
          <w:lang w:val="es-CO"/>
        </w:rPr>
        <w:t>.  Es competencia del Consejo Directivo decidir si procede o no la promoción anticipada.   La decisión que adopte el Consejo Directivo, será consignada en el acta de este organismo y si ésta es  positiva en el registro escolar de Valoración.</w:t>
      </w:r>
    </w:p>
    <w:p w14:paraId="36D37797" w14:textId="77777777" w:rsidR="003F3871" w:rsidRPr="00CA7A57" w:rsidRDefault="003F3871" w:rsidP="003F3871">
      <w:pPr>
        <w:spacing w:line="360" w:lineRule="auto"/>
        <w:jc w:val="both"/>
        <w:rPr>
          <w:rFonts w:ascii="Times New Roman" w:hAnsi="Times New Roman" w:cs="Times New Roman"/>
          <w:i/>
          <w:lang w:val="es-CO"/>
        </w:rPr>
      </w:pPr>
    </w:p>
    <w:p w14:paraId="699FB31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13º.  TIEMPO.</w:t>
      </w:r>
      <w:r w:rsidRPr="00CA7A57">
        <w:rPr>
          <w:rFonts w:ascii="Times New Roman" w:hAnsi="Times New Roman" w:cs="Times New Roman"/>
          <w:i/>
          <w:lang w:val="es-CO"/>
        </w:rPr>
        <w:t xml:space="preserve">   La promoción anticipada al grado superior se hará  al finalizar el  primer período lectivo académico cumpliéndose con el criterio establecido en el artículo 7 del Decreto 1290 de 2009.   </w:t>
      </w:r>
    </w:p>
    <w:p w14:paraId="2EA5A3DD" w14:textId="77777777" w:rsidR="003F3871" w:rsidRPr="00CA7A57" w:rsidRDefault="003F3871" w:rsidP="003F3871">
      <w:pPr>
        <w:spacing w:line="360" w:lineRule="auto"/>
        <w:jc w:val="both"/>
        <w:rPr>
          <w:rFonts w:ascii="Times New Roman" w:hAnsi="Times New Roman" w:cs="Times New Roman"/>
          <w:i/>
          <w:lang w:val="es-CO"/>
        </w:rPr>
      </w:pPr>
    </w:p>
    <w:p w14:paraId="238C257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Durante el primer período del año escolar  la instancia competente  previo consentimiento de los padres de familia, recomendará ante el Consejo Directivo la promoción anticipada al grado siguiente de la  estudiante que demuestre un desempeño  superior en el desarrollo cognitivo, personal y social en el marco de las competencias básicas del grado que cursa. </w:t>
      </w:r>
    </w:p>
    <w:p w14:paraId="5285E0FB" w14:textId="77777777" w:rsidR="003F3871" w:rsidRPr="00CA7A57" w:rsidRDefault="003F3871" w:rsidP="003F3871">
      <w:pPr>
        <w:spacing w:line="360" w:lineRule="auto"/>
        <w:jc w:val="both"/>
        <w:rPr>
          <w:rFonts w:ascii="Times New Roman" w:hAnsi="Times New Roman" w:cs="Times New Roman"/>
          <w:i/>
          <w:lang w:val="es-CO"/>
        </w:rPr>
      </w:pPr>
    </w:p>
    <w:p w14:paraId="7514D11A"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14º.  REQUISITOS.</w:t>
      </w:r>
      <w:r w:rsidRPr="00CA7A57">
        <w:rPr>
          <w:rFonts w:ascii="Times New Roman" w:hAnsi="Times New Roman" w:cs="Times New Roman"/>
          <w:i/>
          <w:lang w:val="es-CO"/>
        </w:rPr>
        <w:t xml:space="preserve">  Para tener derecho a solicitar promoción anticipada se  debe cumplir los siguientes requisitos: </w:t>
      </w:r>
    </w:p>
    <w:p w14:paraId="3AA6BD1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Solicitud y consentimiento del padre de familia y/o su representante legal</w:t>
      </w:r>
    </w:p>
    <w:p w14:paraId="29B0214D"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 xml:space="preserve">Haber  aprobados los grados anteriores </w:t>
      </w:r>
    </w:p>
    <w:p w14:paraId="64FA3E91"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 xml:space="preserve">Estar legalmente matriculado o casos especiales  </w:t>
      </w:r>
    </w:p>
    <w:p w14:paraId="6F3F385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Estar dentro de los términos de tiempo del presente acuerdo</w:t>
      </w:r>
    </w:p>
    <w:p w14:paraId="67611827" w14:textId="78F87130" w:rsidR="003F3871"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Aceptar las condiciones para ponerse al día con las evaluaciones y exigencias del primer periodo cursado del grado superior al que será promovido.  Lo anterior, de acuerdo a un  plan de trabajo diseñado.</w:t>
      </w:r>
    </w:p>
    <w:p w14:paraId="6E1B4A07" w14:textId="77777777" w:rsidR="00DA1F61" w:rsidRPr="00CA7A57" w:rsidRDefault="00DA1F61" w:rsidP="003F3871">
      <w:pPr>
        <w:spacing w:line="360" w:lineRule="auto"/>
        <w:jc w:val="both"/>
        <w:rPr>
          <w:rFonts w:ascii="Times New Roman" w:hAnsi="Times New Roman" w:cs="Times New Roman"/>
          <w:i/>
          <w:lang w:val="es-CO"/>
        </w:rPr>
      </w:pPr>
    </w:p>
    <w:p w14:paraId="12E87300" w14:textId="50D9CE5D"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15º.    PROTOCOLO:</w:t>
      </w:r>
      <w:r w:rsidRPr="00CA7A57">
        <w:rPr>
          <w:rFonts w:ascii="Times New Roman" w:hAnsi="Times New Roman" w:cs="Times New Roman"/>
          <w:i/>
          <w:lang w:val="es-CO"/>
        </w:rPr>
        <w:t xml:space="preserve"> El  docente titular de  grado en el caso de la básica primaria, y los de las respectivas áreas en la básica secundaria y media, entregarán informe escrito  a la instancia pertinente,  recomendando la promoción de grado de manera anticipada, de aquellas estudiantes con las características descritas anteriormente. </w:t>
      </w:r>
    </w:p>
    <w:p w14:paraId="7A9090E0" w14:textId="77777777" w:rsidR="003F3871" w:rsidRPr="00CA7A57" w:rsidRDefault="003F3871" w:rsidP="003F3871">
      <w:pPr>
        <w:spacing w:line="360" w:lineRule="auto"/>
        <w:jc w:val="both"/>
        <w:rPr>
          <w:rFonts w:ascii="Times New Roman" w:hAnsi="Times New Roman" w:cs="Times New Roman"/>
          <w:i/>
          <w:lang w:val="es-CO"/>
        </w:rPr>
      </w:pPr>
    </w:p>
    <w:p w14:paraId="1712E55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instancia competente  podrá  sugerir la realización de diversas actividades académicas a la estudiante que den fe de los logros y competencias de esta. </w:t>
      </w:r>
    </w:p>
    <w:p w14:paraId="4AF4760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La instancia con competencia para poder realizar la promoción en el plantel, es la comisión de evaluación y promoción.</w:t>
      </w:r>
    </w:p>
    <w:p w14:paraId="1F617C7C" w14:textId="77777777" w:rsidR="003F3871" w:rsidRPr="00CA7A57" w:rsidRDefault="003F3871" w:rsidP="003F3871">
      <w:pPr>
        <w:spacing w:line="360" w:lineRule="auto"/>
        <w:jc w:val="both"/>
        <w:rPr>
          <w:rFonts w:ascii="Times New Roman" w:hAnsi="Times New Roman" w:cs="Times New Roman"/>
          <w:i/>
          <w:lang w:val="es-CO"/>
        </w:rPr>
      </w:pPr>
    </w:p>
    <w:p w14:paraId="79F1578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Si la comisión de evaluación y promoción encuentra mérito para atender la solicitud hecha por los profesores y/o el director de grupo, elaborar un acta para el consejo académico debidamente sustentada, con el fin de que este se produzca el acuerdo y el Rector a partir de ahí, elabore la resolución Rectoral respectiva que legalice dicha situación, previa consulta que hará este con el representante legal y el estudiante  que se promoverá en forma anticipada. Los resultados se consignarán en el registro escolar de valoración.   </w:t>
      </w:r>
    </w:p>
    <w:p w14:paraId="3AB7652E"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16º.  RECONOCIMIENTOS</w:t>
      </w:r>
      <w:r w:rsidRPr="00CA7A57">
        <w:rPr>
          <w:rFonts w:ascii="Times New Roman" w:hAnsi="Times New Roman" w:cs="Times New Roman"/>
          <w:i/>
          <w:lang w:val="es-CO"/>
        </w:rPr>
        <w:t>.  Quien sea promovido por su excelencia académica, los  resultados obtenidos se consignarán en el registro escolar de valoración, y será reconocido en el cuadro de honor.</w:t>
      </w:r>
    </w:p>
    <w:p w14:paraId="28B163DD"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CUARTO.  EXCEPCIÓN</w:t>
      </w:r>
      <w:r w:rsidRPr="00CA7A57">
        <w:rPr>
          <w:rFonts w:ascii="Times New Roman" w:hAnsi="Times New Roman" w:cs="Times New Roman"/>
          <w:i/>
          <w:lang w:val="es-CO"/>
        </w:rPr>
        <w:t>.  Se exceptúan de promoción anticipada  las estudiantes que estén cursando el grado 11º que se debe cursar completo.</w:t>
      </w:r>
    </w:p>
    <w:p w14:paraId="3850DA1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17º.  REPROBACION.</w:t>
      </w:r>
      <w:r w:rsidRPr="00CA7A57">
        <w:rPr>
          <w:rFonts w:ascii="Times New Roman" w:hAnsi="Times New Roman" w:cs="Times New Roman"/>
          <w:i/>
          <w:lang w:val="es-CO"/>
        </w:rPr>
        <w:t xml:space="preserve">  Se considera en la Institución Educativa Sidón, que un estudiante  ha reprobado el grado cuando:</w:t>
      </w:r>
    </w:p>
    <w:p w14:paraId="10CAB4A4" w14:textId="77777777" w:rsidR="003F3871" w:rsidRPr="00CA7A57" w:rsidRDefault="003F3871" w:rsidP="003F3871">
      <w:pPr>
        <w:spacing w:line="360" w:lineRule="auto"/>
        <w:jc w:val="both"/>
        <w:rPr>
          <w:rFonts w:ascii="Times New Roman" w:hAnsi="Times New Roman" w:cs="Times New Roman"/>
          <w:i/>
          <w:lang w:val="es-CO"/>
        </w:rPr>
      </w:pPr>
    </w:p>
    <w:p w14:paraId="4B80B1B9" w14:textId="77777777" w:rsidR="003F3871" w:rsidRPr="00CA7A57" w:rsidRDefault="003F3871" w:rsidP="00BD6EE7">
      <w:pPr>
        <w:pStyle w:val="Prrafodelista"/>
        <w:numPr>
          <w:ilvl w:val="0"/>
          <w:numId w:val="30"/>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Presenta valoración de 1.0 a  2.9  (dos con nueve) en tres o más áreas.  Es decir,  con desempeño bajo.  Esto posterior al proceso de realización de las actividades de apoyo.</w:t>
      </w:r>
    </w:p>
    <w:p w14:paraId="232EDE40" w14:textId="77777777" w:rsidR="003F3871" w:rsidRPr="00CA7A57" w:rsidRDefault="003F3871" w:rsidP="003F3871">
      <w:pPr>
        <w:spacing w:line="360" w:lineRule="auto"/>
        <w:jc w:val="both"/>
        <w:rPr>
          <w:rFonts w:ascii="Times New Roman" w:hAnsi="Times New Roman" w:cs="Times New Roman"/>
          <w:i/>
          <w:lang w:val="es-CO"/>
        </w:rPr>
      </w:pPr>
    </w:p>
    <w:p w14:paraId="58110122"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QUINTO.  EVIDENCIAS.</w:t>
      </w:r>
      <w:r w:rsidRPr="00CA7A57">
        <w:rPr>
          <w:rFonts w:ascii="Times New Roman" w:hAnsi="Times New Roman" w:cs="Times New Roman"/>
          <w:i/>
          <w:lang w:val="es-CO"/>
        </w:rPr>
        <w:t xml:space="preserve"> De las estudiantes que reprobaron el grado deben quedar  evidencias de las actividades de apoyo realizadas para lograr que la  estudiante superara   los bajos desempeños durante el  transcurso del año y al finalizar esté.</w:t>
      </w:r>
    </w:p>
    <w:p w14:paraId="1F6564EC" w14:textId="77777777" w:rsidR="003F3871" w:rsidRPr="00CA7A57" w:rsidRDefault="003F3871" w:rsidP="003F3871">
      <w:pPr>
        <w:spacing w:line="360" w:lineRule="auto"/>
        <w:jc w:val="both"/>
        <w:rPr>
          <w:rFonts w:ascii="Times New Roman" w:hAnsi="Times New Roman" w:cs="Times New Roman"/>
          <w:i/>
          <w:lang w:val="es-CO"/>
        </w:rPr>
      </w:pPr>
    </w:p>
    <w:p w14:paraId="0FDD76F9" w14:textId="77777777" w:rsidR="003F3871" w:rsidRPr="00CA7A57" w:rsidRDefault="003F3871" w:rsidP="00BD6EE7">
      <w:pPr>
        <w:pStyle w:val="Prrafodelista"/>
        <w:numPr>
          <w:ilvl w:val="0"/>
          <w:numId w:val="30"/>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Estudiantes que registren una inasistencia acumulada  igual o superior al 20% (40 faltas) de sus clases  en el  respectivo grado,  sin justificación alguna.</w:t>
      </w:r>
    </w:p>
    <w:p w14:paraId="3E29DBA4" w14:textId="77777777" w:rsidR="003F3871" w:rsidRPr="00CA7A57" w:rsidRDefault="003F3871" w:rsidP="003F3871">
      <w:pPr>
        <w:spacing w:line="360" w:lineRule="auto"/>
        <w:jc w:val="both"/>
        <w:rPr>
          <w:rFonts w:ascii="Times New Roman" w:hAnsi="Times New Roman" w:cs="Times New Roman"/>
          <w:i/>
          <w:lang w:val="es-CO"/>
        </w:rPr>
      </w:pPr>
    </w:p>
    <w:p w14:paraId="66DBEA5B"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SEXTO. AUSENCIA POR REPRESENTACIÓN.</w:t>
      </w:r>
      <w:r w:rsidRPr="00CA7A57">
        <w:rPr>
          <w:rFonts w:ascii="Times New Roman" w:hAnsi="Times New Roman" w:cs="Times New Roman"/>
          <w:i/>
          <w:lang w:val="es-CO"/>
        </w:rPr>
        <w:t xml:space="preserve"> Los estudiantes que representen a la institución, al municipio, departamento o al país en diversos eventos o actividades académicas, deportivas, y culturales, sus ausencias no se tendrán en cuenta dentro del porcentaje definido para reprobación.  (Ley 1098 de 2006 art. 41 numerales 24 y 25).</w:t>
      </w:r>
    </w:p>
    <w:p w14:paraId="1DBAA5B6" w14:textId="77777777" w:rsidR="003F3871" w:rsidRPr="00CA7A57" w:rsidRDefault="003F3871" w:rsidP="003F3871">
      <w:pPr>
        <w:spacing w:line="360" w:lineRule="auto"/>
        <w:jc w:val="both"/>
        <w:rPr>
          <w:rFonts w:ascii="Times New Roman" w:hAnsi="Times New Roman" w:cs="Times New Roman"/>
          <w:i/>
          <w:lang w:val="es-CO"/>
        </w:rPr>
      </w:pPr>
    </w:p>
    <w:p w14:paraId="1C740C3D"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PARAGRAFO  SEPTIMO. LIMITES.</w:t>
      </w:r>
      <w:r w:rsidRPr="00CA7A57">
        <w:rPr>
          <w:rFonts w:ascii="Times New Roman" w:hAnsi="Times New Roman" w:cs="Times New Roman"/>
          <w:i/>
          <w:lang w:val="es-CO"/>
        </w:rPr>
        <w:t xml:space="preserve">  La tasa de reprobación a nivel institucional no considera porcentajes  ni  límites.</w:t>
      </w:r>
    </w:p>
    <w:p w14:paraId="2B0640D3" w14:textId="77777777" w:rsidR="003F3871" w:rsidRPr="00CA7A57" w:rsidRDefault="003F3871" w:rsidP="003F3871">
      <w:pPr>
        <w:spacing w:line="360" w:lineRule="auto"/>
        <w:jc w:val="both"/>
        <w:rPr>
          <w:rFonts w:ascii="Times New Roman" w:hAnsi="Times New Roman" w:cs="Times New Roman"/>
          <w:i/>
          <w:lang w:val="es-CO"/>
        </w:rPr>
      </w:pPr>
    </w:p>
    <w:p w14:paraId="29F1AF21"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18º.   RESERVA DE CUPO.</w:t>
      </w:r>
      <w:r w:rsidRPr="00CA7A57">
        <w:rPr>
          <w:rFonts w:ascii="Times New Roman" w:hAnsi="Times New Roman" w:cs="Times New Roman"/>
          <w:i/>
          <w:lang w:val="es-CO"/>
        </w:rPr>
        <w:t xml:space="preserve"> Si finalizado los diversos procesos   establecidos para  evaluación y se determine  que un estudiante no puede ser promovido al grado  siguiente, se le garantizará  en todos los casos, el cupo para que continúe con su proceso formativo</w:t>
      </w:r>
    </w:p>
    <w:p w14:paraId="37D83B9D" w14:textId="77777777" w:rsidR="003F3871" w:rsidRPr="00CA7A57" w:rsidRDefault="003F3871" w:rsidP="003F3871">
      <w:pPr>
        <w:spacing w:line="360" w:lineRule="auto"/>
        <w:jc w:val="both"/>
        <w:rPr>
          <w:rFonts w:ascii="Times New Roman" w:hAnsi="Times New Roman" w:cs="Times New Roman"/>
          <w:i/>
          <w:lang w:val="es-CO"/>
        </w:rPr>
      </w:pPr>
    </w:p>
    <w:p w14:paraId="7D73B978" w14:textId="77777777" w:rsidR="003F3871" w:rsidRPr="00CA7A57" w:rsidRDefault="003F3871" w:rsidP="003F3871">
      <w:pPr>
        <w:spacing w:line="360" w:lineRule="auto"/>
        <w:jc w:val="both"/>
        <w:rPr>
          <w:rFonts w:ascii="Times New Roman" w:hAnsi="Times New Roman" w:cs="Times New Roman"/>
          <w:i/>
          <w:lang w:val="es-CO"/>
        </w:rPr>
      </w:pPr>
      <w:r w:rsidRPr="00DA1F61">
        <w:rPr>
          <w:rFonts w:ascii="Times New Roman" w:hAnsi="Times New Roman" w:cs="Times New Roman"/>
          <w:b/>
          <w:i/>
          <w:lang w:val="es-CO"/>
        </w:rPr>
        <w:t>ARTICULO 19º.  CRITERIOS Y PROCESOS.</w:t>
      </w:r>
      <w:r w:rsidRPr="00CA7A57">
        <w:rPr>
          <w:rFonts w:ascii="Times New Roman" w:hAnsi="Times New Roman" w:cs="Times New Roman"/>
          <w:i/>
          <w:lang w:val="es-CO"/>
        </w:rPr>
        <w:t xml:space="preserve">   Para aquellos estudiantes que no fueron promovidas al grado siguiente, se  adoptaran  criterios y procesos para facilitar la promoción al grado siguiente. </w:t>
      </w:r>
    </w:p>
    <w:p w14:paraId="5B9F1CB7" w14:textId="77777777" w:rsidR="003F3871" w:rsidRPr="00CA7A57" w:rsidRDefault="003F3871" w:rsidP="003F3871">
      <w:pPr>
        <w:spacing w:line="360" w:lineRule="auto"/>
        <w:jc w:val="both"/>
        <w:rPr>
          <w:rFonts w:ascii="Times New Roman" w:hAnsi="Times New Roman" w:cs="Times New Roman"/>
          <w:i/>
          <w:lang w:val="es-CO"/>
        </w:rPr>
      </w:pPr>
    </w:p>
    <w:p w14:paraId="021D7685" w14:textId="77777777"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CAPITULO  IV</w:t>
      </w:r>
    </w:p>
    <w:p w14:paraId="3F587E38" w14:textId="77777777" w:rsidR="003F3871" w:rsidRPr="00DA1F61" w:rsidRDefault="003F3871" w:rsidP="00DA1F61">
      <w:pPr>
        <w:spacing w:line="360" w:lineRule="auto"/>
        <w:jc w:val="center"/>
        <w:rPr>
          <w:rFonts w:ascii="Times New Roman" w:hAnsi="Times New Roman" w:cs="Times New Roman"/>
          <w:b/>
          <w:i/>
          <w:sz w:val="26"/>
          <w:szCs w:val="26"/>
          <w:lang w:val="es-CO"/>
        </w:rPr>
      </w:pPr>
      <w:r w:rsidRPr="00DA1F61">
        <w:rPr>
          <w:rFonts w:ascii="Times New Roman" w:hAnsi="Times New Roman" w:cs="Times New Roman"/>
          <w:b/>
          <w:i/>
          <w:sz w:val="26"/>
          <w:szCs w:val="26"/>
          <w:lang w:val="es-CO"/>
        </w:rPr>
        <w:t>ESCALA DE VALORACION</w:t>
      </w:r>
    </w:p>
    <w:p w14:paraId="40EF0323" w14:textId="77777777" w:rsidR="003F3871" w:rsidRPr="00CA7A57" w:rsidRDefault="003F3871" w:rsidP="003F3871">
      <w:pPr>
        <w:spacing w:line="360" w:lineRule="auto"/>
        <w:jc w:val="both"/>
        <w:rPr>
          <w:rFonts w:ascii="Times New Roman" w:hAnsi="Times New Roman" w:cs="Times New Roman"/>
          <w:i/>
          <w:lang w:val="es-CO"/>
        </w:rPr>
      </w:pPr>
    </w:p>
    <w:p w14:paraId="2C582990"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20º. ESCALA DE VALORACION INSTITUCIONAL Y SU EQUIVALENCIA CON LA ESCALA NACIONAL</w:t>
      </w:r>
      <w:r w:rsidRPr="00CA7A57">
        <w:rPr>
          <w:rFonts w:ascii="Times New Roman" w:hAnsi="Times New Roman" w:cs="Times New Roman"/>
          <w:i/>
          <w:lang w:val="es-CO"/>
        </w:rPr>
        <w:t>.  Para efectos de la Valoración de las estudiantes  en cada Área/Asignatura del Plan de Estudios, correspondiente a cada grado  se adopta una escala numérica-cuantitativa de 1(Uno) a 5 (cinco), la que a su vez tiene representada su  en escala nacional con la siguiente  equivalencia:</w:t>
      </w:r>
    </w:p>
    <w:p w14:paraId="4D3F369A"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Escala Institucional</w:t>
      </w:r>
    </w:p>
    <w:p w14:paraId="0D1EA21E"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ab/>
        <w:t>Escala Nacional</w:t>
      </w:r>
      <w:r w:rsidRPr="00CA7A57">
        <w:rPr>
          <w:rFonts w:ascii="Times New Roman" w:hAnsi="Times New Roman" w:cs="Times New Roman"/>
          <w:i/>
          <w:lang w:val="es-CO"/>
        </w:rPr>
        <w:tab/>
      </w:r>
    </w:p>
    <w:p w14:paraId="6B3E092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Códigos Institucionales</w:t>
      </w:r>
    </w:p>
    <w:p w14:paraId="45F1F61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De    1.0   a     2.9</w:t>
      </w:r>
      <w:r w:rsidRPr="00CA7A57">
        <w:rPr>
          <w:rFonts w:ascii="Times New Roman" w:hAnsi="Times New Roman" w:cs="Times New Roman"/>
          <w:i/>
          <w:lang w:val="es-CO"/>
        </w:rPr>
        <w:tab/>
        <w:t>Desempeño Bajo</w:t>
      </w:r>
      <w:r w:rsidRPr="00CA7A57">
        <w:rPr>
          <w:rFonts w:ascii="Times New Roman" w:hAnsi="Times New Roman" w:cs="Times New Roman"/>
          <w:i/>
          <w:lang w:val="es-CO"/>
        </w:rPr>
        <w:tab/>
      </w:r>
      <w:proofErr w:type="spellStart"/>
      <w:r w:rsidRPr="00CA7A57">
        <w:rPr>
          <w:rFonts w:ascii="Times New Roman" w:hAnsi="Times New Roman" w:cs="Times New Roman"/>
          <w:i/>
          <w:lang w:val="es-CO"/>
        </w:rPr>
        <w:t>Db</w:t>
      </w:r>
      <w:proofErr w:type="spellEnd"/>
    </w:p>
    <w:p w14:paraId="6E7B5B0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De    3.0   a     3.9</w:t>
      </w:r>
      <w:r w:rsidRPr="00CA7A57">
        <w:rPr>
          <w:rFonts w:ascii="Times New Roman" w:hAnsi="Times New Roman" w:cs="Times New Roman"/>
          <w:i/>
          <w:lang w:val="es-CO"/>
        </w:rPr>
        <w:tab/>
        <w:t>Desempeño Básico</w:t>
      </w:r>
      <w:r w:rsidRPr="00CA7A57">
        <w:rPr>
          <w:rFonts w:ascii="Times New Roman" w:hAnsi="Times New Roman" w:cs="Times New Roman"/>
          <w:i/>
          <w:lang w:val="es-CO"/>
        </w:rPr>
        <w:tab/>
        <w:t>DB</w:t>
      </w:r>
    </w:p>
    <w:p w14:paraId="0D5FE0A1"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De    4.0   a     4.5</w:t>
      </w:r>
      <w:r w:rsidRPr="00CA7A57">
        <w:rPr>
          <w:rFonts w:ascii="Times New Roman" w:hAnsi="Times New Roman" w:cs="Times New Roman"/>
          <w:i/>
          <w:lang w:val="es-CO"/>
        </w:rPr>
        <w:tab/>
        <w:t>Desempeño Alto</w:t>
      </w:r>
      <w:r w:rsidRPr="00CA7A57">
        <w:rPr>
          <w:rFonts w:ascii="Times New Roman" w:hAnsi="Times New Roman" w:cs="Times New Roman"/>
          <w:i/>
          <w:lang w:val="es-CO"/>
        </w:rPr>
        <w:tab/>
        <w:t>DA</w:t>
      </w:r>
    </w:p>
    <w:p w14:paraId="3239463F"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De    4.6   a     5.0</w:t>
      </w:r>
      <w:r w:rsidRPr="00CA7A57">
        <w:rPr>
          <w:rFonts w:ascii="Times New Roman" w:hAnsi="Times New Roman" w:cs="Times New Roman"/>
          <w:i/>
          <w:lang w:val="es-CO"/>
        </w:rPr>
        <w:tab/>
        <w:t>Desempeño Superior</w:t>
      </w:r>
      <w:r w:rsidRPr="00CA7A57">
        <w:rPr>
          <w:rFonts w:ascii="Times New Roman" w:hAnsi="Times New Roman" w:cs="Times New Roman"/>
          <w:i/>
          <w:lang w:val="es-CO"/>
        </w:rPr>
        <w:tab/>
        <w:t>DS</w:t>
      </w:r>
    </w:p>
    <w:p w14:paraId="5A48BCD8" w14:textId="77777777" w:rsidR="003F3871" w:rsidRPr="00CA7A57" w:rsidRDefault="003F3871" w:rsidP="003F3871">
      <w:pPr>
        <w:spacing w:line="360" w:lineRule="auto"/>
        <w:jc w:val="both"/>
        <w:rPr>
          <w:rFonts w:ascii="Times New Roman" w:hAnsi="Times New Roman" w:cs="Times New Roman"/>
          <w:i/>
          <w:lang w:val="es-CO"/>
        </w:rPr>
      </w:pPr>
    </w:p>
    <w:p w14:paraId="3381A221"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21º. DESEMPEÑO</w:t>
      </w:r>
      <w:r w:rsidRPr="00CA7A57">
        <w:rPr>
          <w:rFonts w:ascii="Times New Roman" w:hAnsi="Times New Roman" w:cs="Times New Roman"/>
          <w:i/>
          <w:lang w:val="es-CO"/>
        </w:rPr>
        <w:t>. Desempeño, es la aplicación de los conocimientos, actitudes, hábitos y habilidades en la esfera práctica, en la solución de cierta clase de problemas y situaciones. En este nivel se manifiestan con más fuerza algunos de los procesos del pensamiento como son la clasificación, la comparación, análisis, síntesis y   la concreción.</w:t>
      </w:r>
    </w:p>
    <w:p w14:paraId="0F35A8E7" w14:textId="77777777" w:rsidR="003F3871" w:rsidRPr="00CA7A57" w:rsidRDefault="003F3871" w:rsidP="003F3871">
      <w:pPr>
        <w:spacing w:line="360" w:lineRule="auto"/>
        <w:jc w:val="both"/>
        <w:rPr>
          <w:rFonts w:ascii="Times New Roman" w:hAnsi="Times New Roman" w:cs="Times New Roman"/>
          <w:i/>
          <w:lang w:val="es-CO"/>
        </w:rPr>
      </w:pPr>
    </w:p>
    <w:p w14:paraId="189D626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refiere al hecho de llevar a la acción como producto final de aplicación lo aprendido por la estudiante ya sea mediante hechos en la vida real, mediante laboratorios o simulaciones. Lo importante es que el estudiante en esta etapa que los conocimientos adquiridos. </w:t>
      </w:r>
    </w:p>
    <w:p w14:paraId="68D439D8" w14:textId="77777777" w:rsidR="003F3871" w:rsidRPr="00CA7A57" w:rsidRDefault="003F3871" w:rsidP="003F3871">
      <w:pPr>
        <w:spacing w:line="360" w:lineRule="auto"/>
        <w:jc w:val="both"/>
        <w:rPr>
          <w:rFonts w:ascii="Times New Roman" w:hAnsi="Times New Roman" w:cs="Times New Roman"/>
          <w:i/>
          <w:lang w:val="es-CO"/>
        </w:rPr>
      </w:pPr>
    </w:p>
    <w:p w14:paraId="30BBF10E"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OCTAVO. DEFINICION  Y CLASIFICACION</w:t>
      </w:r>
      <w:r w:rsidRPr="00CA7A57">
        <w:rPr>
          <w:rFonts w:ascii="Times New Roman" w:hAnsi="Times New Roman" w:cs="Times New Roman"/>
          <w:i/>
          <w:lang w:val="es-CO"/>
        </w:rPr>
        <w:t>.    En consecuencia con lo anterior se entenderá  en  la Institución Educativa Sidón para  efectos de valoración:</w:t>
      </w:r>
    </w:p>
    <w:p w14:paraId="351B7AE8" w14:textId="77777777" w:rsidR="003F3871" w:rsidRPr="00CA7A57" w:rsidRDefault="003F3871" w:rsidP="003F3871">
      <w:pPr>
        <w:spacing w:line="360" w:lineRule="auto"/>
        <w:jc w:val="both"/>
        <w:rPr>
          <w:rFonts w:ascii="Times New Roman" w:hAnsi="Times New Roman" w:cs="Times New Roman"/>
          <w:i/>
          <w:lang w:val="es-CO"/>
        </w:rPr>
      </w:pPr>
    </w:p>
    <w:p w14:paraId="7A46E16E"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1. DESEMPEÑO SUPERIOR:</w:t>
      </w:r>
      <w:r w:rsidRPr="00CA7A57">
        <w:rPr>
          <w:rFonts w:ascii="Times New Roman" w:hAnsi="Times New Roman" w:cs="Times New Roman"/>
          <w:i/>
          <w:lang w:val="es-CO"/>
        </w:rPr>
        <w:t xml:space="preserve"> Se le asigna al estudiante cuando alcanza en forma excepcional  todos los logros esperados e incluso logros no previstos en los estándares curriculares y en el Proyecto Educativo Institucional. Adicionalmente cumple de manera cabal e integralmente con todos los procesos de desarrollo académico, personal y social, demostrando un desempeño que supera los objetivos y las metas de calidad previstos en el PEI.</w:t>
      </w:r>
    </w:p>
    <w:p w14:paraId="0C434049" w14:textId="77777777" w:rsidR="003F3871" w:rsidRPr="00CA7A57" w:rsidRDefault="003F3871" w:rsidP="003F3871">
      <w:pPr>
        <w:spacing w:line="360" w:lineRule="auto"/>
        <w:jc w:val="both"/>
        <w:rPr>
          <w:rFonts w:ascii="Times New Roman" w:hAnsi="Times New Roman" w:cs="Times New Roman"/>
          <w:i/>
          <w:lang w:val="es-CO"/>
        </w:rPr>
      </w:pPr>
    </w:p>
    <w:p w14:paraId="0B05E5C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 xml:space="preserve">Se puede considerar con un Desempeño  Superior la  estudiante que reúna, entre otras  las siguientes  características: </w:t>
      </w:r>
    </w:p>
    <w:p w14:paraId="7C4D7C34" w14:textId="77777777" w:rsidR="003F3871" w:rsidRPr="00CA7A57" w:rsidRDefault="003F3871" w:rsidP="003F3871">
      <w:pPr>
        <w:spacing w:line="360" w:lineRule="auto"/>
        <w:jc w:val="both"/>
        <w:rPr>
          <w:rFonts w:ascii="Times New Roman" w:hAnsi="Times New Roman" w:cs="Times New Roman"/>
          <w:i/>
          <w:lang w:val="es-CO"/>
        </w:rPr>
      </w:pPr>
    </w:p>
    <w:p w14:paraId="43A2C077"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Alcanza la totalidad de los  logros propuestos e incluso logros no previstos en los períodos de tiempo asignados.</w:t>
      </w:r>
    </w:p>
    <w:p w14:paraId="55BE6C85"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 creativo, innovador y puntual en la presentación de los trabajos académicos.</w:t>
      </w:r>
    </w:p>
    <w:p w14:paraId="05561B9D"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Siempre cumple con las tareas y trabajos de área.</w:t>
      </w:r>
    </w:p>
    <w:p w14:paraId="536DFBB9"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 analítico y crítico en sus cuestionamientos. </w:t>
      </w:r>
    </w:p>
    <w:p w14:paraId="3D5ED00F"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No tiene faltas, y </w:t>
      </w:r>
      <w:proofErr w:type="spellStart"/>
      <w:r w:rsidRPr="00CA7A57">
        <w:rPr>
          <w:rFonts w:ascii="Times New Roman" w:hAnsi="Times New Roman" w:cs="Times New Roman"/>
          <w:i/>
          <w:lang w:val="es-CO"/>
        </w:rPr>
        <w:t>aún</w:t>
      </w:r>
      <w:proofErr w:type="spellEnd"/>
      <w:r w:rsidRPr="00CA7A57">
        <w:rPr>
          <w:rFonts w:ascii="Times New Roman" w:hAnsi="Times New Roman" w:cs="Times New Roman"/>
          <w:i/>
          <w:lang w:val="es-CO"/>
        </w:rPr>
        <w:t xml:space="preserve"> teniéndolas, presenta excusas justificadas sin que su proceso de aprendizaje se vea afectado.</w:t>
      </w:r>
    </w:p>
    <w:p w14:paraId="79609FD8"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 actividades curriculares que exceden las exigencias esperadas.</w:t>
      </w:r>
    </w:p>
    <w:p w14:paraId="0AE11DDA"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Manifiesta un elevado sentido de pertenencia institucional.</w:t>
      </w:r>
    </w:p>
    <w:p w14:paraId="7942FBC0"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Participa en las actividades curriculares y extracurriculares permanentemente.</w:t>
      </w:r>
    </w:p>
    <w:p w14:paraId="19C0E080"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Presenta actitudes proactivas de liderazgo y gran capacidad de trabajo en equipo.</w:t>
      </w:r>
    </w:p>
    <w:p w14:paraId="177149C5"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demuestra capacidad para autoevaluarse  objetivamente y busca estrategias que le permiten su mejoramiento continuo.</w:t>
      </w:r>
    </w:p>
    <w:p w14:paraId="7027D80A" w14:textId="77777777" w:rsidR="003F3871" w:rsidRPr="00CA7A57" w:rsidRDefault="003F3871" w:rsidP="00BD6EE7">
      <w:pPr>
        <w:pStyle w:val="Prrafodelista"/>
        <w:numPr>
          <w:ilvl w:val="0"/>
          <w:numId w:val="2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No presenta dificultades en su comportamiento y en el aspecto relacional con todas las personas de la comunidad educativa  </w:t>
      </w:r>
    </w:p>
    <w:p w14:paraId="4397F0CB" w14:textId="77777777" w:rsidR="003F3871" w:rsidRPr="00CA7A57" w:rsidRDefault="003F3871" w:rsidP="003F3871">
      <w:pPr>
        <w:spacing w:line="360" w:lineRule="auto"/>
        <w:jc w:val="both"/>
        <w:rPr>
          <w:rFonts w:ascii="Times New Roman" w:hAnsi="Times New Roman" w:cs="Times New Roman"/>
          <w:i/>
          <w:lang w:val="es-CO"/>
        </w:rPr>
      </w:pPr>
    </w:p>
    <w:p w14:paraId="36FD6AA5" w14:textId="77777777" w:rsidR="003F3871" w:rsidRPr="00CA7A57" w:rsidRDefault="003F3871" w:rsidP="003F3871">
      <w:pPr>
        <w:spacing w:line="360" w:lineRule="auto"/>
        <w:ind w:left="766" w:firstLine="0"/>
        <w:jc w:val="both"/>
        <w:rPr>
          <w:rFonts w:ascii="Times New Roman" w:hAnsi="Times New Roman" w:cs="Times New Roman"/>
          <w:i/>
          <w:lang w:val="es-CO"/>
        </w:rPr>
      </w:pPr>
      <w:r w:rsidRPr="005D26A8">
        <w:rPr>
          <w:rFonts w:ascii="Times New Roman" w:hAnsi="Times New Roman" w:cs="Times New Roman"/>
          <w:b/>
          <w:i/>
          <w:lang w:val="es-CO"/>
        </w:rPr>
        <w:t>2.</w:t>
      </w:r>
      <w:r w:rsidRPr="005D26A8">
        <w:rPr>
          <w:rFonts w:ascii="Times New Roman" w:hAnsi="Times New Roman" w:cs="Times New Roman"/>
          <w:b/>
          <w:i/>
          <w:lang w:val="es-CO"/>
        </w:rPr>
        <w:tab/>
        <w:t>DESEMPEÑO ALTO</w:t>
      </w:r>
      <w:r w:rsidRPr="00CA7A57">
        <w:rPr>
          <w:rFonts w:ascii="Times New Roman" w:hAnsi="Times New Roman" w:cs="Times New Roman"/>
          <w:i/>
          <w:lang w:val="es-CO"/>
        </w:rPr>
        <w:t>:   Corresponde al estudiante que alcanza la totalidad de los logros previstos en cada una de las dimensiones de la formación humana, demostrando un buen nivel de desarrollo.</w:t>
      </w:r>
    </w:p>
    <w:p w14:paraId="32F1200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Al estudiante que demuestre habilidad en la comprensión, manejo y aplicación de los contenidos curriculares de las área/o asignaturas, logrando un desempeño alto y asumiendo con responsabilidad el conocimiento y la autoevaluación para el mejoramiento de su proceso de formación. </w:t>
      </w:r>
    </w:p>
    <w:p w14:paraId="6767399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Se puede considerar desempeño alto cuando la  estudiante reúna, entre otras, las siguientes  características:</w:t>
      </w:r>
    </w:p>
    <w:p w14:paraId="7E19F9EC" w14:textId="77777777" w:rsidR="003F3871" w:rsidRPr="00CA7A57" w:rsidRDefault="003F3871" w:rsidP="003F3871">
      <w:pPr>
        <w:spacing w:after="160" w:line="259" w:lineRule="auto"/>
        <w:ind w:left="0" w:firstLine="0"/>
        <w:rPr>
          <w:rFonts w:ascii="Times New Roman" w:hAnsi="Times New Roman" w:cs="Times New Roman"/>
          <w:i/>
          <w:lang w:val="es-CO"/>
        </w:rPr>
      </w:pPr>
      <w:r w:rsidRPr="00CA7A57">
        <w:rPr>
          <w:rFonts w:ascii="Times New Roman" w:hAnsi="Times New Roman" w:cs="Times New Roman"/>
          <w:i/>
          <w:lang w:val="es-CO"/>
        </w:rPr>
        <w:br w:type="page"/>
      </w:r>
    </w:p>
    <w:p w14:paraId="4595D449"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Alcanza todos los logros propuestos en las diferentes áreas y/o asignaturas.</w:t>
      </w:r>
    </w:p>
    <w:p w14:paraId="1FFDD09C"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Alcanza todos los logros propuestos en las diferentes áreas,  </w:t>
      </w:r>
      <w:proofErr w:type="spellStart"/>
      <w:r w:rsidRPr="00CA7A57">
        <w:rPr>
          <w:rFonts w:ascii="Times New Roman" w:hAnsi="Times New Roman" w:cs="Times New Roman"/>
          <w:i/>
          <w:lang w:val="es-CO"/>
        </w:rPr>
        <w:t>aún</w:t>
      </w:r>
      <w:proofErr w:type="spellEnd"/>
      <w:r w:rsidRPr="00CA7A57">
        <w:rPr>
          <w:rFonts w:ascii="Times New Roman" w:hAnsi="Times New Roman" w:cs="Times New Roman"/>
          <w:i/>
          <w:lang w:val="es-CO"/>
        </w:rPr>
        <w:t xml:space="preserve"> cuando realice actividades de apoyo.</w:t>
      </w:r>
    </w:p>
    <w:p w14:paraId="6738AD36"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tiene faltas, y aun teniéndolas, presenta excusas justificadas sin que su proceso de aprendizaje se vea afectado en gran medida.</w:t>
      </w:r>
    </w:p>
    <w:p w14:paraId="0459E7D5"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Presenta los trabajos oportunamente. </w:t>
      </w:r>
    </w:p>
    <w:p w14:paraId="081F897C"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 actividades curriculares específicas.</w:t>
      </w:r>
    </w:p>
    <w:p w14:paraId="3CEA08E1"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Manifiesta sentido de pertenencia con la Institución.</w:t>
      </w:r>
    </w:p>
    <w:p w14:paraId="7963675E" w14:textId="77777777" w:rsidR="003F3871" w:rsidRPr="00CA7A57" w:rsidRDefault="003F3871" w:rsidP="00BD6EE7">
      <w:pPr>
        <w:pStyle w:val="Prrafodelista"/>
        <w:numPr>
          <w:ilvl w:val="0"/>
          <w:numId w:val="28"/>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 buena capacidad de trabajo en equipo.</w:t>
      </w:r>
    </w:p>
    <w:p w14:paraId="758173DC" w14:textId="77777777" w:rsidR="003F3871" w:rsidRPr="00CA7A57" w:rsidRDefault="003F3871" w:rsidP="003F3871">
      <w:pPr>
        <w:spacing w:line="360" w:lineRule="auto"/>
        <w:jc w:val="both"/>
        <w:rPr>
          <w:rFonts w:ascii="Times New Roman" w:hAnsi="Times New Roman" w:cs="Times New Roman"/>
          <w:i/>
          <w:lang w:val="es-CO"/>
        </w:rPr>
      </w:pPr>
    </w:p>
    <w:p w14:paraId="0246C2B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3.</w:t>
      </w:r>
      <w:r w:rsidRPr="005D26A8">
        <w:rPr>
          <w:rFonts w:ascii="Times New Roman" w:hAnsi="Times New Roman" w:cs="Times New Roman"/>
          <w:b/>
          <w:i/>
          <w:lang w:val="es-CO"/>
        </w:rPr>
        <w:tab/>
        <w:t>DESEMPEÑO BÁSICO:</w:t>
      </w:r>
      <w:r w:rsidRPr="00CA7A57">
        <w:rPr>
          <w:rFonts w:ascii="Times New Roman" w:hAnsi="Times New Roman" w:cs="Times New Roman"/>
          <w:i/>
          <w:lang w:val="es-CO"/>
        </w:rPr>
        <w:t xml:space="preserve"> Corresponde al estudiante que logra lo Mínimo en los procesos de formación y aunque con tal estado puede continuar avanzando, hay necesidad de fortalecer su trabajo para que alcance mayores niveles de logro.</w:t>
      </w:r>
    </w:p>
    <w:p w14:paraId="6FA8FA29" w14:textId="77777777" w:rsidR="003F3871" w:rsidRPr="00CA7A57" w:rsidRDefault="003F3871" w:rsidP="003F3871">
      <w:pPr>
        <w:spacing w:line="360" w:lineRule="auto"/>
        <w:jc w:val="both"/>
        <w:rPr>
          <w:rFonts w:ascii="Times New Roman" w:hAnsi="Times New Roman" w:cs="Times New Roman"/>
          <w:i/>
          <w:lang w:val="es-CO"/>
        </w:rPr>
      </w:pPr>
    </w:p>
    <w:p w14:paraId="4091F7A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Se puede considerar desempeño básico cuando el estudiante reúna, entre otras,  las siguientes características:</w:t>
      </w:r>
    </w:p>
    <w:p w14:paraId="3AD581ED" w14:textId="77777777" w:rsidR="003F3871" w:rsidRPr="00CA7A57" w:rsidRDefault="003F3871" w:rsidP="003F3871">
      <w:pPr>
        <w:spacing w:line="360" w:lineRule="auto"/>
        <w:jc w:val="both"/>
        <w:rPr>
          <w:rFonts w:ascii="Times New Roman" w:hAnsi="Times New Roman" w:cs="Times New Roman"/>
          <w:i/>
          <w:lang w:val="es-CO"/>
        </w:rPr>
      </w:pPr>
    </w:p>
    <w:p w14:paraId="2BE641E8"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Sólo alcanza los niveles necesarios de logro propuestos y con actividades de apoyo.</w:t>
      </w:r>
    </w:p>
    <w:p w14:paraId="3B7B2ED5"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Tiene faltas de asistencia justificadas, pero que  limitan su proceso de aprendizaje.</w:t>
      </w:r>
    </w:p>
    <w:p w14:paraId="7FC07B24"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 relativamente creativa y su sentido analítico no se evidencia en sus acciones.</w:t>
      </w:r>
    </w:p>
    <w:p w14:paraId="16410526"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Presenta sus trabajos en el límite del tiempo y la oportunidad de hacerlo.</w:t>
      </w:r>
    </w:p>
    <w:p w14:paraId="576F3A07"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 actividades curriculares específicas.</w:t>
      </w:r>
    </w:p>
    <w:p w14:paraId="6111F35C"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Manifiesta un relativo sentido de pertenencia con la institución.</w:t>
      </w:r>
    </w:p>
    <w:p w14:paraId="08B201F1"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 una capacidad de trabajo en equipo limitada.</w:t>
      </w:r>
    </w:p>
    <w:p w14:paraId="30013525" w14:textId="77777777" w:rsidR="003F3871" w:rsidRPr="00CA7A57" w:rsidRDefault="003F3871" w:rsidP="00BD6EE7">
      <w:pPr>
        <w:pStyle w:val="Prrafodelista"/>
        <w:numPr>
          <w:ilvl w:val="0"/>
          <w:numId w:val="27"/>
        </w:numPr>
        <w:spacing w:line="360" w:lineRule="auto"/>
        <w:jc w:val="both"/>
        <w:rPr>
          <w:rFonts w:ascii="Times New Roman" w:hAnsi="Times New Roman" w:cs="Times New Roman"/>
          <w:i/>
          <w:lang w:val="es-CO"/>
        </w:rPr>
      </w:pPr>
      <w:r w:rsidRPr="00CA7A57">
        <w:rPr>
          <w:rFonts w:ascii="Times New Roman" w:hAnsi="Times New Roman" w:cs="Times New Roman"/>
          <w:i/>
          <w:lang w:val="es-CO"/>
        </w:rPr>
        <w:t>Utiliza estrategias de apoyo necesarias para resolver situaciones pedagógicas pendientes.</w:t>
      </w:r>
    </w:p>
    <w:p w14:paraId="3960A7EE" w14:textId="77777777" w:rsidR="003F3871" w:rsidRPr="00CA7A57" w:rsidRDefault="003F3871" w:rsidP="003F3871">
      <w:pPr>
        <w:spacing w:line="360" w:lineRule="auto"/>
        <w:jc w:val="both"/>
        <w:rPr>
          <w:rFonts w:ascii="Times New Roman" w:hAnsi="Times New Roman" w:cs="Times New Roman"/>
          <w:i/>
          <w:lang w:val="es-CO"/>
        </w:rPr>
      </w:pPr>
    </w:p>
    <w:p w14:paraId="4C1726FC"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lastRenderedPageBreak/>
        <w:t>4.</w:t>
      </w:r>
      <w:r w:rsidRPr="005D26A8">
        <w:rPr>
          <w:rFonts w:ascii="Times New Roman" w:hAnsi="Times New Roman" w:cs="Times New Roman"/>
          <w:b/>
          <w:i/>
          <w:lang w:val="es-CO"/>
        </w:rPr>
        <w:tab/>
        <w:t>DESEMPEÑO BAJO:</w:t>
      </w:r>
      <w:r w:rsidRPr="00CA7A57">
        <w:rPr>
          <w:rFonts w:ascii="Times New Roman" w:hAnsi="Times New Roman" w:cs="Times New Roman"/>
          <w:i/>
          <w:lang w:val="es-CO"/>
        </w:rPr>
        <w:t xml:space="preserve"> Se entiende como la no superación de los logros esperados, y desempeños necesarios, previstos en las áreas/asignatura, teniendo un ejercicio muy limitado en todos los procesos de desarrollo cognitivo, psicomotor, comunicativo, afectivo y volitivo. </w:t>
      </w:r>
    </w:p>
    <w:p w14:paraId="2F3F5D00" w14:textId="77777777" w:rsidR="003F3871" w:rsidRPr="00CA7A57" w:rsidRDefault="003F3871" w:rsidP="003F3871">
      <w:pPr>
        <w:spacing w:line="360" w:lineRule="auto"/>
        <w:jc w:val="both"/>
        <w:rPr>
          <w:rFonts w:ascii="Times New Roman" w:hAnsi="Times New Roman" w:cs="Times New Roman"/>
          <w:i/>
          <w:lang w:val="es-CO"/>
        </w:rPr>
      </w:pPr>
    </w:p>
    <w:p w14:paraId="2CDF9F78"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Se puede considerar desempeño bajo cuando el  estudiante reúna, entre otras, las siguientes características:</w:t>
      </w:r>
    </w:p>
    <w:p w14:paraId="19F5899A" w14:textId="77777777" w:rsidR="003F3871" w:rsidRPr="00CA7A57" w:rsidRDefault="003F3871" w:rsidP="003F3871">
      <w:pPr>
        <w:spacing w:line="360" w:lineRule="auto"/>
        <w:jc w:val="both"/>
        <w:rPr>
          <w:rFonts w:ascii="Times New Roman" w:hAnsi="Times New Roman" w:cs="Times New Roman"/>
          <w:i/>
          <w:lang w:val="es-CO"/>
        </w:rPr>
      </w:pPr>
    </w:p>
    <w:p w14:paraId="7BAC8599"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No alcanza los logros mínimos en las áreas  y requiere actividades de apoyo. </w:t>
      </w:r>
    </w:p>
    <w:p w14:paraId="248E48AD"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alcanza los logros mínimos en las áreas aún después de realizadas las actividades de apoyo y  persiste en las dificultades.</w:t>
      </w:r>
    </w:p>
    <w:p w14:paraId="0186E5B3"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Presenta faltas de asistencia injustificadas que afectan significativamente su proceso de aprendizaje. </w:t>
      </w:r>
    </w:p>
    <w:p w14:paraId="2F26B721"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Incumple  con las tareas y trabajos asignados en  el área </w:t>
      </w:r>
    </w:p>
    <w:p w14:paraId="7B4C422E"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desarrolla el mínimo de actividades curriculares requeridas.</w:t>
      </w:r>
    </w:p>
    <w:p w14:paraId="3793D835"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manifiesta un sentido de pertenencia a la institución.</w:t>
      </w:r>
    </w:p>
    <w:p w14:paraId="3DDA444B"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Presenta dificultades en el desarrollo de trabajos en equipo.</w:t>
      </w:r>
    </w:p>
    <w:p w14:paraId="797ABF51" w14:textId="77777777" w:rsidR="003F3871" w:rsidRPr="00CA7A57" w:rsidRDefault="003F3871" w:rsidP="00BD6EE7">
      <w:pPr>
        <w:pStyle w:val="Prrafodelista"/>
        <w:numPr>
          <w:ilvl w:val="0"/>
          <w:numId w:val="26"/>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 demuestra motivación e interés por las actividades escolares.</w:t>
      </w:r>
    </w:p>
    <w:p w14:paraId="750A90F7" w14:textId="77777777" w:rsidR="003F3871" w:rsidRPr="00CA7A57" w:rsidRDefault="003F3871" w:rsidP="003F3871">
      <w:pPr>
        <w:spacing w:line="360" w:lineRule="auto"/>
        <w:jc w:val="both"/>
        <w:rPr>
          <w:rFonts w:ascii="Times New Roman" w:hAnsi="Times New Roman" w:cs="Times New Roman"/>
          <w:i/>
          <w:lang w:val="es-CO"/>
        </w:rPr>
      </w:pPr>
    </w:p>
    <w:p w14:paraId="31684E64"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w:t>
      </w:r>
      <w:r w:rsidRPr="00CA7A57">
        <w:rPr>
          <w:rFonts w:ascii="Times New Roman" w:hAnsi="Times New Roman" w:cs="Times New Roman"/>
          <w:i/>
          <w:lang w:val="es-CO"/>
        </w:rPr>
        <w:t xml:space="preserve"> Se consideran ausencias justificadas en el estudiante las siguientes:</w:t>
      </w:r>
    </w:p>
    <w:p w14:paraId="09941325" w14:textId="77777777" w:rsidR="003F3871" w:rsidRPr="00CA7A57" w:rsidRDefault="003F3871" w:rsidP="003F3871">
      <w:pPr>
        <w:spacing w:line="360" w:lineRule="auto"/>
        <w:jc w:val="both"/>
        <w:rPr>
          <w:rFonts w:ascii="Times New Roman" w:hAnsi="Times New Roman" w:cs="Times New Roman"/>
          <w:i/>
          <w:lang w:val="es-CO"/>
        </w:rPr>
      </w:pPr>
    </w:p>
    <w:p w14:paraId="10AF2A7E" w14:textId="77777777" w:rsidR="003F3871" w:rsidRPr="00CA7A57" w:rsidRDefault="003F3871" w:rsidP="00BD6EE7">
      <w:pPr>
        <w:pStyle w:val="Prrafodelista"/>
        <w:numPr>
          <w:ilvl w:val="0"/>
          <w:numId w:val="25"/>
        </w:numPr>
        <w:spacing w:line="360" w:lineRule="auto"/>
        <w:jc w:val="both"/>
        <w:rPr>
          <w:rFonts w:ascii="Times New Roman" w:hAnsi="Times New Roman" w:cs="Times New Roman"/>
          <w:i/>
          <w:lang w:val="es-CO"/>
        </w:rPr>
      </w:pPr>
      <w:r w:rsidRPr="00CA7A57">
        <w:rPr>
          <w:rFonts w:ascii="Times New Roman" w:hAnsi="Times New Roman" w:cs="Times New Roman"/>
          <w:i/>
          <w:lang w:val="es-CO"/>
        </w:rPr>
        <w:t>cuando soporta el permiso o excusa con incapacidad médica.</w:t>
      </w:r>
    </w:p>
    <w:p w14:paraId="2AFDD228" w14:textId="77777777" w:rsidR="003F3871" w:rsidRPr="00CA7A57" w:rsidRDefault="003F3871" w:rsidP="00BD6EE7">
      <w:pPr>
        <w:pStyle w:val="Prrafodelista"/>
        <w:numPr>
          <w:ilvl w:val="0"/>
          <w:numId w:val="25"/>
        </w:numPr>
        <w:spacing w:line="360" w:lineRule="auto"/>
        <w:jc w:val="both"/>
        <w:rPr>
          <w:rFonts w:ascii="Times New Roman" w:hAnsi="Times New Roman" w:cs="Times New Roman"/>
          <w:i/>
          <w:lang w:val="es-CO"/>
        </w:rPr>
      </w:pPr>
      <w:r w:rsidRPr="00CA7A57">
        <w:rPr>
          <w:rFonts w:ascii="Times New Roman" w:hAnsi="Times New Roman" w:cs="Times New Roman"/>
          <w:i/>
          <w:lang w:val="es-CO"/>
        </w:rPr>
        <w:t>ausencias cuando el estudiante participe en actividades programadas por la Institución,</w:t>
      </w:r>
    </w:p>
    <w:p w14:paraId="66740CB7" w14:textId="77777777" w:rsidR="003F3871" w:rsidRPr="00CA7A57" w:rsidRDefault="003F3871" w:rsidP="00BD6EE7">
      <w:pPr>
        <w:pStyle w:val="Prrafodelista"/>
        <w:numPr>
          <w:ilvl w:val="0"/>
          <w:numId w:val="25"/>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Ausencias por duelo familiar, consideradas hasta el tercer grado de consanguinidad.  </w:t>
      </w:r>
    </w:p>
    <w:p w14:paraId="0D18AD90" w14:textId="77777777" w:rsidR="003F3871" w:rsidRPr="00CA7A57" w:rsidRDefault="003F3871" w:rsidP="00BD6EE7">
      <w:pPr>
        <w:pStyle w:val="Prrafodelista"/>
        <w:numPr>
          <w:ilvl w:val="0"/>
          <w:numId w:val="25"/>
        </w:numPr>
        <w:spacing w:line="360" w:lineRule="auto"/>
        <w:jc w:val="both"/>
        <w:rPr>
          <w:rFonts w:ascii="Times New Roman" w:hAnsi="Times New Roman" w:cs="Times New Roman"/>
          <w:i/>
          <w:lang w:val="es-CO"/>
        </w:rPr>
      </w:pPr>
      <w:r w:rsidRPr="00CA7A57">
        <w:rPr>
          <w:rFonts w:ascii="Times New Roman" w:hAnsi="Times New Roman" w:cs="Times New Roman"/>
          <w:i/>
          <w:lang w:val="es-CO"/>
        </w:rPr>
        <w:t>Las justificaciones serán presentadas al Rector o al Coordinador a más tardar dos días después de haber retornado a clases.</w:t>
      </w:r>
    </w:p>
    <w:p w14:paraId="06C72211" w14:textId="77777777" w:rsidR="003F3871" w:rsidRPr="00CA7A57" w:rsidRDefault="003F3871" w:rsidP="003F3871">
      <w:pPr>
        <w:spacing w:line="360" w:lineRule="auto"/>
        <w:jc w:val="both"/>
        <w:rPr>
          <w:rFonts w:ascii="Times New Roman" w:hAnsi="Times New Roman" w:cs="Times New Roman"/>
          <w:i/>
          <w:lang w:val="es-CO"/>
        </w:rPr>
      </w:pPr>
    </w:p>
    <w:p w14:paraId="207294DC" w14:textId="77777777" w:rsidR="003F3871" w:rsidRDefault="003F3871" w:rsidP="003F3871">
      <w:pPr>
        <w:spacing w:after="160" w:line="259" w:lineRule="auto"/>
        <w:ind w:left="0" w:firstLine="0"/>
        <w:rPr>
          <w:rFonts w:ascii="Times New Roman" w:hAnsi="Times New Roman" w:cs="Times New Roman"/>
          <w:i/>
          <w:lang w:val="es-CO"/>
        </w:rPr>
      </w:pPr>
      <w:r>
        <w:rPr>
          <w:rFonts w:ascii="Times New Roman" w:hAnsi="Times New Roman" w:cs="Times New Roman"/>
          <w:i/>
          <w:lang w:val="es-CO"/>
        </w:rPr>
        <w:lastRenderedPageBreak/>
        <w:br w:type="page"/>
      </w:r>
    </w:p>
    <w:p w14:paraId="66C5759D"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lastRenderedPageBreak/>
        <w:t>CAPITULO  V</w:t>
      </w:r>
    </w:p>
    <w:p w14:paraId="403E02FE" w14:textId="5A4E6C5F" w:rsidR="003F3871"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ESTRATEGIAS DE VALORACIÓN, PROCESOS DE AUTOEVALUACIÓN Y DE APOYO</w:t>
      </w:r>
    </w:p>
    <w:p w14:paraId="0DA04D8F" w14:textId="77777777" w:rsidR="005D26A8" w:rsidRPr="005D26A8" w:rsidRDefault="005D26A8" w:rsidP="005D26A8">
      <w:pPr>
        <w:spacing w:line="360" w:lineRule="auto"/>
        <w:jc w:val="center"/>
        <w:rPr>
          <w:rFonts w:ascii="Times New Roman" w:hAnsi="Times New Roman" w:cs="Times New Roman"/>
          <w:b/>
          <w:i/>
          <w:sz w:val="26"/>
          <w:szCs w:val="26"/>
          <w:lang w:val="es-CO"/>
        </w:rPr>
      </w:pPr>
    </w:p>
    <w:p w14:paraId="2605A6E3"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22º.  ESTRATEGIAS DE VALORACIÓN INTEGRAL DE LOS DESEMPEÑOS DE LOS ESTUDIANTES</w:t>
      </w:r>
      <w:r w:rsidRPr="00CA7A57">
        <w:rPr>
          <w:rFonts w:ascii="Times New Roman" w:hAnsi="Times New Roman" w:cs="Times New Roman"/>
          <w:i/>
          <w:lang w:val="es-CO"/>
        </w:rPr>
        <w:t>.  Una ESTRATEGIA, es el camino establecido por la  institución desde un área   para que los estudiantes de un grado o grupo, nivel o ciclo,  demuestren desde sus dimensiones personales, sociales y cognitivas que han desarrollado las competencias necesarias para los desempeños propuestos. Para lo cual entendemos como:</w:t>
      </w:r>
    </w:p>
    <w:p w14:paraId="41E0196C" w14:textId="77777777" w:rsidR="003F3871" w:rsidRPr="00CA7A57" w:rsidRDefault="003F3871" w:rsidP="003F3871">
      <w:pPr>
        <w:spacing w:line="360" w:lineRule="auto"/>
        <w:jc w:val="both"/>
        <w:rPr>
          <w:rFonts w:ascii="Times New Roman" w:hAnsi="Times New Roman" w:cs="Times New Roman"/>
          <w:i/>
          <w:lang w:val="es-CO"/>
        </w:rPr>
      </w:pPr>
    </w:p>
    <w:p w14:paraId="4D3C1E99" w14:textId="77777777" w:rsidR="003F3871" w:rsidRPr="00CA7A57" w:rsidRDefault="003F3871" w:rsidP="00AB37DF">
      <w:pPr>
        <w:pStyle w:val="Prrafodelista"/>
        <w:numPr>
          <w:ilvl w:val="2"/>
          <w:numId w:val="93"/>
        </w:numPr>
        <w:spacing w:line="360" w:lineRule="auto"/>
        <w:ind w:left="1451"/>
        <w:jc w:val="both"/>
        <w:rPr>
          <w:rFonts w:ascii="Times New Roman" w:hAnsi="Times New Roman" w:cs="Times New Roman"/>
          <w:i/>
          <w:lang w:val="es-CO"/>
        </w:rPr>
      </w:pPr>
      <w:r w:rsidRPr="005D26A8">
        <w:rPr>
          <w:rFonts w:ascii="Times New Roman" w:hAnsi="Times New Roman" w:cs="Times New Roman"/>
          <w:b/>
          <w:i/>
          <w:lang w:val="es-CO"/>
        </w:rPr>
        <w:t>ESTRATEGIA DE VALORACIÓN:</w:t>
      </w:r>
      <w:r w:rsidRPr="00CA7A57">
        <w:rPr>
          <w:rFonts w:ascii="Times New Roman" w:hAnsi="Times New Roman" w:cs="Times New Roman"/>
          <w:i/>
          <w:lang w:val="es-CO"/>
        </w:rPr>
        <w:t xml:space="preserve"> El conjunto articulado y lógico de acciones desarrolladas por el docente que le permiten tener una información y una visión clara de los desempeños de las estudiantes.</w:t>
      </w:r>
    </w:p>
    <w:p w14:paraId="166EAFAC" w14:textId="77777777" w:rsidR="003F3871" w:rsidRPr="00CA7A57" w:rsidRDefault="003F3871" w:rsidP="003F3871">
      <w:pPr>
        <w:spacing w:line="360" w:lineRule="auto"/>
        <w:ind w:left="0"/>
        <w:jc w:val="both"/>
        <w:rPr>
          <w:rFonts w:ascii="Times New Roman" w:hAnsi="Times New Roman" w:cs="Times New Roman"/>
          <w:i/>
          <w:lang w:val="es-CO"/>
        </w:rPr>
      </w:pPr>
    </w:p>
    <w:p w14:paraId="2F561607" w14:textId="77777777" w:rsidR="003F3871" w:rsidRPr="00CA7A57" w:rsidRDefault="003F3871" w:rsidP="00AB37DF">
      <w:pPr>
        <w:pStyle w:val="Prrafodelista"/>
        <w:numPr>
          <w:ilvl w:val="2"/>
          <w:numId w:val="93"/>
        </w:numPr>
        <w:spacing w:line="360" w:lineRule="auto"/>
        <w:ind w:left="1451"/>
        <w:jc w:val="both"/>
        <w:rPr>
          <w:rFonts w:ascii="Times New Roman" w:hAnsi="Times New Roman" w:cs="Times New Roman"/>
          <w:i/>
          <w:lang w:val="es-CO"/>
        </w:rPr>
      </w:pPr>
      <w:r w:rsidRPr="005D26A8">
        <w:rPr>
          <w:rFonts w:ascii="Times New Roman" w:hAnsi="Times New Roman" w:cs="Times New Roman"/>
          <w:b/>
          <w:i/>
          <w:lang w:val="es-CO"/>
        </w:rPr>
        <w:t>VALORACIÓN INTEGRAL DEL DESEMPEÑO:</w:t>
      </w:r>
      <w:r w:rsidRPr="00CA7A57">
        <w:rPr>
          <w:rFonts w:ascii="Times New Roman" w:hAnsi="Times New Roman" w:cs="Times New Roman"/>
          <w:i/>
          <w:lang w:val="es-CO"/>
        </w:rPr>
        <w:t xml:space="preserve"> Hace alusión a la explicación o descripción de los niveles de aprendizaje, de comprensión, de alcance de logros, de  la motivación y  de actitudes de la estudiante respecto a las diferentes actividades del  proceso  enseñanza aprendizaje. </w:t>
      </w:r>
    </w:p>
    <w:p w14:paraId="1497DB65" w14:textId="77777777" w:rsidR="003F3871" w:rsidRPr="00CA7A57" w:rsidRDefault="003F3871" w:rsidP="003F3871">
      <w:pPr>
        <w:spacing w:line="360" w:lineRule="auto"/>
        <w:jc w:val="both"/>
        <w:rPr>
          <w:rFonts w:ascii="Times New Roman" w:hAnsi="Times New Roman" w:cs="Times New Roman"/>
          <w:i/>
          <w:lang w:val="es-CO"/>
        </w:rPr>
      </w:pPr>
    </w:p>
    <w:p w14:paraId="20C864CB"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PARAGAFO DECIMO.  ESTRATEGIAS DE VALORACIÓN INTEGRAL</w:t>
      </w:r>
      <w:r w:rsidRPr="00CA7A57">
        <w:rPr>
          <w:rFonts w:ascii="Times New Roman" w:hAnsi="Times New Roman" w:cs="Times New Roman"/>
          <w:i/>
          <w:lang w:val="es-CO"/>
        </w:rPr>
        <w:t>: La estrategia básica para que el docente pueda finalmente emitir un juicio de valor objetivo –asertivo,  debe desarrollar las  siguientes acciones:</w:t>
      </w:r>
    </w:p>
    <w:p w14:paraId="42CF94F1" w14:textId="77777777" w:rsidR="003F3871" w:rsidRPr="00CA7A57" w:rsidRDefault="003F3871" w:rsidP="003F3871">
      <w:pPr>
        <w:spacing w:line="360" w:lineRule="auto"/>
        <w:jc w:val="both"/>
        <w:rPr>
          <w:rFonts w:ascii="Times New Roman" w:hAnsi="Times New Roman" w:cs="Times New Roman"/>
          <w:i/>
          <w:lang w:val="es-CO"/>
        </w:rPr>
      </w:pPr>
    </w:p>
    <w:p w14:paraId="3091A92F"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Informar al estudiante con oportunidad y claridad sobre los logros,  objetivos, competencias,  contenidos, y esquemas de evaluación.</w:t>
      </w:r>
    </w:p>
    <w:p w14:paraId="5F143C6D"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el análisis y validación  de los conocimientos previos de las estudiantes.</w:t>
      </w:r>
    </w:p>
    <w:p w14:paraId="265EFEF6"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Realizar el análisis de las circunstancias y  condiciones del ambiente escolar que incidan en el desempeño de las estudiantes.</w:t>
      </w:r>
    </w:p>
    <w:p w14:paraId="2567E348"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Desarrollar la observación del desempeño, las aptitudes y actitudes de las estudiantes en el desarrollo de las actividades, trabajos, debates, experimentos desarrollo de proyectos, investigaciones, tareas, ensayos, evaluaciones, entre otros.</w:t>
      </w:r>
    </w:p>
    <w:p w14:paraId="1D8718AD"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la recolección de las evidencias que permitan soportar los diferentes juicios de valor.</w:t>
      </w:r>
    </w:p>
    <w:p w14:paraId="62CA5E51"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Efectuar comparación y reconocimiento del resultado de la autoevaluación del estudiante.</w:t>
      </w:r>
    </w:p>
    <w:p w14:paraId="08912F7B" w14:textId="77777777" w:rsidR="003F3871" w:rsidRPr="00CA7A57" w:rsidRDefault="003F3871" w:rsidP="00BD6EE7">
      <w:pPr>
        <w:pStyle w:val="Prrafodelista"/>
        <w:numPr>
          <w:ilvl w:val="0"/>
          <w:numId w:val="24"/>
        </w:numPr>
        <w:spacing w:line="360" w:lineRule="auto"/>
        <w:jc w:val="both"/>
        <w:rPr>
          <w:rFonts w:ascii="Times New Roman" w:hAnsi="Times New Roman" w:cs="Times New Roman"/>
          <w:i/>
          <w:lang w:val="es-CO"/>
        </w:rPr>
      </w:pPr>
      <w:r w:rsidRPr="00CA7A57">
        <w:rPr>
          <w:rFonts w:ascii="Times New Roman" w:hAnsi="Times New Roman" w:cs="Times New Roman"/>
          <w:i/>
          <w:lang w:val="es-CO"/>
        </w:rPr>
        <w:t>Emitir los juicios valorativos y el diseño de propuestas para la superación de las dificultades.</w:t>
      </w:r>
    </w:p>
    <w:p w14:paraId="44D7444B"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PARAGAFO DECIMO PRIMERO. ESTRATEGIAS DE VALORACION DE  ALTOS DESEMPEÑOS</w:t>
      </w:r>
      <w:r w:rsidRPr="00CA7A57">
        <w:rPr>
          <w:rFonts w:ascii="Times New Roman" w:hAnsi="Times New Roman" w:cs="Times New Roman"/>
          <w:i/>
          <w:lang w:val="es-CO"/>
        </w:rPr>
        <w:t xml:space="preserve">.  En la </w:t>
      </w:r>
      <w:proofErr w:type="spellStart"/>
      <w:r w:rsidRPr="00CA7A57">
        <w:rPr>
          <w:rFonts w:ascii="Times New Roman" w:hAnsi="Times New Roman" w:cs="Times New Roman"/>
          <w:i/>
          <w:lang w:val="es-CO"/>
        </w:rPr>
        <w:t>la</w:t>
      </w:r>
      <w:proofErr w:type="spellEnd"/>
      <w:r w:rsidRPr="00CA7A57">
        <w:rPr>
          <w:rFonts w:ascii="Times New Roman" w:hAnsi="Times New Roman" w:cs="Times New Roman"/>
          <w:i/>
          <w:lang w:val="es-CO"/>
        </w:rPr>
        <w:t xml:space="preserve"> Institución Educativa Sidón, el estudiante que presenten suficiencia comprobada en un área en particular, durante la permanencia escolar se designaran como monitora de área, con el fin de ayudar al educador(a) en la orientación  de prácticas de laboratorio, sesiones de repaso o de ejercicios y otras labores similares. La designación de monitoras  no podrá, por ningún motivo, reemplazar al  docente  en sus labores propias.</w:t>
      </w:r>
    </w:p>
    <w:p w14:paraId="1163DD7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Igualmente, las estudiantes que demuestren capacidades excepcionales en el alcance de los logros propuestos serán candidatas  para sugerir la  promoción anticipada si se da dentro de los términos establecidos en el presente acuerdo.</w:t>
      </w:r>
    </w:p>
    <w:p w14:paraId="6FDC8B80" w14:textId="77777777" w:rsidR="005D26A8" w:rsidRDefault="005D26A8" w:rsidP="003F3871">
      <w:pPr>
        <w:spacing w:line="360" w:lineRule="auto"/>
        <w:jc w:val="both"/>
        <w:rPr>
          <w:rFonts w:ascii="Times New Roman" w:hAnsi="Times New Roman" w:cs="Times New Roman"/>
          <w:b/>
          <w:i/>
          <w:lang w:val="es-CO"/>
        </w:rPr>
      </w:pPr>
    </w:p>
    <w:p w14:paraId="3F331CFB" w14:textId="090715D0"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PARÁGRAFO DECIMO SEGUNDO. ESTRATEGIA DE VALORACIÓN DE OTROS DESEMPEÑOS</w:t>
      </w:r>
      <w:r w:rsidRPr="00CA7A57">
        <w:rPr>
          <w:rFonts w:ascii="Times New Roman" w:hAnsi="Times New Roman" w:cs="Times New Roman"/>
          <w:i/>
          <w:lang w:val="es-CO"/>
        </w:rPr>
        <w:t>. A los estudiantes que se destaquen en otros campos: artístico, deportivo, social y que participen en representación de la institución, se les realizara una programación especial de acompañamiento y evaluación de procesos académicos.</w:t>
      </w:r>
    </w:p>
    <w:p w14:paraId="61C45324" w14:textId="77777777" w:rsidR="005D26A8" w:rsidRDefault="005D26A8" w:rsidP="003F3871">
      <w:pPr>
        <w:spacing w:line="360" w:lineRule="auto"/>
        <w:jc w:val="both"/>
        <w:rPr>
          <w:rFonts w:ascii="Times New Roman" w:hAnsi="Times New Roman" w:cs="Times New Roman"/>
          <w:i/>
          <w:lang w:val="es-CO"/>
        </w:rPr>
      </w:pPr>
    </w:p>
    <w:p w14:paraId="26EB965D" w14:textId="1C64CAC9"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lastRenderedPageBreak/>
        <w:t>PARAGRAFO DECIMO TERCERO. VALORACION EN CASO DE INASISTENCIA.</w:t>
      </w:r>
      <w:r w:rsidRPr="00CA7A57">
        <w:rPr>
          <w:rFonts w:ascii="Times New Roman" w:hAnsi="Times New Roman" w:cs="Times New Roman"/>
          <w:i/>
          <w:lang w:val="es-CO"/>
        </w:rPr>
        <w:t xml:space="preserve">   Cuando el estudiante no cumpla con el  porcentaje de escolaridad requerido  por causas comprobadas de salud,  calamidad </w:t>
      </w:r>
      <w:proofErr w:type="spellStart"/>
      <w:r w:rsidRPr="00CA7A57">
        <w:rPr>
          <w:rFonts w:ascii="Times New Roman" w:hAnsi="Times New Roman" w:cs="Times New Roman"/>
          <w:i/>
          <w:lang w:val="es-CO"/>
        </w:rPr>
        <w:t>domestica</w:t>
      </w:r>
      <w:proofErr w:type="spellEnd"/>
      <w:r w:rsidRPr="00CA7A57">
        <w:rPr>
          <w:rFonts w:ascii="Times New Roman" w:hAnsi="Times New Roman" w:cs="Times New Roman"/>
          <w:i/>
          <w:lang w:val="es-CO"/>
        </w:rPr>
        <w:t xml:space="preserve"> o amenaza, se le podrán hacer reportes de los procesos de evaluación y se emitirá informe extemporáneo del periodo en el que se presentó la causa.</w:t>
      </w:r>
    </w:p>
    <w:p w14:paraId="36F424B5" w14:textId="77777777" w:rsidR="003F3871" w:rsidRPr="00CA7A57" w:rsidRDefault="003F3871" w:rsidP="003F3871">
      <w:pPr>
        <w:spacing w:line="360" w:lineRule="auto"/>
        <w:jc w:val="both"/>
        <w:rPr>
          <w:rFonts w:ascii="Times New Roman" w:hAnsi="Times New Roman" w:cs="Times New Roman"/>
          <w:i/>
          <w:lang w:val="es-CO"/>
        </w:rPr>
      </w:pPr>
    </w:p>
    <w:p w14:paraId="4F311310"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23º.  PROCESOS DE AUTOEVALUACIÓN.</w:t>
      </w:r>
      <w:r w:rsidRPr="00CA7A57">
        <w:rPr>
          <w:rFonts w:ascii="Times New Roman" w:hAnsi="Times New Roman" w:cs="Times New Roman"/>
          <w:i/>
          <w:lang w:val="es-CO"/>
        </w:rPr>
        <w:t xml:space="preserve">  La autoevaluación es una estrategia evaluativa de gran importancia en la formación de la estudiante Esta se  define como  la comprobación personal del propio aprendizaje y el descubrimiento y reconocimiento de las dificultades.</w:t>
      </w:r>
    </w:p>
    <w:p w14:paraId="28B52874" w14:textId="77777777" w:rsidR="003F3871" w:rsidRPr="00CA7A57" w:rsidRDefault="003F3871" w:rsidP="003F3871">
      <w:pPr>
        <w:spacing w:line="360" w:lineRule="auto"/>
        <w:jc w:val="both"/>
        <w:rPr>
          <w:rFonts w:ascii="Times New Roman" w:hAnsi="Times New Roman" w:cs="Times New Roman"/>
          <w:i/>
          <w:lang w:val="es-CO"/>
        </w:rPr>
      </w:pPr>
    </w:p>
    <w:p w14:paraId="48DDA33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Para el cumplimiento de esta estrategia evaluativa de carácter obligatorio, el docente debe garantizar el cumplimiento del siguiente proceso:</w:t>
      </w:r>
    </w:p>
    <w:p w14:paraId="79CC1E5E" w14:textId="77777777" w:rsidR="003F3871" w:rsidRPr="00CA7A57" w:rsidRDefault="003F3871" w:rsidP="003F3871">
      <w:pPr>
        <w:spacing w:line="360" w:lineRule="auto"/>
        <w:jc w:val="both"/>
        <w:rPr>
          <w:rFonts w:ascii="Times New Roman" w:hAnsi="Times New Roman" w:cs="Times New Roman"/>
          <w:i/>
          <w:lang w:val="es-CO"/>
        </w:rPr>
      </w:pPr>
    </w:p>
    <w:p w14:paraId="26B5F9BB" w14:textId="77777777" w:rsidR="003F3871" w:rsidRPr="00CA7A57" w:rsidRDefault="003F3871" w:rsidP="00BD6EE7">
      <w:pPr>
        <w:pStyle w:val="Prrafodelista"/>
        <w:numPr>
          <w:ilvl w:val="0"/>
          <w:numId w:val="23"/>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Sensibilizar al estudiante frente a la objetividad y racionalidad de la autoevaluación e ilustrarle acerca de la dimensiones de la formación integral.</w:t>
      </w:r>
    </w:p>
    <w:p w14:paraId="2E3A3EE5" w14:textId="77777777" w:rsidR="003F3871" w:rsidRPr="00CA7A57" w:rsidRDefault="003F3871" w:rsidP="00BD6EE7">
      <w:pPr>
        <w:pStyle w:val="Prrafodelista"/>
        <w:numPr>
          <w:ilvl w:val="0"/>
          <w:numId w:val="23"/>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Proveer al estudiante de una herramienta eficaz para consignar las informaciones y los conceptos auto-valorativos en términos de fortalezas, oportunidades y propuestas de mejoramiento, basados en la carpeta de evidencias o documento similar que se tenga en un área  determinada.</w:t>
      </w:r>
    </w:p>
    <w:p w14:paraId="0B8BA75E" w14:textId="77777777" w:rsidR="003F3871" w:rsidRPr="00CA7A57" w:rsidRDefault="003F3871" w:rsidP="00BD6EE7">
      <w:pPr>
        <w:pStyle w:val="Prrafodelista"/>
        <w:numPr>
          <w:ilvl w:val="0"/>
          <w:numId w:val="23"/>
        </w:numPr>
        <w:spacing w:line="360" w:lineRule="auto"/>
        <w:jc w:val="both"/>
        <w:rPr>
          <w:rFonts w:ascii="Times New Roman" w:hAnsi="Times New Roman" w:cs="Times New Roman"/>
          <w:i/>
          <w:lang w:val="es-CO"/>
        </w:rPr>
      </w:pPr>
      <w:r w:rsidRPr="00CA7A57">
        <w:rPr>
          <w:rFonts w:ascii="Times New Roman" w:hAnsi="Times New Roman" w:cs="Times New Roman"/>
          <w:i/>
          <w:lang w:val="es-CO"/>
        </w:rPr>
        <w:t>Otorgar el  espacio de tiempo necesario  para la aplicación de la autoevaluación.</w:t>
      </w:r>
    </w:p>
    <w:p w14:paraId="07A08244" w14:textId="77777777" w:rsidR="003F3871" w:rsidRPr="00CA7A57" w:rsidRDefault="003F3871" w:rsidP="00BD6EE7">
      <w:pPr>
        <w:pStyle w:val="Prrafodelista"/>
        <w:numPr>
          <w:ilvl w:val="0"/>
          <w:numId w:val="23"/>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el análisis del resultado de las autoevaluaciones para incorporarlos a las evaluaciones definitivas del periodo.</w:t>
      </w:r>
    </w:p>
    <w:p w14:paraId="33B21843" w14:textId="77777777" w:rsidR="003F3871" w:rsidRPr="00CA7A57" w:rsidRDefault="003F3871" w:rsidP="00BD6EE7">
      <w:pPr>
        <w:pStyle w:val="Prrafodelista"/>
        <w:numPr>
          <w:ilvl w:val="0"/>
          <w:numId w:val="23"/>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Para la autoevaluación se tendrán en cuenta: las estrategias definidas en cada área,  entre otras: registro de experiencias,  test y/o encuesta individual, KPSI, diseño de proyectos, prácticas de laboratorio, monitoria.</w:t>
      </w:r>
    </w:p>
    <w:p w14:paraId="0D27AE66" w14:textId="77777777" w:rsidR="005D26A8" w:rsidRDefault="005D26A8" w:rsidP="003F3871">
      <w:pPr>
        <w:spacing w:line="360" w:lineRule="auto"/>
        <w:jc w:val="both"/>
        <w:rPr>
          <w:rFonts w:ascii="Times New Roman" w:hAnsi="Times New Roman" w:cs="Times New Roman"/>
          <w:b/>
          <w:i/>
          <w:lang w:val="es-CO"/>
        </w:rPr>
      </w:pPr>
    </w:p>
    <w:p w14:paraId="52598699" w14:textId="79C81DAF"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 xml:space="preserve">PARAGRAFO DECIMO CUARTO. VALORACION DE LA AUTOEVALUACION. </w:t>
      </w:r>
      <w:r w:rsidRPr="00CA7A57">
        <w:rPr>
          <w:rFonts w:ascii="Times New Roman" w:hAnsi="Times New Roman" w:cs="Times New Roman"/>
          <w:i/>
          <w:lang w:val="es-CO"/>
        </w:rPr>
        <w:t xml:space="preserve">Al finalizar cada período académico, la Autoevaluación </w:t>
      </w:r>
      <w:r w:rsidRPr="00CA7A57">
        <w:rPr>
          <w:rFonts w:ascii="Times New Roman" w:hAnsi="Times New Roman" w:cs="Times New Roman"/>
          <w:i/>
          <w:lang w:val="es-CO"/>
        </w:rPr>
        <w:lastRenderedPageBreak/>
        <w:t>corresponderá siempre a una de las notas que se computarán para la obtención de la nota definitiva del período.</w:t>
      </w:r>
    </w:p>
    <w:p w14:paraId="4F8D87A1" w14:textId="77777777" w:rsidR="003F3871" w:rsidRPr="00CA7A57" w:rsidRDefault="003F3871" w:rsidP="003F3871">
      <w:pPr>
        <w:spacing w:line="360" w:lineRule="auto"/>
        <w:jc w:val="both"/>
        <w:rPr>
          <w:rFonts w:ascii="Times New Roman" w:hAnsi="Times New Roman" w:cs="Times New Roman"/>
          <w:i/>
          <w:lang w:val="es-CO"/>
        </w:rPr>
      </w:pPr>
    </w:p>
    <w:p w14:paraId="0399027C"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24º.  ESTRATEGIAS DE APOYO  PARA RESOLVER SITUACIONES PEDAGÓGICAS PENDIENTES DE LOS ESTUDIANTES.</w:t>
      </w:r>
      <w:r w:rsidRPr="00CA7A57">
        <w:rPr>
          <w:rFonts w:ascii="Times New Roman" w:hAnsi="Times New Roman" w:cs="Times New Roman"/>
          <w:i/>
          <w:lang w:val="es-CO"/>
        </w:rPr>
        <w:t xml:space="preserve"> Entre estas se tendrán: </w:t>
      </w:r>
    </w:p>
    <w:p w14:paraId="2000FE1B" w14:textId="77777777" w:rsidR="003F3871" w:rsidRPr="00CA7A57" w:rsidRDefault="003F3871" w:rsidP="003F3871">
      <w:pPr>
        <w:spacing w:line="360" w:lineRule="auto"/>
        <w:jc w:val="both"/>
        <w:rPr>
          <w:rFonts w:ascii="Times New Roman" w:hAnsi="Times New Roman" w:cs="Times New Roman"/>
          <w:i/>
          <w:lang w:val="es-CO"/>
        </w:rPr>
      </w:pPr>
    </w:p>
    <w:p w14:paraId="612107FB"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Portafolios de evidencias: virtuales o físicos que se convierten en bitácoras de un proceso.  </w:t>
      </w:r>
    </w:p>
    <w:p w14:paraId="4B3C0E89"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Cuestionarios, inventarios o entrevistas escritas u orales, presenciales o virtuales.</w:t>
      </w:r>
    </w:p>
    <w:p w14:paraId="5A067C41"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Conversatorios y dinámicas grupales respecto a las  actitudes, preferencias e intereses.</w:t>
      </w:r>
    </w:p>
    <w:p w14:paraId="45D9A553"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Auto informes de avances y percepciones en el proceso de aprendizaje.</w:t>
      </w:r>
    </w:p>
    <w:p w14:paraId="49A84794"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Pruebas orales o escritas, con opciones de respuesta, con respuesta creativa o que impliquen construcción de párrafos o argumentación.  </w:t>
      </w:r>
    </w:p>
    <w:p w14:paraId="57CEDE38"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Pruebas de construcción o proceso, que implican evidenciar dominios técnicos, desarrollo de habilidades o reconocimiento de procedimientos.</w:t>
      </w:r>
    </w:p>
    <w:p w14:paraId="362FE1F0"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Registros gráficos, visuales, auditivos, audiovisuales o virtuales; que implican elaborar un producto comunicativo.</w:t>
      </w:r>
    </w:p>
    <w:p w14:paraId="65FB74A0"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Registros anecdóticos, con los cuales se describen comportamientos reales en circunstancias naturales y que pueden ser implementados tanto por el docente para acopiar evidencias, como por los estudiantes en ejercicios auto evaluativos.</w:t>
      </w:r>
    </w:p>
    <w:p w14:paraId="7AB6000E"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Ejercicios de construcción de reactivos, seguimiento de instrucciones, uso de puntuación, estrategias de validación y confiabilidad de información, que implican la ejecución de acciones técnicas.</w:t>
      </w:r>
    </w:p>
    <w:p w14:paraId="332D0270"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Escritos autónomos como la relatoría y el ensayo, que implican organización, elaboración de síntesis conceptual y presentación creativa de la información solicitada. </w:t>
      </w:r>
    </w:p>
    <w:p w14:paraId="60C34526"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Pruebas estandarizadas, tales como las de acreditación del aprendizaje.</w:t>
      </w:r>
    </w:p>
    <w:p w14:paraId="3E40A111"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Asignación de tareas de un proyecto, puesta en situación o simulación de desempeños, la cual implica juego de roles.</w:t>
      </w:r>
    </w:p>
    <w:p w14:paraId="506FCFFB"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Entrega de productos, cuya elaboración privilegia el trabajo en equipo y la expresión creativa e innovadora.</w:t>
      </w:r>
    </w:p>
    <w:p w14:paraId="6C8AC2F9"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Guías de observación, listas de cotejo o chequeo, que permitan identificar la aplicación de procedimientos o el seguimiento de indicaciones.</w:t>
      </w:r>
    </w:p>
    <w:p w14:paraId="2266AECA"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Estudios de casos, favorables al acercamiento investigativo etnográfico desde la escuela. Encuesta, sondeos de opinión, gráficas y otras técnicas cuantitativas de registro e interpretación de información. </w:t>
      </w:r>
    </w:p>
    <w:p w14:paraId="584C3740"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Organizar grupos de apoyo entre compañeros de clase.</w:t>
      </w:r>
    </w:p>
    <w:p w14:paraId="7EF0711B"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Planear jornadas especiales con las estudiantes que presentan desempeños bajos. </w:t>
      </w:r>
    </w:p>
    <w:p w14:paraId="6930175C"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Hacer usos de las TIC en todas las áreas.</w:t>
      </w:r>
    </w:p>
    <w:p w14:paraId="74FD1CAE"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Cada área/asignatura velara porque se genere un alto porcentaje de APRENDIZAJE y por ende de aprobación </w:t>
      </w:r>
    </w:p>
    <w:p w14:paraId="2D422D82" w14:textId="77777777" w:rsidR="003F3871" w:rsidRPr="00CA7A57" w:rsidRDefault="003F3871" w:rsidP="00BD6EE7">
      <w:pPr>
        <w:pStyle w:val="Prrafodelista"/>
        <w:numPr>
          <w:ilvl w:val="0"/>
          <w:numId w:val="22"/>
        </w:numPr>
        <w:spacing w:line="360" w:lineRule="auto"/>
        <w:jc w:val="both"/>
        <w:rPr>
          <w:rFonts w:ascii="Times New Roman" w:hAnsi="Times New Roman" w:cs="Times New Roman"/>
          <w:i/>
          <w:lang w:val="es-CO"/>
        </w:rPr>
      </w:pPr>
      <w:r w:rsidRPr="00CA7A57">
        <w:rPr>
          <w:rFonts w:ascii="Times New Roman" w:hAnsi="Times New Roman" w:cs="Times New Roman"/>
          <w:i/>
          <w:lang w:val="es-CO"/>
        </w:rPr>
        <w:t>Los padres de familia serán los primeros responsables de los procesos académicos y de convivencia. Participaran activamente en la escuela de padres, talleres y reuniones de nivel o grupos, entre otros.</w:t>
      </w:r>
    </w:p>
    <w:p w14:paraId="5ED89616" w14:textId="77777777" w:rsidR="003F3871" w:rsidRPr="00CA7A57" w:rsidRDefault="003F3871" w:rsidP="003F3871">
      <w:pPr>
        <w:spacing w:line="360" w:lineRule="auto"/>
        <w:jc w:val="both"/>
        <w:rPr>
          <w:rFonts w:ascii="Times New Roman" w:hAnsi="Times New Roman" w:cs="Times New Roman"/>
          <w:i/>
          <w:lang w:val="es-CO"/>
        </w:rPr>
      </w:pPr>
    </w:p>
    <w:p w14:paraId="3602BD3C"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CAPITULO  VII</w:t>
      </w:r>
    </w:p>
    <w:p w14:paraId="1D04A90D"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ACCIONES</w:t>
      </w:r>
    </w:p>
    <w:p w14:paraId="56D60B7F" w14:textId="77777777" w:rsidR="003F3871" w:rsidRPr="00CA7A57" w:rsidRDefault="003F3871" w:rsidP="003F3871">
      <w:pPr>
        <w:spacing w:line="360" w:lineRule="auto"/>
        <w:jc w:val="both"/>
        <w:rPr>
          <w:rFonts w:ascii="Times New Roman" w:hAnsi="Times New Roman" w:cs="Times New Roman"/>
          <w:i/>
          <w:lang w:val="es-CO"/>
        </w:rPr>
      </w:pPr>
    </w:p>
    <w:p w14:paraId="6C83F4AE"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25º. ACCIONES DE SEGUIMIENTO.</w:t>
      </w:r>
      <w:r w:rsidRPr="00CA7A57">
        <w:rPr>
          <w:rFonts w:ascii="Times New Roman" w:hAnsi="Times New Roman" w:cs="Times New Roman"/>
          <w:i/>
          <w:lang w:val="es-CO"/>
        </w:rPr>
        <w:t xml:space="preserve">   Para el mejoramiento de los desempeños de los estudiantes durante el año escolar, con el fin de hacer de la  evaluación  un proceso permanente y objetivo, en la Institución Educativa Sidón del Municipio de Cumbitara, se realizaran las siguientes acciones de seguimiento:</w:t>
      </w:r>
    </w:p>
    <w:p w14:paraId="1D4EA67B" w14:textId="77777777" w:rsidR="003F3871" w:rsidRPr="00CA7A57" w:rsidRDefault="003F3871" w:rsidP="003F3871">
      <w:pPr>
        <w:spacing w:line="360" w:lineRule="auto"/>
        <w:jc w:val="both"/>
        <w:rPr>
          <w:rFonts w:ascii="Times New Roman" w:hAnsi="Times New Roman" w:cs="Times New Roman"/>
          <w:i/>
          <w:lang w:val="es-CO"/>
        </w:rPr>
      </w:pPr>
    </w:p>
    <w:p w14:paraId="6D558C7B"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EVALUACIÓN DIAGNOSTICA.</w:t>
      </w:r>
      <w:r w:rsidRPr="00CA7A57">
        <w:rPr>
          <w:rFonts w:ascii="Times New Roman" w:hAnsi="Times New Roman" w:cs="Times New Roman"/>
          <w:i/>
          <w:lang w:val="es-CO"/>
        </w:rPr>
        <w:t xml:space="preserve">   Al iniciar el año escolar se realizará en cada área del respectivo plan de estudio  del grado correspondiente una evaluación </w:t>
      </w:r>
      <w:r w:rsidRPr="00CA7A57">
        <w:rPr>
          <w:rFonts w:ascii="Times New Roman" w:hAnsi="Times New Roman" w:cs="Times New Roman"/>
          <w:i/>
          <w:lang w:val="es-CO"/>
        </w:rPr>
        <w:lastRenderedPageBreak/>
        <w:t>diagnóstica donde se evidencian  fortalezas y debilidades de las estudiantes, con el fin de replantear  los desempeños esperados del área,  según la capacidad inicial de las estudiantes  y situaciones especiales que se encuentren.</w:t>
      </w:r>
    </w:p>
    <w:p w14:paraId="05FB35AF" w14:textId="77777777" w:rsidR="003F3871" w:rsidRPr="00CA7A57" w:rsidRDefault="003F3871" w:rsidP="003F3871">
      <w:pPr>
        <w:spacing w:line="360" w:lineRule="auto"/>
        <w:ind w:left="-10" w:firstLine="0"/>
        <w:jc w:val="both"/>
        <w:rPr>
          <w:rFonts w:ascii="Times New Roman" w:hAnsi="Times New Roman" w:cs="Times New Roman"/>
          <w:i/>
          <w:lang w:val="es-CO"/>
        </w:rPr>
      </w:pPr>
    </w:p>
    <w:p w14:paraId="11473CBD"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REFUERZO DE MEJORA CONTINUA.</w:t>
      </w:r>
      <w:r w:rsidRPr="00CA7A57">
        <w:rPr>
          <w:rFonts w:ascii="Times New Roman" w:hAnsi="Times New Roman" w:cs="Times New Roman"/>
          <w:i/>
          <w:lang w:val="es-CO"/>
        </w:rPr>
        <w:t xml:space="preserve">  Son las diversas acciones que implementa el docente con el estudiante, bien en forma individual o grupal como: nuevas explicaciones, elaboración de talleres complementarios, revisión colectiva de las evaluaciones escritas, realización de nuevos ejercicios, prácticas, etc.  Esta  mejora  es de carácter permanente en el desarrollo de cada periodo. Estas acciones pueden conducir a la modificación de la nota inicial de la estudiante cuando: el  estudiante presente </w:t>
      </w:r>
      <w:proofErr w:type="spellStart"/>
      <w:r w:rsidRPr="00CA7A57">
        <w:rPr>
          <w:rFonts w:ascii="Times New Roman" w:hAnsi="Times New Roman" w:cs="Times New Roman"/>
          <w:i/>
          <w:lang w:val="es-CO"/>
        </w:rPr>
        <w:t>vacios</w:t>
      </w:r>
      <w:proofErr w:type="spellEnd"/>
      <w:r w:rsidRPr="00CA7A57">
        <w:rPr>
          <w:rFonts w:ascii="Times New Roman" w:hAnsi="Times New Roman" w:cs="Times New Roman"/>
          <w:i/>
          <w:lang w:val="es-CO"/>
        </w:rPr>
        <w:t xml:space="preserve"> cognitivos, ausencias justificadas, resultados no esperados, bajo rendimiento inicial.</w:t>
      </w:r>
    </w:p>
    <w:p w14:paraId="74F1E10B" w14:textId="77777777" w:rsidR="003F3871" w:rsidRPr="00CA7A57" w:rsidRDefault="003F3871" w:rsidP="003F3871">
      <w:pPr>
        <w:spacing w:line="360" w:lineRule="auto"/>
        <w:jc w:val="both"/>
        <w:rPr>
          <w:rFonts w:ascii="Times New Roman" w:hAnsi="Times New Roman" w:cs="Times New Roman"/>
          <w:i/>
          <w:lang w:val="es-CO"/>
        </w:rPr>
      </w:pPr>
    </w:p>
    <w:p w14:paraId="7E5360A6"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SESION DE NIVELACION.</w:t>
      </w:r>
      <w:r w:rsidRPr="00CA7A57">
        <w:rPr>
          <w:rFonts w:ascii="Times New Roman" w:hAnsi="Times New Roman" w:cs="Times New Roman"/>
          <w:i/>
          <w:lang w:val="es-CO"/>
        </w:rPr>
        <w:t xml:space="preserve">  Es una sesión de trabajo docente – estudiante, donde el educador soluciona dudas relacionadas con los temas de estudio. </w:t>
      </w:r>
    </w:p>
    <w:p w14:paraId="5FAFB1AB" w14:textId="77777777" w:rsidR="003F3871" w:rsidRPr="00CA7A57" w:rsidRDefault="003F3871" w:rsidP="003F3871">
      <w:pPr>
        <w:spacing w:line="360" w:lineRule="auto"/>
        <w:jc w:val="both"/>
        <w:rPr>
          <w:rFonts w:ascii="Times New Roman" w:hAnsi="Times New Roman" w:cs="Times New Roman"/>
          <w:i/>
          <w:lang w:val="es-CO"/>
        </w:rPr>
      </w:pPr>
    </w:p>
    <w:p w14:paraId="723FE694"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GUIAS DE ESTUDIO.</w:t>
      </w:r>
      <w:r w:rsidRPr="00CA7A57">
        <w:rPr>
          <w:rFonts w:ascii="Times New Roman" w:hAnsi="Times New Roman" w:cs="Times New Roman"/>
          <w:i/>
          <w:lang w:val="es-CO"/>
        </w:rPr>
        <w:t xml:space="preserve">  Es una pauta de recomendación y/o ejercicios elaborados por el docente del área, que sirven como apoyo para estudiar e identificar las dudas que en tiempos de clase se le presentan.</w:t>
      </w:r>
    </w:p>
    <w:p w14:paraId="187DA677" w14:textId="77777777" w:rsidR="003F3871" w:rsidRPr="00CA7A57" w:rsidRDefault="003F3871" w:rsidP="003F3871">
      <w:pPr>
        <w:spacing w:line="360" w:lineRule="auto"/>
        <w:jc w:val="both"/>
        <w:rPr>
          <w:rFonts w:ascii="Times New Roman" w:hAnsi="Times New Roman" w:cs="Times New Roman"/>
          <w:i/>
          <w:lang w:val="es-CO"/>
        </w:rPr>
      </w:pPr>
    </w:p>
    <w:p w14:paraId="2767EFE2"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EVALUACIONES DE PERIODO.</w:t>
      </w:r>
      <w:r w:rsidRPr="00CA7A57">
        <w:rPr>
          <w:rFonts w:ascii="Times New Roman" w:hAnsi="Times New Roman" w:cs="Times New Roman"/>
          <w:i/>
          <w:lang w:val="es-CO"/>
        </w:rPr>
        <w:t xml:space="preserve"> Son aquellas que se definen a nivel institucional y deben ser presentadas por todos los estudiantes</w:t>
      </w:r>
    </w:p>
    <w:p w14:paraId="596A83F9" w14:textId="77777777" w:rsidR="003F3871" w:rsidRPr="00CA7A57" w:rsidRDefault="003F3871" w:rsidP="003F3871">
      <w:pPr>
        <w:spacing w:line="360" w:lineRule="auto"/>
        <w:jc w:val="both"/>
        <w:rPr>
          <w:rFonts w:ascii="Times New Roman" w:hAnsi="Times New Roman" w:cs="Times New Roman"/>
          <w:i/>
          <w:lang w:val="es-CO"/>
        </w:rPr>
      </w:pPr>
    </w:p>
    <w:p w14:paraId="6655BD3F"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t>INFORMES PARCIALES A PADRES DE FAMILIA.</w:t>
      </w:r>
      <w:r w:rsidRPr="00CA7A57">
        <w:rPr>
          <w:rFonts w:ascii="Times New Roman" w:hAnsi="Times New Roman" w:cs="Times New Roman"/>
          <w:i/>
          <w:lang w:val="es-CO"/>
        </w:rPr>
        <w:t xml:space="preserve">  Durante cada periodo se  citará, las veces que se considere necesario, al padre de familia o acudiente de todo estudiante que presente dificultades  académicas o en su desarrollo personal y social para hacer acuerdos de estrategias de mejoramiento y apoyo para la  estudiante.</w:t>
      </w:r>
    </w:p>
    <w:p w14:paraId="024A1945" w14:textId="77777777" w:rsidR="003F3871" w:rsidRPr="00CA7A57" w:rsidRDefault="003F3871" w:rsidP="003F3871">
      <w:pPr>
        <w:spacing w:line="360" w:lineRule="auto"/>
        <w:jc w:val="both"/>
        <w:rPr>
          <w:rFonts w:ascii="Times New Roman" w:hAnsi="Times New Roman" w:cs="Times New Roman"/>
          <w:i/>
          <w:lang w:val="es-CO"/>
        </w:rPr>
      </w:pPr>
    </w:p>
    <w:p w14:paraId="6FB81773" w14:textId="77777777" w:rsidR="003F3871" w:rsidRPr="00CA7A57" w:rsidRDefault="003F3871" w:rsidP="00BD6EE7">
      <w:pPr>
        <w:pStyle w:val="Prrafodelista"/>
        <w:numPr>
          <w:ilvl w:val="0"/>
          <w:numId w:val="21"/>
        </w:numPr>
        <w:spacing w:line="360" w:lineRule="auto"/>
        <w:jc w:val="both"/>
        <w:rPr>
          <w:rFonts w:ascii="Times New Roman" w:hAnsi="Times New Roman" w:cs="Times New Roman"/>
          <w:i/>
          <w:lang w:val="es-CO"/>
        </w:rPr>
      </w:pPr>
      <w:r w:rsidRPr="005D26A8">
        <w:rPr>
          <w:rFonts w:ascii="Times New Roman" w:hAnsi="Times New Roman" w:cs="Times New Roman"/>
          <w:b/>
          <w:i/>
          <w:lang w:val="es-CO"/>
        </w:rPr>
        <w:lastRenderedPageBreak/>
        <w:t>REUNIÓN DE LOS DIFERENTES ESTAMENTOS</w:t>
      </w:r>
      <w:r w:rsidRPr="00CA7A57">
        <w:rPr>
          <w:rFonts w:ascii="Times New Roman" w:hAnsi="Times New Roman" w:cs="Times New Roman"/>
          <w:i/>
          <w:lang w:val="es-CO"/>
        </w:rPr>
        <w:t>: Para apoyar las actividades de evaluación, al finalizar cada periodo académico y cuando se  crea  conveniente, se reunirán las comisiones establecidas  de cada grado con el Rector o su delegado  con el fin de analizar el estado de desarrollo en que se encuentran las estudiantes en los aspectos académicos, personales y sociales de acuerdo a los resultados y se  harán las  recomendaciones a  profesores o a otras instancias de la institución, en términos de nivelación, refuerzo y recuperación, o para estimular desempeños superiores. Quedando evidencias de ello.</w:t>
      </w:r>
    </w:p>
    <w:p w14:paraId="16E8BC5C" w14:textId="77777777" w:rsidR="005D26A8" w:rsidRDefault="005D26A8" w:rsidP="003F3871">
      <w:pPr>
        <w:spacing w:line="360" w:lineRule="auto"/>
        <w:jc w:val="both"/>
        <w:rPr>
          <w:rFonts w:ascii="Times New Roman" w:hAnsi="Times New Roman" w:cs="Times New Roman"/>
          <w:b/>
          <w:i/>
          <w:lang w:val="es-CO"/>
        </w:rPr>
      </w:pPr>
    </w:p>
    <w:p w14:paraId="04687724" w14:textId="406FAA65"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26º. ACCIONES PARA LOS DIVERSOS  ESTAMENTOS.</w:t>
      </w:r>
      <w:r w:rsidRPr="00CA7A57">
        <w:rPr>
          <w:rFonts w:ascii="Times New Roman" w:hAnsi="Times New Roman" w:cs="Times New Roman"/>
          <w:i/>
          <w:lang w:val="es-CO"/>
        </w:rPr>
        <w:t xml:space="preserve">  Con el fin de que los diversos estamentos de la comunidad educativa,  cumplan con los procesos establecidos en el SIEPE, se tienen las siguientes acciones: </w:t>
      </w:r>
    </w:p>
    <w:p w14:paraId="36AF5AE6" w14:textId="77777777" w:rsidR="003F3871" w:rsidRPr="00CA7A57" w:rsidRDefault="003F3871" w:rsidP="003F3871">
      <w:pPr>
        <w:spacing w:line="360" w:lineRule="auto"/>
        <w:jc w:val="both"/>
        <w:rPr>
          <w:rFonts w:ascii="Times New Roman" w:hAnsi="Times New Roman" w:cs="Times New Roman"/>
          <w:i/>
          <w:lang w:val="es-CO"/>
        </w:rPr>
      </w:pPr>
    </w:p>
    <w:p w14:paraId="003EF397" w14:textId="77777777" w:rsidR="003F3871" w:rsidRPr="005D26A8" w:rsidRDefault="003F3871" w:rsidP="003F3871">
      <w:pPr>
        <w:spacing w:line="360" w:lineRule="auto"/>
        <w:jc w:val="both"/>
        <w:rPr>
          <w:rFonts w:ascii="Times New Roman" w:hAnsi="Times New Roman" w:cs="Times New Roman"/>
          <w:b/>
          <w:i/>
          <w:lang w:val="es-CO"/>
        </w:rPr>
      </w:pPr>
      <w:r w:rsidRPr="005D26A8">
        <w:rPr>
          <w:rFonts w:ascii="Times New Roman" w:hAnsi="Times New Roman" w:cs="Times New Roman"/>
          <w:b/>
          <w:i/>
          <w:lang w:val="es-CO"/>
        </w:rPr>
        <w:t xml:space="preserve"> ACCIONES DEL  RECTOR.</w:t>
      </w:r>
    </w:p>
    <w:p w14:paraId="0A1386A8" w14:textId="77777777" w:rsidR="003F3871" w:rsidRPr="00CA7A57" w:rsidRDefault="003F3871" w:rsidP="003F3871">
      <w:pPr>
        <w:spacing w:line="360" w:lineRule="auto"/>
        <w:jc w:val="both"/>
        <w:rPr>
          <w:rFonts w:ascii="Times New Roman" w:hAnsi="Times New Roman" w:cs="Times New Roman"/>
          <w:i/>
          <w:lang w:val="es-CO"/>
        </w:rPr>
      </w:pPr>
    </w:p>
    <w:p w14:paraId="2A21813F"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Liderar con los coordinadores y docentes el estudio  de la legislación relacionada con la evaluación escolar.</w:t>
      </w:r>
    </w:p>
    <w:p w14:paraId="6268282A"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Coordinar el trabajo de formulación,  elaboración y revisión del SIEPE. </w:t>
      </w:r>
    </w:p>
    <w:p w14:paraId="50D9BF7E"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Orientar la socialización del SIEPE a estudiantes y padres de familia.</w:t>
      </w:r>
    </w:p>
    <w:p w14:paraId="4C941A0B"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seguimiento a los planes de área de manera permanente.</w:t>
      </w:r>
    </w:p>
    <w:p w14:paraId="68B7E698"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Direccionar las comisiones conformadas en el SIEPE. </w:t>
      </w:r>
    </w:p>
    <w:p w14:paraId="721643CF"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Presentar un proyecto del SIEPE a los órganos del gobierno escolar (Consejo Académico y Directivo) </w:t>
      </w:r>
    </w:p>
    <w:p w14:paraId="5B34604C"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Definir  y adoptar el SIEPE como componente del PEI.</w:t>
      </w:r>
    </w:p>
    <w:p w14:paraId="035F2672"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Atender quejas y reclamos o reportes de servicio no conforme.</w:t>
      </w:r>
    </w:p>
    <w:p w14:paraId="745286ED"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Asesorías individuales y colectivas a estudiantes y docentes.</w:t>
      </w:r>
    </w:p>
    <w:p w14:paraId="1D0F360D"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Convocar las reuniones de Consejo Directivo y Consejo Académico para analizar los informes de evaluación con el fin de identificar prácticas pedagógicas que puedan estar afectando el desempeño de las estudiantes, e introducir las modificaciones pertinentes.</w:t>
      </w:r>
    </w:p>
    <w:p w14:paraId="6B993F40" w14:textId="77777777" w:rsidR="003F3871" w:rsidRPr="00CA7A57" w:rsidRDefault="003F3871" w:rsidP="00BD6EE7">
      <w:pPr>
        <w:pStyle w:val="Prrafodelista"/>
        <w:numPr>
          <w:ilvl w:val="0"/>
          <w:numId w:val="20"/>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Direccionar la elaboración de Autoevaluación institucional y plan de mejoramiento institucional.</w:t>
      </w:r>
    </w:p>
    <w:p w14:paraId="711C72BB" w14:textId="77777777" w:rsidR="003F3871" w:rsidRPr="00CA7A57" w:rsidRDefault="003F3871" w:rsidP="003F3871">
      <w:pPr>
        <w:spacing w:line="360" w:lineRule="auto"/>
        <w:jc w:val="both"/>
        <w:rPr>
          <w:rFonts w:ascii="Times New Roman" w:hAnsi="Times New Roman" w:cs="Times New Roman"/>
          <w:i/>
          <w:lang w:val="es-CO"/>
        </w:rPr>
      </w:pPr>
    </w:p>
    <w:p w14:paraId="776A3E0C" w14:textId="77777777" w:rsidR="005D26A8" w:rsidRDefault="005D26A8">
      <w:pPr>
        <w:spacing w:after="160" w:line="259" w:lineRule="auto"/>
        <w:ind w:left="0" w:firstLine="0"/>
        <w:rPr>
          <w:rFonts w:ascii="Times New Roman" w:hAnsi="Times New Roman" w:cs="Times New Roman"/>
          <w:b/>
          <w:i/>
          <w:lang w:val="es-CO"/>
        </w:rPr>
      </w:pPr>
      <w:r>
        <w:rPr>
          <w:rFonts w:ascii="Times New Roman" w:hAnsi="Times New Roman" w:cs="Times New Roman"/>
          <w:b/>
          <w:i/>
          <w:lang w:val="es-CO"/>
        </w:rPr>
        <w:br w:type="page"/>
      </w:r>
    </w:p>
    <w:p w14:paraId="6B6A7321" w14:textId="354A1DE9" w:rsidR="003F3871" w:rsidRPr="005D26A8" w:rsidRDefault="003F3871" w:rsidP="003F3871">
      <w:pPr>
        <w:spacing w:line="360" w:lineRule="auto"/>
        <w:jc w:val="both"/>
        <w:rPr>
          <w:rFonts w:ascii="Times New Roman" w:hAnsi="Times New Roman" w:cs="Times New Roman"/>
          <w:b/>
          <w:i/>
          <w:lang w:val="es-CO"/>
        </w:rPr>
      </w:pPr>
      <w:r w:rsidRPr="005D26A8">
        <w:rPr>
          <w:rFonts w:ascii="Times New Roman" w:hAnsi="Times New Roman" w:cs="Times New Roman"/>
          <w:b/>
          <w:i/>
          <w:lang w:val="es-CO"/>
        </w:rPr>
        <w:lastRenderedPageBreak/>
        <w:t>ACCIONES DEL COORDINADOR (ad Hoc).</w:t>
      </w:r>
    </w:p>
    <w:p w14:paraId="6DCFBB49" w14:textId="77777777" w:rsidR="003F3871" w:rsidRPr="005D26A8" w:rsidRDefault="003F3871" w:rsidP="003F3871">
      <w:pPr>
        <w:spacing w:line="360" w:lineRule="auto"/>
        <w:jc w:val="both"/>
        <w:rPr>
          <w:rFonts w:ascii="Times New Roman" w:hAnsi="Times New Roman" w:cs="Times New Roman"/>
          <w:b/>
          <w:i/>
          <w:lang w:val="es-CO"/>
        </w:rPr>
      </w:pPr>
    </w:p>
    <w:p w14:paraId="5550DAED"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Liderar con los docentes el estudio de la legislación relacionada con la evaluación escolar.</w:t>
      </w:r>
    </w:p>
    <w:p w14:paraId="19EB963C"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Coordinar el trabajo de formulación y elaboración del SIEPE. </w:t>
      </w:r>
    </w:p>
    <w:p w14:paraId="7DEF30FE"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Orientar la socialización del SIEPE a estudiantes y padres de familia.</w:t>
      </w:r>
    </w:p>
    <w:p w14:paraId="5C377F20"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seguimiento a los planes de área de manera permanente.</w:t>
      </w:r>
    </w:p>
    <w:p w14:paraId="5814DC65"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Direccionar las comisiones conformadas en el SIEPE. </w:t>
      </w:r>
    </w:p>
    <w:p w14:paraId="3357EC81"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Implementar y revisar los  planes de área, de mejoramiento,  proyectos institucionales, planes de clases, diarios de campo, entre otros.</w:t>
      </w:r>
    </w:p>
    <w:p w14:paraId="4F18D439" w14:textId="77777777" w:rsidR="003F3871" w:rsidRPr="00CA7A57" w:rsidRDefault="003F3871" w:rsidP="00BD6EE7">
      <w:pPr>
        <w:pStyle w:val="Prrafodelista"/>
        <w:numPr>
          <w:ilvl w:val="0"/>
          <w:numId w:val="19"/>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Presentar informes en relación  con  los aspectos anteriores </w:t>
      </w:r>
    </w:p>
    <w:p w14:paraId="069273DD" w14:textId="77777777" w:rsidR="003F3871" w:rsidRPr="00CA7A57" w:rsidRDefault="003F3871" w:rsidP="003F3871">
      <w:pPr>
        <w:spacing w:line="360" w:lineRule="auto"/>
        <w:jc w:val="both"/>
        <w:rPr>
          <w:rFonts w:ascii="Times New Roman" w:hAnsi="Times New Roman" w:cs="Times New Roman"/>
          <w:i/>
          <w:lang w:val="es-CO"/>
        </w:rPr>
      </w:pPr>
    </w:p>
    <w:p w14:paraId="3B73A101" w14:textId="77777777" w:rsidR="003F3871" w:rsidRPr="005D26A8" w:rsidRDefault="003F3871" w:rsidP="003F3871">
      <w:pPr>
        <w:spacing w:line="360" w:lineRule="auto"/>
        <w:jc w:val="both"/>
        <w:rPr>
          <w:rFonts w:ascii="Times New Roman" w:hAnsi="Times New Roman" w:cs="Times New Roman"/>
          <w:b/>
          <w:i/>
          <w:lang w:val="es-CO"/>
        </w:rPr>
      </w:pPr>
      <w:r w:rsidRPr="005D26A8">
        <w:rPr>
          <w:rFonts w:ascii="Times New Roman" w:hAnsi="Times New Roman" w:cs="Times New Roman"/>
          <w:b/>
          <w:i/>
          <w:lang w:val="es-CO"/>
        </w:rPr>
        <w:t>ACCIONES DE LOS DOCENTES.</w:t>
      </w:r>
    </w:p>
    <w:p w14:paraId="5DF47449" w14:textId="77777777" w:rsidR="003F3871" w:rsidRPr="00CA7A57" w:rsidRDefault="003F3871" w:rsidP="003F3871">
      <w:pPr>
        <w:spacing w:line="360" w:lineRule="auto"/>
        <w:jc w:val="both"/>
        <w:rPr>
          <w:rFonts w:ascii="Times New Roman" w:hAnsi="Times New Roman" w:cs="Times New Roman"/>
          <w:i/>
          <w:lang w:val="es-CO"/>
        </w:rPr>
      </w:pPr>
    </w:p>
    <w:p w14:paraId="061DF4F5"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Estudiar y apropiarse de la legislación relacionada con la evaluación escolar. </w:t>
      </w:r>
    </w:p>
    <w:p w14:paraId="464B05B7"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Participar en la formulación,  elaboración y revisión del SIEPE a nivel institucional. </w:t>
      </w:r>
    </w:p>
    <w:p w14:paraId="4727057D"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Socializar al resto de la comunidad educativa los aspectos esenciales del SIEPE.</w:t>
      </w:r>
    </w:p>
    <w:p w14:paraId="3F0A553E"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Definir en los Planes de área los criterios de evaluación acordes al SIEPE institucional.  </w:t>
      </w:r>
    </w:p>
    <w:p w14:paraId="0A74F448"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Participar activamente en las comisiones conformados en el SIEPE. </w:t>
      </w:r>
    </w:p>
    <w:p w14:paraId="43CC2FF2"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Aplicar el SIEPE en su trabajo de aula y presentar a los directivos evidencias de ello. </w:t>
      </w:r>
    </w:p>
    <w:p w14:paraId="0B581CD3"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Acciones Preventivas de Mejoramiento de las Desempeños de los estudiantes.</w:t>
      </w:r>
    </w:p>
    <w:p w14:paraId="4E56902F"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Implementar los acuerdos para la elaboración de planes de área, proyectos institucionales, planes de clases, diarios de campo. </w:t>
      </w:r>
    </w:p>
    <w:p w14:paraId="69E64A7E"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Revisar  de manera constante los planes de  área y de mejoramiento</w:t>
      </w:r>
      <w:proofErr w:type="gramStart"/>
      <w:r w:rsidRPr="00CA7A57">
        <w:rPr>
          <w:rFonts w:ascii="Times New Roman" w:hAnsi="Times New Roman" w:cs="Times New Roman"/>
          <w:i/>
          <w:lang w:val="es-CO"/>
        </w:rPr>
        <w:t>..</w:t>
      </w:r>
      <w:proofErr w:type="gramEnd"/>
    </w:p>
    <w:p w14:paraId="42C4A16F"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Elaborar planillas de seguimiento académico a las estudiantes y diligenciar las novedades académicas.</w:t>
      </w:r>
    </w:p>
    <w:p w14:paraId="0C71FB1D"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Atender quejas y reclamos o reportes de servicio no conforme.</w:t>
      </w:r>
    </w:p>
    <w:p w14:paraId="0BBB4E92"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Participar en reuniones de docentes por grados para analizar, diseñar e implementar estrategias permanentes de evaluación y de apoyo para la superación de debilidades de las estudiantes.</w:t>
      </w:r>
    </w:p>
    <w:p w14:paraId="2BC1F202"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Realizar reuniones de padres de familia o acudientes con las estudiantes para la entrega parcial y final de informes por periodo, análisis de situaciones, entrega de actividades de apoyo para la superación de las debilidades y acordar los compromisos por parte de los involucrados.</w:t>
      </w:r>
    </w:p>
    <w:p w14:paraId="4A6E0EB1" w14:textId="77777777" w:rsidR="003F3871" w:rsidRPr="00CA7A57" w:rsidRDefault="003F3871" w:rsidP="00BD6EE7">
      <w:pPr>
        <w:pStyle w:val="Prrafodelista"/>
        <w:numPr>
          <w:ilvl w:val="0"/>
          <w:numId w:val="18"/>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Participar en la elaboración de la autoevaluación institucional y plan de mejoramiento institucional.</w:t>
      </w:r>
    </w:p>
    <w:p w14:paraId="7B367F94" w14:textId="77777777" w:rsidR="003F3871" w:rsidRPr="00CA7A57" w:rsidRDefault="003F3871" w:rsidP="003F3871">
      <w:pPr>
        <w:spacing w:line="360" w:lineRule="auto"/>
        <w:jc w:val="both"/>
        <w:rPr>
          <w:rFonts w:ascii="Times New Roman" w:hAnsi="Times New Roman" w:cs="Times New Roman"/>
          <w:i/>
          <w:lang w:val="es-CO"/>
        </w:rPr>
      </w:pPr>
    </w:p>
    <w:p w14:paraId="74C94474"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ACCIONES DE SEGUIMIENTO PARA EL MEJORAMIENTO DE LOS DESEMPEÑOS.</w:t>
      </w:r>
      <w:r w:rsidRPr="00CA7A57">
        <w:rPr>
          <w:rFonts w:ascii="Times New Roman" w:hAnsi="Times New Roman" w:cs="Times New Roman"/>
          <w:i/>
          <w:lang w:val="es-CO"/>
        </w:rPr>
        <w:t xml:space="preserve">   A partir de la concepción y características de la evaluación en la Institución Educativa Sidón de Cumbitara,  señalada  en el  presente acuerdo,  los docentes realizarán  con las estudiantes al finalizar cada clase, tema, módulo, proyecto, unidad o período, actividades como pruebas escritas, ensayos, conversatorios, diálogos personales o grupales, exposiciones, tareas, prácticas de campo o de taller, ejercicios de afianzamiento y de profundización, tareas formativas de aplicación práctica para desarrollar en la casa, contacto con los padres de familia para comprometerlos y responsabilizarlos en el proceso formativo de sus hijos. </w:t>
      </w:r>
    </w:p>
    <w:p w14:paraId="6854015C" w14:textId="77777777" w:rsidR="003F3871" w:rsidRPr="00CA7A57" w:rsidRDefault="003F3871" w:rsidP="003F3871">
      <w:pPr>
        <w:spacing w:line="360" w:lineRule="auto"/>
        <w:jc w:val="both"/>
        <w:rPr>
          <w:rFonts w:ascii="Times New Roman" w:hAnsi="Times New Roman" w:cs="Times New Roman"/>
          <w:i/>
          <w:lang w:val="es-CO"/>
        </w:rPr>
      </w:pPr>
    </w:p>
    <w:p w14:paraId="79C523EC"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Desde estas acciones, se potenciarán las siguientes actividades para optimizar el desempeño de las estudiantes:</w:t>
      </w:r>
    </w:p>
    <w:p w14:paraId="1B001E75" w14:textId="77777777" w:rsidR="003F3871" w:rsidRPr="00CA7A57" w:rsidRDefault="003F3871" w:rsidP="003F3871">
      <w:pPr>
        <w:spacing w:line="360" w:lineRule="auto"/>
        <w:jc w:val="both"/>
        <w:rPr>
          <w:rFonts w:ascii="Times New Roman" w:hAnsi="Times New Roman" w:cs="Times New Roman"/>
          <w:i/>
          <w:lang w:val="es-CO"/>
        </w:rPr>
      </w:pPr>
    </w:p>
    <w:p w14:paraId="6E9D1C95" w14:textId="77777777" w:rsidR="003F3871" w:rsidRPr="00CA7A57" w:rsidRDefault="003F3871" w:rsidP="00BD6EE7">
      <w:pPr>
        <w:pStyle w:val="Prrafodelista"/>
        <w:numPr>
          <w:ilvl w:val="0"/>
          <w:numId w:val="17"/>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identificarán las limitaciones y destrezas de los estudiantes, para adecuar el diseño curricular a la realidad de la institución y de la comunidad educativa. </w:t>
      </w:r>
    </w:p>
    <w:p w14:paraId="1C5E752B" w14:textId="77777777" w:rsidR="003F3871" w:rsidRPr="00CA7A57" w:rsidRDefault="003F3871" w:rsidP="00BD6EE7">
      <w:pPr>
        <w:pStyle w:val="Prrafodelista"/>
        <w:numPr>
          <w:ilvl w:val="0"/>
          <w:numId w:val="17"/>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 xml:space="preserve">Se harán reuniones con el Consejo Académico u otra instancia, cuando se presenten deficiencias notorias de aprendizaje en algún grado o área, para que con la participación de estudiantes y padres de familia, se busquen alternativas de solución y mejoramiento. </w:t>
      </w:r>
    </w:p>
    <w:p w14:paraId="6EC1C1F8" w14:textId="77777777" w:rsidR="003F3871" w:rsidRPr="00CA7A57" w:rsidRDefault="003F3871" w:rsidP="00BD6EE7">
      <w:pPr>
        <w:pStyle w:val="Prrafodelista"/>
        <w:numPr>
          <w:ilvl w:val="0"/>
          <w:numId w:val="17"/>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 designarán estudiantes monitores que tengan buen rendimiento académico y personal, para ayudar a los estudiantes que tengan dificultades.</w:t>
      </w:r>
    </w:p>
    <w:p w14:paraId="1A3B2EA6" w14:textId="77777777" w:rsidR="003F3871" w:rsidRPr="00CA7A57" w:rsidRDefault="003F3871" w:rsidP="00BD6EE7">
      <w:pPr>
        <w:pStyle w:val="Prrafodelista"/>
        <w:numPr>
          <w:ilvl w:val="0"/>
          <w:numId w:val="17"/>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Se realizarán Actividades de apoyo,  para estudiantes con desempeños bajos en los momentos que el  docente considere oportuno. </w:t>
      </w:r>
    </w:p>
    <w:p w14:paraId="6B794AFA"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CAPITULO   VII</w:t>
      </w:r>
    </w:p>
    <w:p w14:paraId="273E4D43"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PERIODOS,  INFORMES,  REGISTROS Y CONSTANCIAS</w:t>
      </w:r>
    </w:p>
    <w:p w14:paraId="1C26C14F" w14:textId="77777777" w:rsidR="003F3871" w:rsidRPr="00CA7A57" w:rsidRDefault="003F3871" w:rsidP="003F3871">
      <w:pPr>
        <w:spacing w:line="360" w:lineRule="auto"/>
        <w:jc w:val="both"/>
        <w:rPr>
          <w:rFonts w:ascii="Times New Roman" w:hAnsi="Times New Roman" w:cs="Times New Roman"/>
          <w:i/>
          <w:lang w:val="es-CO"/>
        </w:rPr>
      </w:pPr>
    </w:p>
    <w:p w14:paraId="15D2AF7F"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27º. PERIODOS.</w:t>
      </w:r>
      <w:r w:rsidRPr="00CA7A57">
        <w:rPr>
          <w:rFonts w:ascii="Times New Roman" w:hAnsi="Times New Roman" w:cs="Times New Roman"/>
          <w:i/>
          <w:lang w:val="es-CO"/>
        </w:rPr>
        <w:t xml:space="preserve">  En la Institución Educativa Sidón,  el año escolar estará comprendido en  tres periodos lectivos de igual duración.  Cada periodo tendrá el mismo valor porcentual </w:t>
      </w:r>
    </w:p>
    <w:p w14:paraId="4EA34CA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28º.  TIPOS DE INFORMES</w:t>
      </w:r>
      <w:r w:rsidRPr="00CA7A57">
        <w:rPr>
          <w:rFonts w:ascii="Times New Roman" w:hAnsi="Times New Roman" w:cs="Times New Roman"/>
          <w:i/>
          <w:lang w:val="es-CO"/>
        </w:rPr>
        <w:t>. En la Institución Educativa Sidón, se hará  entrega de dos informes:</w:t>
      </w:r>
    </w:p>
    <w:p w14:paraId="69C0F211" w14:textId="77777777" w:rsidR="003F3871" w:rsidRPr="00CA7A57" w:rsidRDefault="003F3871" w:rsidP="003F3871">
      <w:pPr>
        <w:spacing w:line="360" w:lineRule="auto"/>
        <w:jc w:val="both"/>
        <w:rPr>
          <w:rFonts w:ascii="Times New Roman" w:hAnsi="Times New Roman" w:cs="Times New Roman"/>
          <w:i/>
          <w:lang w:val="es-CO"/>
        </w:rPr>
      </w:pPr>
    </w:p>
    <w:p w14:paraId="2A136DFD" w14:textId="77777777" w:rsidR="003F3871" w:rsidRPr="00CA7A57" w:rsidRDefault="003F3871" w:rsidP="00BD6EE7">
      <w:pPr>
        <w:pStyle w:val="Prrafodelista"/>
        <w:numPr>
          <w:ilvl w:val="1"/>
          <w:numId w:val="4"/>
        </w:numPr>
        <w:spacing w:line="360" w:lineRule="auto"/>
        <w:ind w:left="1451"/>
        <w:jc w:val="both"/>
        <w:rPr>
          <w:rFonts w:ascii="Times New Roman" w:hAnsi="Times New Roman" w:cs="Times New Roman"/>
          <w:i/>
          <w:lang w:val="es-CO"/>
        </w:rPr>
      </w:pPr>
      <w:r w:rsidRPr="00CA7A57">
        <w:rPr>
          <w:rFonts w:ascii="Times New Roman" w:hAnsi="Times New Roman" w:cs="Times New Roman"/>
          <w:i/>
          <w:lang w:val="es-CO"/>
        </w:rPr>
        <w:t>Académico. En donde, se relaciona como fue el desempeño académico del estudiante en las diversas áreas del respectivo grado</w:t>
      </w:r>
    </w:p>
    <w:p w14:paraId="466F4765" w14:textId="77777777" w:rsidR="003F3871" w:rsidRPr="00CA7A57" w:rsidRDefault="003F3871" w:rsidP="00BD6EE7">
      <w:pPr>
        <w:pStyle w:val="Prrafodelista"/>
        <w:numPr>
          <w:ilvl w:val="1"/>
          <w:numId w:val="4"/>
        </w:numPr>
        <w:spacing w:line="360" w:lineRule="auto"/>
        <w:ind w:left="1451"/>
        <w:jc w:val="both"/>
        <w:rPr>
          <w:rFonts w:ascii="Times New Roman" w:hAnsi="Times New Roman" w:cs="Times New Roman"/>
          <w:i/>
          <w:lang w:val="es-CO"/>
        </w:rPr>
      </w:pPr>
      <w:r w:rsidRPr="00CA7A57">
        <w:rPr>
          <w:rFonts w:ascii="Times New Roman" w:hAnsi="Times New Roman" w:cs="Times New Roman"/>
          <w:i/>
          <w:lang w:val="es-CO"/>
        </w:rPr>
        <w:t>Desarrollo Personal y Social.  Pues es deber de las instituciones educativas promover la educación en valores, la responsabilidad el respeto a la vida, a los derechos humanos, a la paz, a los principios democráticos, de convivencia, justicia, solidaridad y equidad, la tolerancia y la libertad.  Atendiendo a  lo dispuesto en la Sentencia T 341, este se hará por separado, con un protocolo específico.</w:t>
      </w:r>
    </w:p>
    <w:p w14:paraId="3612C848" w14:textId="77777777" w:rsidR="003F3871" w:rsidRPr="00CA7A57" w:rsidRDefault="003F3871" w:rsidP="003F3871">
      <w:pPr>
        <w:spacing w:line="360" w:lineRule="auto"/>
        <w:jc w:val="both"/>
        <w:rPr>
          <w:rFonts w:ascii="Times New Roman" w:hAnsi="Times New Roman" w:cs="Times New Roman"/>
          <w:i/>
          <w:lang w:val="es-CO"/>
        </w:rPr>
      </w:pPr>
    </w:p>
    <w:p w14:paraId="099A3CC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DECIMO QUINTO. VALORACIÓN.</w:t>
      </w:r>
      <w:r w:rsidRPr="00CA7A57">
        <w:rPr>
          <w:rFonts w:ascii="Times New Roman" w:hAnsi="Times New Roman" w:cs="Times New Roman"/>
          <w:i/>
          <w:lang w:val="es-CO"/>
        </w:rPr>
        <w:t xml:space="preserve"> La escala de valoración del desarrollo personal y social,  se hará a través de una escala de frecuencia-descriptiva: Siempre, casi siempre, algunas veces, nunca. Se deberá definir las </w:t>
      </w:r>
      <w:r w:rsidRPr="00CA7A57">
        <w:rPr>
          <w:rFonts w:ascii="Times New Roman" w:hAnsi="Times New Roman" w:cs="Times New Roman"/>
          <w:i/>
          <w:lang w:val="es-CO"/>
        </w:rPr>
        <w:lastRenderedPageBreak/>
        <w:t>diversas actitudes a evaluar.  La valoración  del desarrollo personal y social no será válida para determinar la promoción de las estudiantes</w:t>
      </w:r>
    </w:p>
    <w:p w14:paraId="7D1AC18F" w14:textId="77777777" w:rsidR="003F3871" w:rsidRPr="00CA7A57" w:rsidRDefault="003F3871" w:rsidP="003F3871">
      <w:pPr>
        <w:spacing w:line="360" w:lineRule="auto"/>
        <w:jc w:val="both"/>
        <w:rPr>
          <w:rFonts w:ascii="Times New Roman" w:hAnsi="Times New Roman" w:cs="Times New Roman"/>
          <w:i/>
          <w:lang w:val="es-CO"/>
        </w:rPr>
      </w:pPr>
    </w:p>
    <w:p w14:paraId="0680834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29º. PERIODICIDAD EN LA  ENTREGA DE INFORMES</w:t>
      </w:r>
      <w:r w:rsidRPr="00CA7A57">
        <w:rPr>
          <w:rFonts w:ascii="Times New Roman" w:hAnsi="Times New Roman" w:cs="Times New Roman"/>
          <w:i/>
          <w:lang w:val="es-CO"/>
        </w:rPr>
        <w:t>.  A la semana siguiente de concluir un periodo lectivo académico se hará entrega a los padres de familia o  representante legal y estudiante  del   informe académico y el del desarrollo personal y social.</w:t>
      </w:r>
    </w:p>
    <w:p w14:paraId="0B39569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El tercer informe se entregará  finalizadas las actividades de apoyo a las estudiantes  con desempeño bajo.  </w:t>
      </w:r>
    </w:p>
    <w:p w14:paraId="31BAEAB8" w14:textId="77777777" w:rsidR="003F3871" w:rsidRPr="00CA7A57" w:rsidRDefault="003F3871" w:rsidP="003F3871">
      <w:pPr>
        <w:spacing w:line="360" w:lineRule="auto"/>
        <w:jc w:val="both"/>
        <w:rPr>
          <w:rFonts w:ascii="Times New Roman" w:hAnsi="Times New Roman" w:cs="Times New Roman"/>
          <w:i/>
          <w:lang w:val="es-CO"/>
        </w:rPr>
      </w:pPr>
    </w:p>
    <w:p w14:paraId="6ACB59D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DECIMO SEXTO.  INFORME III PERIODO - FINAL.</w:t>
      </w:r>
      <w:r w:rsidRPr="00CA7A57">
        <w:rPr>
          <w:rFonts w:ascii="Times New Roman" w:hAnsi="Times New Roman" w:cs="Times New Roman"/>
          <w:i/>
          <w:lang w:val="es-CO"/>
        </w:rPr>
        <w:t xml:space="preserve">  En este quedara consignado la nota final del proceso evaluativo en cada área dado por el educador(a) titular,  teniendo en cuenta que la evaluación es un  proceso permanente y objetivo.  </w:t>
      </w:r>
    </w:p>
    <w:p w14:paraId="1642E534" w14:textId="77777777" w:rsidR="003F3871" w:rsidRPr="00CA7A57" w:rsidRDefault="003F3871" w:rsidP="003F3871">
      <w:pPr>
        <w:spacing w:line="360" w:lineRule="auto"/>
        <w:jc w:val="both"/>
        <w:rPr>
          <w:rFonts w:ascii="Times New Roman" w:hAnsi="Times New Roman" w:cs="Times New Roman"/>
          <w:i/>
          <w:lang w:val="es-CO"/>
        </w:rPr>
      </w:pPr>
    </w:p>
    <w:p w14:paraId="1F5FA9AD"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PARÁGRAFO DECIMO SEPTIMO.  ENTREGA.</w:t>
      </w:r>
      <w:r w:rsidRPr="00CA7A57">
        <w:rPr>
          <w:rFonts w:ascii="Times New Roman" w:hAnsi="Times New Roman" w:cs="Times New Roman"/>
          <w:i/>
          <w:lang w:val="es-CO"/>
        </w:rPr>
        <w:t xml:space="preserve">  Los boletines informativos  se entregaran a los padres de familia y/o representante legal en reuniones tipo entrevista, y en la medida de las posibilidades  informes parciales  de  periodo de manera personal al padre de familia.</w:t>
      </w:r>
    </w:p>
    <w:p w14:paraId="33FD04A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ab/>
      </w:r>
    </w:p>
    <w:p w14:paraId="0CA833FE"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30º.  CONSTANCIAS.</w:t>
      </w:r>
      <w:r w:rsidRPr="00CA7A57">
        <w:rPr>
          <w:rFonts w:ascii="Times New Roman" w:hAnsi="Times New Roman" w:cs="Times New Roman"/>
          <w:i/>
          <w:lang w:val="es-CO"/>
        </w:rPr>
        <w:t xml:space="preserve">  Para  efectos de movilidad de las estudiantes entre  diferentes Instituciones Educativas, a solicitud de los padres de familia y/o su representante legal se  expedirá la constancia de desempeño cumpliendo con los requisitos exigidos para su expedición.</w:t>
      </w:r>
    </w:p>
    <w:p w14:paraId="2BDF4907" w14:textId="77777777" w:rsidR="003F3871" w:rsidRPr="00CA7A57" w:rsidRDefault="003F3871" w:rsidP="003F3871">
      <w:pPr>
        <w:spacing w:line="360" w:lineRule="auto"/>
        <w:jc w:val="both"/>
        <w:rPr>
          <w:rFonts w:ascii="Times New Roman" w:hAnsi="Times New Roman" w:cs="Times New Roman"/>
          <w:i/>
          <w:lang w:val="es-CO"/>
        </w:rPr>
      </w:pPr>
    </w:p>
    <w:p w14:paraId="30015C6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Si esta es solicitada cuando finaliza el año lectivo deberá quedar consignado si el estudiante aprobó o no el grado que estaba cursando</w:t>
      </w:r>
    </w:p>
    <w:p w14:paraId="3F427A24" w14:textId="77777777" w:rsidR="003F3871" w:rsidRPr="00CA7A57" w:rsidRDefault="003F3871" w:rsidP="003F3871">
      <w:pPr>
        <w:spacing w:line="360" w:lineRule="auto"/>
        <w:jc w:val="both"/>
        <w:rPr>
          <w:rFonts w:ascii="Times New Roman" w:hAnsi="Times New Roman" w:cs="Times New Roman"/>
          <w:i/>
          <w:lang w:val="es-CO"/>
        </w:rPr>
      </w:pPr>
    </w:p>
    <w:p w14:paraId="74547CAF"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DECIMO OCTAVO. DETERMINACIONES REFRENDADAS EN LAS CONSTANCIAS.</w:t>
      </w:r>
      <w:r w:rsidRPr="00CA7A57">
        <w:rPr>
          <w:rFonts w:ascii="Times New Roman" w:hAnsi="Times New Roman" w:cs="Times New Roman"/>
          <w:i/>
          <w:lang w:val="es-CO"/>
        </w:rPr>
        <w:t xml:space="preserve">  Se  respetará  la decisión expresa en las constancias </w:t>
      </w:r>
      <w:r w:rsidRPr="00CA7A57">
        <w:rPr>
          <w:rFonts w:ascii="Times New Roman" w:hAnsi="Times New Roman" w:cs="Times New Roman"/>
          <w:i/>
          <w:lang w:val="es-CO"/>
        </w:rPr>
        <w:lastRenderedPageBreak/>
        <w:t>de los estudiantes, tanto en la promoción como en la reprobación.  Se ubicará  al estudiante en el grado respectivo.  Esto aplica para estudiantes de la institución como personal nuevo.</w:t>
      </w:r>
    </w:p>
    <w:p w14:paraId="68403BF5" w14:textId="77777777" w:rsidR="003F3871" w:rsidRPr="00CA7A57" w:rsidRDefault="003F3871" w:rsidP="003F3871">
      <w:pPr>
        <w:spacing w:line="360" w:lineRule="auto"/>
        <w:jc w:val="both"/>
        <w:rPr>
          <w:rFonts w:ascii="Times New Roman" w:hAnsi="Times New Roman" w:cs="Times New Roman"/>
          <w:i/>
          <w:lang w:val="es-CO"/>
        </w:rPr>
      </w:pPr>
    </w:p>
    <w:p w14:paraId="034925E9"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31º. LA ESTRUCTURA DE LOS INFORMES.</w:t>
      </w:r>
      <w:r w:rsidRPr="00CA7A57">
        <w:rPr>
          <w:rFonts w:ascii="Times New Roman" w:hAnsi="Times New Roman" w:cs="Times New Roman"/>
          <w:i/>
          <w:lang w:val="es-CO"/>
        </w:rPr>
        <w:t xml:space="preserve">  Los informes  a entregar  a los padres de familia o acudientes y a los estudiantes, tendrán los siguientes referentes:</w:t>
      </w:r>
    </w:p>
    <w:p w14:paraId="3CEA05ED" w14:textId="674048FC" w:rsidR="003F3871" w:rsidRPr="00CA7A57" w:rsidRDefault="003F3871" w:rsidP="003F3871">
      <w:pPr>
        <w:spacing w:after="160" w:line="259" w:lineRule="auto"/>
        <w:ind w:left="0" w:firstLine="0"/>
        <w:rPr>
          <w:rFonts w:ascii="Times New Roman" w:hAnsi="Times New Roman" w:cs="Times New Roman"/>
          <w:i/>
          <w:lang w:val="es-CO"/>
        </w:rPr>
      </w:pPr>
    </w:p>
    <w:p w14:paraId="78F238D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Encabezado: INSTITUCION EDUCATIVA SIDON –NARINO.</w:t>
      </w:r>
    </w:p>
    <w:p w14:paraId="7F7AEDC9" w14:textId="77777777" w:rsidR="003F3871" w:rsidRPr="00CA7A57" w:rsidRDefault="003F3871" w:rsidP="003F3871">
      <w:pPr>
        <w:spacing w:line="360" w:lineRule="auto"/>
        <w:jc w:val="both"/>
        <w:rPr>
          <w:rFonts w:ascii="Times New Roman" w:hAnsi="Times New Roman" w:cs="Times New Roman"/>
          <w:i/>
          <w:lang w:val="es-CO"/>
        </w:rPr>
      </w:pPr>
    </w:p>
    <w:p w14:paraId="2A013108"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BOLETIN ACADEMICO</w:t>
      </w:r>
    </w:p>
    <w:p w14:paraId="0AC2C0DF" w14:textId="77777777" w:rsidR="003F3871" w:rsidRPr="00CA7A57" w:rsidRDefault="003F3871" w:rsidP="003F3871">
      <w:pPr>
        <w:spacing w:line="360" w:lineRule="auto"/>
        <w:jc w:val="both"/>
        <w:rPr>
          <w:rFonts w:ascii="Times New Roman" w:hAnsi="Times New Roman" w:cs="Times New Roman"/>
          <w:i/>
          <w:lang w:val="es-CO"/>
        </w:rPr>
      </w:pPr>
    </w:p>
    <w:p w14:paraId="6C6DF0FE"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Apellidos y nombres de la estudiante, Grado, grupo, Periodo y fecha</w:t>
      </w:r>
    </w:p>
    <w:p w14:paraId="50C33323"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relación de cada área  contemplada en el plan de estudio para el respectivo grado </w:t>
      </w:r>
    </w:p>
    <w:p w14:paraId="6B8DB116"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Valoración del periodo con la escala  definida.</w:t>
      </w:r>
    </w:p>
    <w:p w14:paraId="35CF7DFF"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Columna de Faltas de asistencia del periodo y el acumulado</w:t>
      </w:r>
    </w:p>
    <w:p w14:paraId="742173C7"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Descripción explicativa en lenguaje claro y comprensible para la comunidad educativa, sobre las fortalezas y dificultades que tuvieron las estudiantes en su desempeño integral durante este lapso de tiempo, con recomendaciones y estrategias para su mejoramiento. </w:t>
      </w:r>
    </w:p>
    <w:p w14:paraId="426398D2"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Franja de Estadística Grupal.  </w:t>
      </w:r>
    </w:p>
    <w:p w14:paraId="01EA9020" w14:textId="77777777" w:rsidR="003F3871" w:rsidRPr="00CA7A57" w:rsidRDefault="003F3871" w:rsidP="00BD6EE7">
      <w:pPr>
        <w:pStyle w:val="Prrafodelista"/>
        <w:numPr>
          <w:ilvl w:val="0"/>
          <w:numId w:val="1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Franja de observaciones:  Donde el Director de grupo consignará observaciones de interés </w:t>
      </w:r>
    </w:p>
    <w:p w14:paraId="1EA7DB51" w14:textId="77777777" w:rsidR="003F3871" w:rsidRPr="00CA7A57" w:rsidRDefault="003F3871" w:rsidP="003F3871">
      <w:pPr>
        <w:spacing w:line="360" w:lineRule="auto"/>
        <w:jc w:val="both"/>
        <w:rPr>
          <w:rFonts w:ascii="Times New Roman" w:hAnsi="Times New Roman" w:cs="Times New Roman"/>
          <w:i/>
          <w:lang w:val="es-CO"/>
        </w:rPr>
      </w:pPr>
    </w:p>
    <w:p w14:paraId="2895750B"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Los informes  que se entreguen a los padres de familia o su representante, deberán ser  firmados por el Director(a)  de grupo.</w:t>
      </w:r>
    </w:p>
    <w:p w14:paraId="08B7DD79" w14:textId="77777777" w:rsidR="003F3871" w:rsidRPr="00CA7A57" w:rsidRDefault="003F3871" w:rsidP="003F3871">
      <w:pPr>
        <w:spacing w:line="360" w:lineRule="auto"/>
        <w:jc w:val="both"/>
        <w:rPr>
          <w:rFonts w:ascii="Times New Roman" w:hAnsi="Times New Roman" w:cs="Times New Roman"/>
          <w:i/>
          <w:lang w:val="es-CO"/>
        </w:rPr>
      </w:pPr>
    </w:p>
    <w:p w14:paraId="10B82076"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DECIMO NOVENO.  INFORME FINAL.</w:t>
      </w:r>
      <w:r w:rsidRPr="00CA7A57">
        <w:rPr>
          <w:rFonts w:ascii="Times New Roman" w:hAnsi="Times New Roman" w:cs="Times New Roman"/>
          <w:i/>
          <w:lang w:val="es-CO"/>
        </w:rPr>
        <w:t xml:space="preserve"> El informe del tercer periodo  o  final, tendrá  la siguiente estructura:</w:t>
      </w:r>
    </w:p>
    <w:p w14:paraId="02C1F682" w14:textId="77777777" w:rsidR="003F3871" w:rsidRPr="00CA7A57" w:rsidRDefault="003F3871" w:rsidP="003F3871">
      <w:pPr>
        <w:spacing w:line="360" w:lineRule="auto"/>
        <w:jc w:val="both"/>
        <w:rPr>
          <w:rFonts w:ascii="Times New Roman" w:hAnsi="Times New Roman" w:cs="Times New Roman"/>
          <w:i/>
          <w:lang w:val="es-CO"/>
        </w:rPr>
      </w:pPr>
    </w:p>
    <w:p w14:paraId="661A901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Encabezado: INSTITUCION EDUCATIVA SIDON</w:t>
      </w:r>
    </w:p>
    <w:p w14:paraId="2416013F" w14:textId="77777777" w:rsidR="003F3871" w:rsidRPr="00CA7A57" w:rsidRDefault="003F3871" w:rsidP="003F3871">
      <w:pPr>
        <w:spacing w:line="360" w:lineRule="auto"/>
        <w:jc w:val="both"/>
        <w:rPr>
          <w:rFonts w:ascii="Times New Roman" w:hAnsi="Times New Roman" w:cs="Times New Roman"/>
          <w:i/>
          <w:lang w:val="es-CO"/>
        </w:rPr>
      </w:pPr>
    </w:p>
    <w:p w14:paraId="7B3A9E48" w14:textId="77777777" w:rsidR="003F3871" w:rsidRPr="005D26A8" w:rsidRDefault="003F3871" w:rsidP="003F3871">
      <w:pPr>
        <w:spacing w:line="360" w:lineRule="auto"/>
        <w:jc w:val="both"/>
        <w:rPr>
          <w:rFonts w:ascii="Times New Roman" w:hAnsi="Times New Roman" w:cs="Times New Roman"/>
          <w:b/>
          <w:i/>
          <w:lang w:val="es-CO"/>
        </w:rPr>
      </w:pPr>
      <w:r w:rsidRPr="005D26A8">
        <w:rPr>
          <w:rFonts w:ascii="Times New Roman" w:hAnsi="Times New Roman" w:cs="Times New Roman"/>
          <w:b/>
          <w:i/>
          <w:lang w:val="es-CO"/>
        </w:rPr>
        <w:t>BOLETIN ACADEMICO</w:t>
      </w:r>
    </w:p>
    <w:p w14:paraId="12D72C8A" w14:textId="77777777" w:rsidR="003F3871" w:rsidRPr="00CA7A57" w:rsidRDefault="003F3871" w:rsidP="003F3871">
      <w:pPr>
        <w:spacing w:line="360" w:lineRule="auto"/>
        <w:jc w:val="both"/>
        <w:rPr>
          <w:rFonts w:ascii="Times New Roman" w:hAnsi="Times New Roman" w:cs="Times New Roman"/>
          <w:i/>
          <w:lang w:val="es-CO"/>
        </w:rPr>
      </w:pPr>
    </w:p>
    <w:p w14:paraId="63D471B0" w14:textId="77777777" w:rsidR="003F3871" w:rsidRPr="00CA7A57" w:rsidRDefault="003F3871" w:rsidP="00BD6EE7">
      <w:pPr>
        <w:pStyle w:val="Prrafodelista"/>
        <w:numPr>
          <w:ilvl w:val="0"/>
          <w:numId w:val="40"/>
        </w:numPr>
        <w:spacing w:line="360" w:lineRule="auto"/>
        <w:jc w:val="both"/>
        <w:rPr>
          <w:rFonts w:ascii="Times New Roman" w:hAnsi="Times New Roman" w:cs="Times New Roman"/>
          <w:i/>
          <w:lang w:val="es-CO"/>
        </w:rPr>
      </w:pPr>
      <w:r w:rsidRPr="00CA7A57">
        <w:rPr>
          <w:rFonts w:ascii="Times New Roman" w:hAnsi="Times New Roman" w:cs="Times New Roman"/>
          <w:i/>
          <w:lang w:val="es-CO"/>
        </w:rPr>
        <w:t>Apellidos y nombres de la estudiante, Grado, grupo, Periodo Final  y fecha</w:t>
      </w:r>
    </w:p>
    <w:p w14:paraId="681A58AF" w14:textId="77777777" w:rsidR="003F3871" w:rsidRPr="00CA7A57" w:rsidRDefault="003F3871" w:rsidP="00BD6EE7">
      <w:pPr>
        <w:pStyle w:val="Prrafodelista"/>
        <w:numPr>
          <w:ilvl w:val="0"/>
          <w:numId w:val="4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La relación de cada área   contemplada en el plan de estudio para el respectivo grado </w:t>
      </w:r>
    </w:p>
    <w:p w14:paraId="55C9130E" w14:textId="77777777" w:rsidR="003F3871" w:rsidRPr="00CA7A57" w:rsidRDefault="003F3871" w:rsidP="00BD6EE7">
      <w:pPr>
        <w:pStyle w:val="Prrafodelista"/>
        <w:numPr>
          <w:ilvl w:val="0"/>
          <w:numId w:val="4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Valoración final  del periodo con la escala  definida </w:t>
      </w:r>
    </w:p>
    <w:p w14:paraId="1DECE5FE" w14:textId="77777777" w:rsidR="003F3871" w:rsidRPr="00CA7A57" w:rsidRDefault="003F3871" w:rsidP="00BD6EE7">
      <w:pPr>
        <w:pStyle w:val="Prrafodelista"/>
        <w:numPr>
          <w:ilvl w:val="0"/>
          <w:numId w:val="4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Total anual de  faltas de asistencia </w:t>
      </w:r>
    </w:p>
    <w:p w14:paraId="243FF5F3" w14:textId="77777777" w:rsidR="003F3871" w:rsidRPr="00CA7A57" w:rsidRDefault="003F3871" w:rsidP="00BD6EE7">
      <w:pPr>
        <w:pStyle w:val="Prrafodelista"/>
        <w:numPr>
          <w:ilvl w:val="0"/>
          <w:numId w:val="40"/>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Estadísticas finales del rendimiento del grupo  </w:t>
      </w:r>
    </w:p>
    <w:p w14:paraId="44CB395A" w14:textId="77777777" w:rsidR="003F3871" w:rsidRPr="00CA7A57" w:rsidRDefault="003F3871" w:rsidP="003F3871">
      <w:pPr>
        <w:spacing w:line="360" w:lineRule="auto"/>
        <w:jc w:val="both"/>
        <w:rPr>
          <w:rFonts w:ascii="Times New Roman" w:hAnsi="Times New Roman" w:cs="Times New Roman"/>
          <w:i/>
          <w:lang w:val="es-CO"/>
        </w:rPr>
      </w:pPr>
    </w:p>
    <w:p w14:paraId="436415E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Observación: Donde se indique el estado final de la estudiante: si es promovido,  con áreas pendientes o no promovida.</w:t>
      </w:r>
    </w:p>
    <w:p w14:paraId="71A80697" w14:textId="77777777" w:rsidR="003F3871" w:rsidRPr="00CA7A57" w:rsidRDefault="003F3871" w:rsidP="003F3871">
      <w:pPr>
        <w:spacing w:line="360" w:lineRule="auto"/>
        <w:jc w:val="both"/>
        <w:rPr>
          <w:rFonts w:ascii="Times New Roman" w:hAnsi="Times New Roman" w:cs="Times New Roman"/>
          <w:i/>
          <w:lang w:val="es-CO"/>
        </w:rPr>
      </w:pPr>
    </w:p>
    <w:p w14:paraId="5611D55A"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 xml:space="preserve">ARTÍCULO 32º.  </w:t>
      </w:r>
      <w:proofErr w:type="gramStart"/>
      <w:r w:rsidRPr="005D26A8">
        <w:rPr>
          <w:rFonts w:ascii="Times New Roman" w:hAnsi="Times New Roman" w:cs="Times New Roman"/>
          <w:b/>
          <w:i/>
          <w:lang w:val="es-CO"/>
        </w:rPr>
        <w:t>REGISTRO</w:t>
      </w:r>
      <w:proofErr w:type="gramEnd"/>
      <w:r w:rsidRPr="005D26A8">
        <w:rPr>
          <w:rFonts w:ascii="Times New Roman" w:hAnsi="Times New Roman" w:cs="Times New Roman"/>
          <w:b/>
          <w:i/>
          <w:lang w:val="es-CO"/>
        </w:rPr>
        <w:t xml:space="preserve"> ESCOLAR DE VALORACION</w:t>
      </w:r>
      <w:r w:rsidRPr="00CA7A57">
        <w:rPr>
          <w:rFonts w:ascii="Times New Roman" w:hAnsi="Times New Roman" w:cs="Times New Roman"/>
          <w:i/>
          <w:lang w:val="es-CO"/>
        </w:rPr>
        <w:t xml:space="preserve">. El registro escolar de valoración,  es el documento donde reposa el historial académico de cada una de las  estudiantes oficialmente matriculada en  LA INSTITUCIÓN EDUCATIVA  SIDON, y del cual se extrae la información necesaria para la expedición  de constancias de desempeño y otros.  </w:t>
      </w:r>
    </w:p>
    <w:p w14:paraId="0532B956" w14:textId="77777777" w:rsidR="003F3871" w:rsidRPr="00CA7A57" w:rsidRDefault="003F3871" w:rsidP="003F3871">
      <w:pPr>
        <w:spacing w:line="360" w:lineRule="auto"/>
        <w:jc w:val="both"/>
        <w:rPr>
          <w:rFonts w:ascii="Times New Roman" w:hAnsi="Times New Roman" w:cs="Times New Roman"/>
          <w:i/>
          <w:lang w:val="es-CO"/>
        </w:rPr>
      </w:pPr>
    </w:p>
    <w:p w14:paraId="05FCD157"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Este registro se compone de</w:t>
      </w:r>
    </w:p>
    <w:p w14:paraId="4EF7B9D1" w14:textId="77777777" w:rsidR="003F3871" w:rsidRPr="00CA7A57" w:rsidRDefault="003F3871" w:rsidP="003F3871">
      <w:pPr>
        <w:spacing w:line="360" w:lineRule="auto"/>
        <w:jc w:val="both"/>
        <w:rPr>
          <w:rFonts w:ascii="Times New Roman" w:hAnsi="Times New Roman" w:cs="Times New Roman"/>
          <w:i/>
          <w:lang w:val="es-CO"/>
        </w:rPr>
      </w:pPr>
    </w:p>
    <w:p w14:paraId="10A05E2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Datos de identificación del estudiante</w:t>
      </w:r>
    </w:p>
    <w:p w14:paraId="73487566"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Informe de   valoración  por  cada grado</w:t>
      </w:r>
    </w:p>
    <w:p w14:paraId="3DCCC097"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 xml:space="preserve">Resultados de los procesos de evaluación adelantados </w:t>
      </w:r>
    </w:p>
    <w:p w14:paraId="7305487A"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Novedades que surjan de la evaluación, en especial las que se desprenden de la aplicación de estrategias de apoyo.</w:t>
      </w:r>
    </w:p>
    <w:p w14:paraId="2CBA788B" w14:textId="77777777" w:rsidR="003F3871" w:rsidRPr="00CA7A57" w:rsidRDefault="003F3871" w:rsidP="003F3871">
      <w:pPr>
        <w:spacing w:line="360" w:lineRule="auto"/>
        <w:jc w:val="both"/>
        <w:rPr>
          <w:rFonts w:ascii="Times New Roman" w:hAnsi="Times New Roman" w:cs="Times New Roman"/>
          <w:i/>
          <w:lang w:val="es-CO"/>
        </w:rPr>
      </w:pPr>
    </w:p>
    <w:p w14:paraId="08AF28AB"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lastRenderedPageBreak/>
        <w:t>ARTÍCULO 33º. CONSTANCIAS DE DESEMPEÑO.</w:t>
      </w:r>
      <w:r w:rsidRPr="00CA7A57">
        <w:rPr>
          <w:rFonts w:ascii="Times New Roman" w:hAnsi="Times New Roman" w:cs="Times New Roman"/>
          <w:i/>
          <w:lang w:val="es-CO"/>
        </w:rPr>
        <w:t xml:space="preserve"> A solicitud del interesado y siguiendo los procedimientos definidos para ello, se expedirán constancias de desempeño de cada grado cursado, en las que se consignarán los  resultados de los informes periódicos. En lo posible, Esta se hará en papel membretado,  y no  requiere de la firma de la  Secretaría Académica  de acuerdo con  lo estipulado en el Decreto 2150 de 1995</w:t>
      </w:r>
    </w:p>
    <w:p w14:paraId="42B7D621" w14:textId="77777777" w:rsidR="003F3871" w:rsidRPr="00CA7A57" w:rsidRDefault="003F3871" w:rsidP="003F3871">
      <w:pPr>
        <w:spacing w:line="360" w:lineRule="auto"/>
        <w:jc w:val="both"/>
        <w:rPr>
          <w:rFonts w:ascii="Times New Roman" w:hAnsi="Times New Roman" w:cs="Times New Roman"/>
          <w:i/>
          <w:lang w:val="es-CO"/>
        </w:rPr>
      </w:pPr>
    </w:p>
    <w:p w14:paraId="219E77B2"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Cuando la constancia de desempeño reporte que la estudiante ha sido promovida al siguiente grado y se traslade de un establecimiento educativo a otro, será  matriculada en el grado al que fue promovida según el reporte.  Si el establecimiento educativo receptor, a través,  de una evaluación diagnóstica, considera que el  estudiante necesita procesos de apoyo para estar acorde con las exigencias académicas del nuevo curso, deberá ajustarse a ello.</w:t>
      </w:r>
    </w:p>
    <w:p w14:paraId="5762BAFC" w14:textId="77777777" w:rsidR="003F3871" w:rsidRPr="00CA7A57" w:rsidRDefault="003F3871" w:rsidP="003F3871">
      <w:pPr>
        <w:spacing w:line="360" w:lineRule="auto"/>
        <w:jc w:val="both"/>
        <w:rPr>
          <w:rFonts w:ascii="Times New Roman" w:hAnsi="Times New Roman" w:cs="Times New Roman"/>
          <w:i/>
          <w:lang w:val="es-CO"/>
        </w:rPr>
      </w:pPr>
    </w:p>
    <w:p w14:paraId="01AC2ECA"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CAPITULO VIII</w:t>
      </w:r>
    </w:p>
    <w:p w14:paraId="458BBBAC" w14:textId="77777777" w:rsidR="003F3871" w:rsidRPr="005D26A8" w:rsidRDefault="003F3871" w:rsidP="005D26A8">
      <w:pPr>
        <w:spacing w:line="360" w:lineRule="auto"/>
        <w:jc w:val="center"/>
        <w:rPr>
          <w:rFonts w:ascii="Times New Roman" w:hAnsi="Times New Roman" w:cs="Times New Roman"/>
          <w:b/>
          <w:i/>
          <w:sz w:val="26"/>
          <w:szCs w:val="26"/>
          <w:lang w:val="es-CO"/>
        </w:rPr>
      </w:pPr>
      <w:r w:rsidRPr="005D26A8">
        <w:rPr>
          <w:rFonts w:ascii="Times New Roman" w:hAnsi="Times New Roman" w:cs="Times New Roman"/>
          <w:b/>
          <w:i/>
          <w:sz w:val="26"/>
          <w:szCs w:val="26"/>
          <w:lang w:val="es-CO"/>
        </w:rPr>
        <w:t>INSTANCIAS, MECANISMO Y RESOLUCION DE RECLAMACIONES</w:t>
      </w:r>
    </w:p>
    <w:p w14:paraId="1CAB897C" w14:textId="77777777" w:rsidR="003F3871" w:rsidRPr="00CA7A57" w:rsidRDefault="003F3871" w:rsidP="003F3871">
      <w:pPr>
        <w:spacing w:line="360" w:lineRule="auto"/>
        <w:jc w:val="both"/>
        <w:rPr>
          <w:rFonts w:ascii="Times New Roman" w:hAnsi="Times New Roman" w:cs="Times New Roman"/>
          <w:i/>
          <w:lang w:val="es-CO"/>
        </w:rPr>
      </w:pPr>
    </w:p>
    <w:p w14:paraId="7BC615E9"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34º. INSTANCIAS.</w:t>
      </w:r>
      <w:r w:rsidRPr="00CA7A57">
        <w:rPr>
          <w:rFonts w:ascii="Times New Roman" w:hAnsi="Times New Roman" w:cs="Times New Roman"/>
          <w:i/>
          <w:lang w:val="es-CO"/>
        </w:rPr>
        <w:t xml:space="preserve"> Para atender los diversos asuntos que se den en referencia al proceso de la evaluación se tendrán:</w:t>
      </w:r>
    </w:p>
    <w:p w14:paraId="794390DD" w14:textId="77777777" w:rsidR="003F3871" w:rsidRPr="00CA7A57" w:rsidRDefault="003F3871" w:rsidP="003F3871">
      <w:pPr>
        <w:spacing w:line="360" w:lineRule="auto"/>
        <w:jc w:val="both"/>
        <w:rPr>
          <w:rFonts w:ascii="Times New Roman" w:hAnsi="Times New Roman" w:cs="Times New Roman"/>
          <w:i/>
          <w:lang w:val="es-CO"/>
        </w:rPr>
      </w:pPr>
    </w:p>
    <w:p w14:paraId="30196CFD"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1.</w:t>
      </w:r>
      <w:r w:rsidRPr="00CA7A57">
        <w:rPr>
          <w:rFonts w:ascii="Times New Roman" w:hAnsi="Times New Roman" w:cs="Times New Roman"/>
          <w:i/>
          <w:lang w:val="es-CO"/>
        </w:rPr>
        <w:tab/>
        <w:t xml:space="preserve">Comisión de Evaluación y Promoción </w:t>
      </w:r>
    </w:p>
    <w:p w14:paraId="5A7705BE"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2.</w:t>
      </w:r>
      <w:r w:rsidRPr="00CA7A57">
        <w:rPr>
          <w:rFonts w:ascii="Times New Roman" w:hAnsi="Times New Roman" w:cs="Times New Roman"/>
          <w:i/>
          <w:lang w:val="es-CO"/>
        </w:rPr>
        <w:tab/>
        <w:t>Consejo Académico</w:t>
      </w:r>
    </w:p>
    <w:p w14:paraId="2324301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3.</w:t>
      </w:r>
      <w:r w:rsidRPr="00CA7A57">
        <w:rPr>
          <w:rFonts w:ascii="Times New Roman" w:hAnsi="Times New Roman" w:cs="Times New Roman"/>
          <w:i/>
          <w:lang w:val="es-CO"/>
        </w:rPr>
        <w:tab/>
        <w:t xml:space="preserve">Consejo Directivo  </w:t>
      </w:r>
    </w:p>
    <w:p w14:paraId="3E5531E1" w14:textId="77777777" w:rsidR="003F3871" w:rsidRPr="00CA7A57" w:rsidRDefault="003F3871" w:rsidP="003F3871">
      <w:pPr>
        <w:spacing w:line="360" w:lineRule="auto"/>
        <w:jc w:val="both"/>
        <w:rPr>
          <w:rFonts w:ascii="Times New Roman" w:hAnsi="Times New Roman" w:cs="Times New Roman"/>
          <w:i/>
          <w:lang w:val="es-CO"/>
        </w:rPr>
      </w:pPr>
    </w:p>
    <w:p w14:paraId="65674A92"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VIGESIMO.  CONFORMACION</w:t>
      </w:r>
      <w:r w:rsidRPr="00CA7A57">
        <w:rPr>
          <w:rFonts w:ascii="Times New Roman" w:hAnsi="Times New Roman" w:cs="Times New Roman"/>
          <w:i/>
          <w:lang w:val="es-CO"/>
        </w:rPr>
        <w:t xml:space="preserve">. La Comisión  de Evaluación y Promoción de (básica primaria, básica secundaria y media)  estará integrada por: El Rector o su Delegado, mínimo 2  docentes de la primaria, 2 de la secundaria y dos de la media designados por el Consejo Académico, un representante estudiantil  y un representante de los Padres de Familia.  La totalidad de  </w:t>
      </w:r>
      <w:r w:rsidRPr="00CA7A57">
        <w:rPr>
          <w:rFonts w:ascii="Times New Roman" w:hAnsi="Times New Roman" w:cs="Times New Roman"/>
          <w:i/>
          <w:lang w:val="es-CO"/>
        </w:rPr>
        <w:lastRenderedPageBreak/>
        <w:t>integrantes de esta debe dar una cifra impar,  para efectos de  decisiones por mayoría.</w:t>
      </w:r>
    </w:p>
    <w:p w14:paraId="46A4A7F8" w14:textId="77777777" w:rsidR="003F3871" w:rsidRPr="00CA7A57" w:rsidRDefault="003F3871" w:rsidP="003F3871">
      <w:pPr>
        <w:spacing w:line="360" w:lineRule="auto"/>
        <w:jc w:val="both"/>
        <w:rPr>
          <w:rFonts w:ascii="Times New Roman" w:hAnsi="Times New Roman" w:cs="Times New Roman"/>
          <w:i/>
          <w:lang w:val="es-CO"/>
        </w:rPr>
      </w:pPr>
    </w:p>
    <w:p w14:paraId="35CCA245"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Los padres de familia que pueden participar en la  Comisión  de Evaluación y Promoción de la Institución Educativa Sidón, se elegirán en asamblea de grupo; ser mayor de edad;  no ser educadores  de la  institución educativa y disponer del tiempo necesario para asistir a las reuniones previstas por la Comisión.</w:t>
      </w:r>
    </w:p>
    <w:p w14:paraId="067A0E5B" w14:textId="77777777" w:rsidR="003F3871" w:rsidRPr="00CA7A57" w:rsidRDefault="003F3871" w:rsidP="003F3871">
      <w:pPr>
        <w:spacing w:line="360" w:lineRule="auto"/>
        <w:jc w:val="both"/>
        <w:rPr>
          <w:rFonts w:ascii="Times New Roman" w:hAnsi="Times New Roman" w:cs="Times New Roman"/>
          <w:i/>
          <w:lang w:val="es-CO"/>
        </w:rPr>
      </w:pPr>
    </w:p>
    <w:p w14:paraId="13857202"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PARAGAFO VIGESIMO PRIMERO. COMISIONES POR GRUPO DE GRADOS.</w:t>
      </w:r>
      <w:r w:rsidRPr="00CA7A57">
        <w:rPr>
          <w:rFonts w:ascii="Times New Roman" w:hAnsi="Times New Roman" w:cs="Times New Roman"/>
          <w:i/>
          <w:lang w:val="es-CO"/>
        </w:rPr>
        <w:t xml:space="preserve">  En las secciones del nivel de básica primaria  la conformación de la Comisión  de Evaluación y Promoción de Grado  se hará por  grupo de grados: una que atienda  1º, 2º, 3º,  4º y 5º,  y la otra que atienda la básica secundaria y la media, se reunirán para atender los asuntos relacionados con la evaluación y el desarrollo personal y social de las estudiantes.  </w:t>
      </w:r>
    </w:p>
    <w:p w14:paraId="01736C01" w14:textId="77777777" w:rsidR="003F3871" w:rsidRPr="00CA7A57" w:rsidRDefault="003F3871" w:rsidP="003F3871">
      <w:pPr>
        <w:spacing w:line="360" w:lineRule="auto"/>
        <w:jc w:val="both"/>
        <w:rPr>
          <w:rFonts w:ascii="Times New Roman" w:hAnsi="Times New Roman" w:cs="Times New Roman"/>
          <w:i/>
          <w:lang w:val="es-CO"/>
        </w:rPr>
      </w:pPr>
    </w:p>
    <w:p w14:paraId="44031B75"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PARAGRAFO VIGÉSIMO SEGUNDO.  FUNCIONES</w:t>
      </w:r>
      <w:r w:rsidRPr="00CA7A57">
        <w:rPr>
          <w:rFonts w:ascii="Times New Roman" w:hAnsi="Times New Roman" w:cs="Times New Roman"/>
          <w:i/>
          <w:lang w:val="es-CO"/>
        </w:rPr>
        <w:t xml:space="preserve">  Son funciones de la Comisión  de Evaluación y Promoción de Grado”,  las siguientes:</w:t>
      </w:r>
    </w:p>
    <w:p w14:paraId="46414114" w14:textId="77777777" w:rsidR="003F3871" w:rsidRPr="00CA7A57" w:rsidRDefault="003F3871" w:rsidP="003F3871">
      <w:pPr>
        <w:spacing w:line="360" w:lineRule="auto"/>
        <w:jc w:val="both"/>
        <w:rPr>
          <w:rFonts w:ascii="Times New Roman" w:hAnsi="Times New Roman" w:cs="Times New Roman"/>
          <w:i/>
          <w:lang w:val="es-CO"/>
        </w:rPr>
      </w:pPr>
    </w:p>
    <w:p w14:paraId="506A7EF2"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Elaborar su propio reglamento</w:t>
      </w:r>
    </w:p>
    <w:p w14:paraId="2094EC39"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Intervenir con acciones que redunden en la superación de las dificultades  académicas o desarrollo personal y social </w:t>
      </w:r>
    </w:p>
    <w:p w14:paraId="0C37062D"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Estudiar los casos de los estudiantes con desempeños bajos</w:t>
      </w:r>
    </w:p>
    <w:p w14:paraId="35F49A0E"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Determinar los estudiantes que son promovidos en cada grado</w:t>
      </w:r>
    </w:p>
    <w:p w14:paraId="03C6DD49"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Recomendar al Consejo Directivo, la promoción anticipada de estudiantes con desempeños superiores  </w:t>
      </w:r>
    </w:p>
    <w:p w14:paraId="7F23F6F5"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Servir de mediadores para solucionar conflictos presentados en el campo evaluativo</w:t>
      </w:r>
    </w:p>
    <w:p w14:paraId="21C6131C"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Establecer los controles y registros necesarios para los estudiantes que  presentan desempeños bajos  en cada periodo </w:t>
      </w:r>
    </w:p>
    <w:p w14:paraId="46D7E79F"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Resolver situaciones especiales de calamidad familiar, salud, ausencias, amenazas, demandas de las estudiantes del grado respectivo</w:t>
      </w:r>
    </w:p>
    <w:p w14:paraId="63DD9F6B" w14:textId="77777777" w:rsidR="003F3871" w:rsidRPr="00CA7A57" w:rsidRDefault="003F3871" w:rsidP="00BD6EE7">
      <w:pPr>
        <w:pStyle w:val="Prrafodelista"/>
        <w:numPr>
          <w:ilvl w:val="0"/>
          <w:numId w:val="41"/>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Remitir al Consejo Académico los asuntos que se salgan de su competencia</w:t>
      </w:r>
    </w:p>
    <w:p w14:paraId="4839B1D9" w14:textId="77777777" w:rsidR="003F3871" w:rsidRPr="00CA7A57" w:rsidRDefault="003F3871" w:rsidP="003F3871">
      <w:pPr>
        <w:spacing w:line="360" w:lineRule="auto"/>
        <w:jc w:val="both"/>
        <w:rPr>
          <w:rFonts w:ascii="Times New Roman" w:hAnsi="Times New Roman" w:cs="Times New Roman"/>
          <w:i/>
          <w:lang w:val="es-CO"/>
        </w:rPr>
      </w:pPr>
    </w:p>
    <w:p w14:paraId="6868B3D6"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35º. MECANISMOS DE ATENCIÓN Y RESOLUCIÓN DE RECLAMACIONES.</w:t>
      </w:r>
      <w:r w:rsidRPr="00CA7A57">
        <w:rPr>
          <w:rFonts w:ascii="Times New Roman" w:hAnsi="Times New Roman" w:cs="Times New Roman"/>
          <w:i/>
          <w:lang w:val="es-CO"/>
        </w:rPr>
        <w:t xml:space="preserve">  .  Como mecanismos de atención y resolución de reclamaciones  que hagan estudiantes o padres de familia, sobre el proceso de evaluación y promoción, en la institución se podrán  realizar a través de: </w:t>
      </w:r>
    </w:p>
    <w:p w14:paraId="13C80910" w14:textId="77777777" w:rsidR="003F3871" w:rsidRPr="00CA7A57" w:rsidRDefault="003F3871" w:rsidP="003F3871">
      <w:pPr>
        <w:spacing w:line="360" w:lineRule="auto"/>
        <w:jc w:val="both"/>
        <w:rPr>
          <w:rFonts w:ascii="Times New Roman" w:hAnsi="Times New Roman" w:cs="Times New Roman"/>
          <w:i/>
          <w:lang w:val="es-CO"/>
        </w:rPr>
      </w:pPr>
    </w:p>
    <w:p w14:paraId="7C10690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Respuesta  a peticiones.</w:t>
      </w:r>
    </w:p>
    <w:p w14:paraId="1C991C1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Atención directa.</w:t>
      </w:r>
    </w:p>
    <w:p w14:paraId="38D65D6A"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Reuniones formales e informales</w:t>
      </w:r>
    </w:p>
    <w:p w14:paraId="12CA8FEA"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Solicitud de audiencia</w:t>
      </w:r>
    </w:p>
    <w:p w14:paraId="7FFFC6C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w:t>
      </w:r>
      <w:r w:rsidRPr="00CA7A57">
        <w:rPr>
          <w:rFonts w:ascii="Times New Roman" w:hAnsi="Times New Roman" w:cs="Times New Roman"/>
          <w:i/>
          <w:lang w:val="es-CO"/>
        </w:rPr>
        <w:tab/>
        <w:t>Correo electrónico</w:t>
      </w:r>
    </w:p>
    <w:p w14:paraId="12794757" w14:textId="77777777" w:rsidR="003F3871" w:rsidRPr="00CA7A57" w:rsidRDefault="003F3871" w:rsidP="003F3871">
      <w:pPr>
        <w:spacing w:line="360" w:lineRule="auto"/>
        <w:jc w:val="both"/>
        <w:rPr>
          <w:rFonts w:ascii="Times New Roman" w:hAnsi="Times New Roman" w:cs="Times New Roman"/>
          <w:i/>
          <w:lang w:val="es-CO"/>
        </w:rPr>
      </w:pPr>
    </w:p>
    <w:p w14:paraId="51B28B14"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ARTICULO 36º. CONDUCTO REGULAR.</w:t>
      </w:r>
      <w:r w:rsidRPr="00CA7A57">
        <w:rPr>
          <w:rFonts w:ascii="Times New Roman" w:hAnsi="Times New Roman" w:cs="Times New Roman"/>
          <w:i/>
          <w:lang w:val="es-CO"/>
        </w:rPr>
        <w:t xml:space="preserve">   El conducto regular para  realizar reclamaciones en materia de evaluación y promoción, se hará a través de las siguientes instancias: </w:t>
      </w:r>
    </w:p>
    <w:p w14:paraId="498E5A21" w14:textId="77777777" w:rsidR="003F3871" w:rsidRPr="00CA7A57" w:rsidRDefault="003F3871" w:rsidP="003F3871">
      <w:pPr>
        <w:spacing w:line="360" w:lineRule="auto"/>
        <w:jc w:val="both"/>
        <w:rPr>
          <w:rFonts w:ascii="Times New Roman" w:hAnsi="Times New Roman" w:cs="Times New Roman"/>
          <w:i/>
          <w:lang w:val="es-CO"/>
        </w:rPr>
      </w:pPr>
    </w:p>
    <w:p w14:paraId="752471FC"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Titular del área. Evaluador directo y principal responsable del proceso. </w:t>
      </w:r>
    </w:p>
    <w:p w14:paraId="1235D420"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Director de grupo. Instancia consultiva y mediadora de reclamación.</w:t>
      </w:r>
    </w:p>
    <w:p w14:paraId="3617819A"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Coordinación Ad-hoc. Instancia de mediación y solución de dificultades académicas a nivel individual y grupal.</w:t>
      </w:r>
    </w:p>
    <w:p w14:paraId="3ED3D0B4"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Comisión de Evaluación y Promoción de (Grado, nivel) </w:t>
      </w:r>
    </w:p>
    <w:p w14:paraId="5EFA6879"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 Consejo Académico. Instancia de análisis del desempeño académico y convivencia.</w:t>
      </w:r>
    </w:p>
    <w:p w14:paraId="4786D70D"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Comisión de evaluación y Promoción .Instancia de revisión y decisión  </w:t>
      </w:r>
    </w:p>
    <w:p w14:paraId="1AF4F98C"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 Director.</w:t>
      </w:r>
    </w:p>
    <w:p w14:paraId="431631F2" w14:textId="77777777" w:rsidR="003F3871" w:rsidRPr="00CA7A57" w:rsidRDefault="003F3871" w:rsidP="00BD6EE7">
      <w:pPr>
        <w:pStyle w:val="Prrafodelista"/>
        <w:numPr>
          <w:ilvl w:val="0"/>
          <w:numId w:val="42"/>
        </w:numPr>
        <w:spacing w:line="360" w:lineRule="auto"/>
        <w:jc w:val="both"/>
        <w:rPr>
          <w:rFonts w:ascii="Times New Roman" w:hAnsi="Times New Roman" w:cs="Times New Roman"/>
          <w:i/>
          <w:lang w:val="es-CO"/>
        </w:rPr>
      </w:pPr>
      <w:r w:rsidRPr="00CA7A57">
        <w:rPr>
          <w:rFonts w:ascii="Times New Roman" w:hAnsi="Times New Roman" w:cs="Times New Roman"/>
          <w:i/>
          <w:lang w:val="es-CO"/>
        </w:rPr>
        <w:t>El Consejo Directivo. Última instancia a nivel institucional en la solución de reclamos</w:t>
      </w:r>
    </w:p>
    <w:p w14:paraId="4586F2B2" w14:textId="77777777" w:rsidR="003F3871" w:rsidRPr="00CA7A57" w:rsidRDefault="003F3871" w:rsidP="003F3871">
      <w:pPr>
        <w:spacing w:line="360" w:lineRule="auto"/>
        <w:jc w:val="both"/>
        <w:rPr>
          <w:rFonts w:ascii="Times New Roman" w:hAnsi="Times New Roman" w:cs="Times New Roman"/>
          <w:i/>
          <w:lang w:val="es-CO"/>
        </w:rPr>
      </w:pPr>
    </w:p>
    <w:p w14:paraId="65197213" w14:textId="77777777" w:rsidR="003F3871" w:rsidRPr="00CA7A57" w:rsidRDefault="003F3871" w:rsidP="003F3871">
      <w:pPr>
        <w:spacing w:line="360" w:lineRule="auto"/>
        <w:jc w:val="both"/>
        <w:rPr>
          <w:rFonts w:ascii="Times New Roman" w:hAnsi="Times New Roman" w:cs="Times New Roman"/>
          <w:i/>
          <w:lang w:val="es-CO"/>
        </w:rPr>
      </w:pPr>
      <w:r w:rsidRPr="005D26A8">
        <w:rPr>
          <w:rFonts w:ascii="Times New Roman" w:hAnsi="Times New Roman" w:cs="Times New Roman"/>
          <w:b/>
          <w:i/>
          <w:lang w:val="es-CO"/>
        </w:rPr>
        <w:t>ARTÍCULO 37º.  RECURSOS.</w:t>
      </w:r>
      <w:r w:rsidRPr="00CA7A57">
        <w:rPr>
          <w:rFonts w:ascii="Times New Roman" w:hAnsi="Times New Roman" w:cs="Times New Roman"/>
          <w:i/>
          <w:lang w:val="es-CO"/>
        </w:rPr>
        <w:t xml:space="preserve">  Frente a una decisión proferida por la instancia competente, el  estudiante y/o su representante legal les asiste los siguientes recursos: </w:t>
      </w:r>
    </w:p>
    <w:p w14:paraId="1C3A33D2" w14:textId="77777777" w:rsidR="003F3871" w:rsidRPr="00CA7A57" w:rsidRDefault="003F3871" w:rsidP="003F3871">
      <w:pPr>
        <w:spacing w:line="360" w:lineRule="auto"/>
        <w:jc w:val="both"/>
        <w:rPr>
          <w:rFonts w:ascii="Times New Roman" w:hAnsi="Times New Roman" w:cs="Times New Roman"/>
          <w:i/>
          <w:lang w:val="es-CO"/>
        </w:rPr>
      </w:pPr>
    </w:p>
    <w:p w14:paraId="7FE2CEDC" w14:textId="77777777" w:rsidR="003F3871" w:rsidRPr="00CA7A57" w:rsidRDefault="003F3871" w:rsidP="00106253">
      <w:pPr>
        <w:pStyle w:val="Prrafodelista"/>
        <w:numPr>
          <w:ilvl w:val="1"/>
          <w:numId w:val="92"/>
        </w:numPr>
        <w:spacing w:line="360" w:lineRule="auto"/>
        <w:ind w:left="1136"/>
        <w:jc w:val="both"/>
        <w:rPr>
          <w:rFonts w:ascii="Times New Roman" w:hAnsi="Times New Roman" w:cs="Times New Roman"/>
          <w:i/>
          <w:lang w:val="es-CO"/>
        </w:rPr>
      </w:pPr>
      <w:r w:rsidRPr="00D63008">
        <w:rPr>
          <w:rFonts w:ascii="Times New Roman" w:hAnsi="Times New Roman" w:cs="Times New Roman"/>
          <w:b/>
          <w:i/>
          <w:lang w:val="es-CO"/>
        </w:rPr>
        <w:t>REPOSICIÓN.</w:t>
      </w:r>
      <w:r w:rsidRPr="00CA7A57">
        <w:rPr>
          <w:rFonts w:ascii="Times New Roman" w:hAnsi="Times New Roman" w:cs="Times New Roman"/>
          <w:i/>
          <w:lang w:val="es-CO"/>
        </w:rPr>
        <w:t xml:space="preserve"> Frente a una decisión tomada por el profesor del área, frente al mismo profesor, en los tres días hábiles siguientes a la determinación del mismo.</w:t>
      </w:r>
    </w:p>
    <w:p w14:paraId="3B26CA61" w14:textId="77777777" w:rsidR="003F3871" w:rsidRPr="00CA7A57" w:rsidRDefault="003F3871" w:rsidP="00D63008">
      <w:pPr>
        <w:spacing w:line="360" w:lineRule="auto"/>
        <w:ind w:left="0"/>
        <w:jc w:val="both"/>
        <w:rPr>
          <w:rFonts w:ascii="Times New Roman" w:hAnsi="Times New Roman" w:cs="Times New Roman"/>
          <w:i/>
          <w:lang w:val="es-CO"/>
        </w:rPr>
      </w:pPr>
    </w:p>
    <w:p w14:paraId="5A2EB9D6" w14:textId="77777777" w:rsidR="003F3871" w:rsidRPr="00CA7A57" w:rsidRDefault="003F3871" w:rsidP="00106253">
      <w:pPr>
        <w:pStyle w:val="Prrafodelista"/>
        <w:numPr>
          <w:ilvl w:val="1"/>
          <w:numId w:val="92"/>
        </w:numPr>
        <w:spacing w:line="360" w:lineRule="auto"/>
        <w:ind w:left="1136"/>
        <w:jc w:val="both"/>
        <w:rPr>
          <w:rFonts w:ascii="Times New Roman" w:hAnsi="Times New Roman" w:cs="Times New Roman"/>
          <w:i/>
          <w:lang w:val="es-CO"/>
        </w:rPr>
      </w:pPr>
      <w:r w:rsidRPr="00D63008">
        <w:rPr>
          <w:rFonts w:ascii="Times New Roman" w:hAnsi="Times New Roman" w:cs="Times New Roman"/>
          <w:b/>
          <w:i/>
          <w:lang w:val="es-CO"/>
        </w:rPr>
        <w:t>APELACIÓN.</w:t>
      </w:r>
      <w:r w:rsidRPr="00CA7A57">
        <w:rPr>
          <w:rFonts w:ascii="Times New Roman" w:hAnsi="Times New Roman" w:cs="Times New Roman"/>
          <w:i/>
          <w:lang w:val="es-CO"/>
        </w:rPr>
        <w:t xml:space="preserve">  Ante el Director, si hecha la Reposición, la respuesta fue negativa y el estudiante o afectado insiste con evidencias en su argumentación. Una vez llegue la reclamación, el responsable  tendrá un plazo 5 días hábiles a la fecha de presentación del recurso para dar respuesta.  </w:t>
      </w:r>
    </w:p>
    <w:p w14:paraId="4D9C3556" w14:textId="77777777" w:rsidR="003F3871" w:rsidRPr="00CA7A57" w:rsidRDefault="003F3871" w:rsidP="00D63008">
      <w:pPr>
        <w:spacing w:line="360" w:lineRule="auto"/>
        <w:ind w:left="0"/>
        <w:jc w:val="both"/>
        <w:rPr>
          <w:rFonts w:ascii="Times New Roman" w:hAnsi="Times New Roman" w:cs="Times New Roman"/>
          <w:i/>
          <w:lang w:val="es-CO"/>
        </w:rPr>
      </w:pPr>
    </w:p>
    <w:p w14:paraId="7CB701F9" w14:textId="77777777" w:rsidR="003F3871" w:rsidRPr="00CA7A57" w:rsidRDefault="003F3871" w:rsidP="00106253">
      <w:pPr>
        <w:pStyle w:val="Prrafodelista"/>
        <w:numPr>
          <w:ilvl w:val="1"/>
          <w:numId w:val="92"/>
        </w:numPr>
        <w:spacing w:line="360" w:lineRule="auto"/>
        <w:ind w:left="1136"/>
        <w:jc w:val="both"/>
        <w:rPr>
          <w:rFonts w:ascii="Times New Roman" w:hAnsi="Times New Roman" w:cs="Times New Roman"/>
          <w:i/>
          <w:lang w:val="es-CO"/>
        </w:rPr>
      </w:pPr>
      <w:r w:rsidRPr="00D63008">
        <w:rPr>
          <w:rFonts w:ascii="Times New Roman" w:hAnsi="Times New Roman" w:cs="Times New Roman"/>
          <w:b/>
          <w:i/>
          <w:lang w:val="es-CO"/>
        </w:rPr>
        <w:t>QUEJA</w:t>
      </w:r>
      <w:r w:rsidRPr="00CA7A57">
        <w:rPr>
          <w:rFonts w:ascii="Times New Roman" w:hAnsi="Times New Roman" w:cs="Times New Roman"/>
          <w:i/>
          <w:lang w:val="es-CO"/>
        </w:rPr>
        <w:t>.  Si el estudiante y/o acudiente siente que no es atendido en su reclamo y recursos instaurados, podrá utilizar, dentro de los tres días hábiles siguientes, el recurso de queja ante el superior inmediato que le niega el recurso o reclamo.</w:t>
      </w:r>
    </w:p>
    <w:p w14:paraId="13D3B694" w14:textId="77777777" w:rsidR="003F3871" w:rsidRPr="00CA7A57" w:rsidRDefault="003F3871" w:rsidP="00D63008">
      <w:pPr>
        <w:spacing w:line="360" w:lineRule="auto"/>
        <w:ind w:left="0"/>
        <w:jc w:val="both"/>
        <w:rPr>
          <w:rFonts w:ascii="Times New Roman" w:hAnsi="Times New Roman" w:cs="Times New Roman"/>
          <w:i/>
          <w:lang w:val="es-CO"/>
        </w:rPr>
      </w:pPr>
    </w:p>
    <w:p w14:paraId="3C100ED4" w14:textId="77777777" w:rsidR="003F3871" w:rsidRPr="00CA7A57" w:rsidRDefault="003F3871" w:rsidP="00106253">
      <w:pPr>
        <w:pStyle w:val="Prrafodelista"/>
        <w:numPr>
          <w:ilvl w:val="1"/>
          <w:numId w:val="92"/>
        </w:numPr>
        <w:spacing w:line="360" w:lineRule="auto"/>
        <w:ind w:left="1136"/>
        <w:jc w:val="both"/>
        <w:rPr>
          <w:rFonts w:ascii="Times New Roman" w:hAnsi="Times New Roman" w:cs="Times New Roman"/>
          <w:i/>
          <w:lang w:val="es-CO"/>
        </w:rPr>
      </w:pPr>
      <w:r w:rsidRPr="00D63008">
        <w:rPr>
          <w:rFonts w:ascii="Times New Roman" w:hAnsi="Times New Roman" w:cs="Times New Roman"/>
          <w:b/>
          <w:i/>
          <w:lang w:val="es-CO"/>
        </w:rPr>
        <w:t>RECURSO DE REVISIÓN</w:t>
      </w:r>
      <w:r w:rsidRPr="00CA7A57">
        <w:rPr>
          <w:rFonts w:ascii="Times New Roman" w:hAnsi="Times New Roman" w:cs="Times New Roman"/>
          <w:i/>
          <w:lang w:val="es-CO"/>
        </w:rPr>
        <w:t xml:space="preserve">.   Es el recurso que tiene cualquier  estudiante  para que se revisen las decisiones tomadas, una vez allegue nuevas pruebas que permitan cambiar la decisión de primera instancia.  </w:t>
      </w:r>
    </w:p>
    <w:p w14:paraId="4F15A44B" w14:textId="77777777" w:rsidR="003F3871" w:rsidRPr="00CA7A57" w:rsidRDefault="003F3871" w:rsidP="00D63008">
      <w:pPr>
        <w:spacing w:line="360" w:lineRule="auto"/>
        <w:ind w:left="0"/>
        <w:jc w:val="both"/>
        <w:rPr>
          <w:rFonts w:ascii="Times New Roman" w:hAnsi="Times New Roman" w:cs="Times New Roman"/>
          <w:i/>
          <w:lang w:val="es-CO"/>
        </w:rPr>
      </w:pPr>
    </w:p>
    <w:p w14:paraId="0C4CC3D1" w14:textId="77777777" w:rsidR="003F3871" w:rsidRPr="00CA7A57" w:rsidRDefault="003F3871" w:rsidP="00106253">
      <w:pPr>
        <w:pStyle w:val="Prrafodelista"/>
        <w:numPr>
          <w:ilvl w:val="1"/>
          <w:numId w:val="92"/>
        </w:numPr>
        <w:spacing w:line="360" w:lineRule="auto"/>
        <w:ind w:left="1136"/>
        <w:jc w:val="both"/>
        <w:rPr>
          <w:rFonts w:ascii="Times New Roman" w:hAnsi="Times New Roman" w:cs="Times New Roman"/>
          <w:i/>
          <w:lang w:val="es-CO"/>
        </w:rPr>
      </w:pPr>
      <w:r w:rsidRPr="00D63008">
        <w:rPr>
          <w:rFonts w:ascii="Times New Roman" w:hAnsi="Times New Roman" w:cs="Times New Roman"/>
          <w:b/>
          <w:i/>
          <w:lang w:val="es-CO"/>
        </w:rPr>
        <w:t>ACCIÓN DE TUTELA</w:t>
      </w:r>
      <w:r w:rsidRPr="00CA7A57">
        <w:rPr>
          <w:rFonts w:ascii="Times New Roman" w:hAnsi="Times New Roman" w:cs="Times New Roman"/>
          <w:i/>
          <w:lang w:val="es-CO"/>
        </w:rPr>
        <w:t>.  Si llegare el caso, que debe ser interpuesta por el padre de familia</w:t>
      </w:r>
    </w:p>
    <w:p w14:paraId="7800D1FC" w14:textId="77777777" w:rsidR="003F3871" w:rsidRPr="00CA7A57" w:rsidRDefault="003F3871" w:rsidP="00D63008">
      <w:pPr>
        <w:spacing w:line="360" w:lineRule="auto"/>
        <w:ind w:left="0"/>
        <w:jc w:val="both"/>
        <w:rPr>
          <w:rFonts w:ascii="Times New Roman" w:hAnsi="Times New Roman" w:cs="Times New Roman"/>
          <w:i/>
          <w:lang w:val="es-CO"/>
        </w:rPr>
      </w:pPr>
    </w:p>
    <w:p w14:paraId="52849F11" w14:textId="77777777" w:rsidR="003F3871" w:rsidRPr="00CA7A57" w:rsidRDefault="003F3871" w:rsidP="003F3871">
      <w:pPr>
        <w:spacing w:line="360" w:lineRule="auto"/>
        <w:jc w:val="both"/>
        <w:rPr>
          <w:rFonts w:ascii="Times New Roman" w:hAnsi="Times New Roman" w:cs="Times New Roman"/>
          <w:i/>
          <w:lang w:val="es-CO"/>
        </w:rPr>
      </w:pPr>
      <w:r w:rsidRPr="00D63008">
        <w:rPr>
          <w:rFonts w:ascii="Times New Roman" w:hAnsi="Times New Roman" w:cs="Times New Roman"/>
          <w:b/>
          <w:i/>
          <w:lang w:val="es-CO"/>
        </w:rPr>
        <w:t>ARTÍCULO 38º. PROCEDIMIENTO PARA RESOLVER RECLAMACIONES.</w:t>
      </w:r>
      <w:r w:rsidRPr="00CA7A57">
        <w:rPr>
          <w:rFonts w:ascii="Times New Roman" w:hAnsi="Times New Roman" w:cs="Times New Roman"/>
          <w:i/>
          <w:lang w:val="es-CO"/>
        </w:rPr>
        <w:t xml:space="preserve">  Los reclamos, interposición de recursos o quejas se deben presentar por escrito y por duplicado.   En el oficio se debe hacer alusión precisa: recurso a interponer, indicar a quien se le interpone el recurso, la situación que se presentó y lo que se </w:t>
      </w:r>
      <w:r w:rsidRPr="00CA7A57">
        <w:rPr>
          <w:rFonts w:ascii="Times New Roman" w:hAnsi="Times New Roman" w:cs="Times New Roman"/>
          <w:i/>
          <w:lang w:val="es-CO"/>
        </w:rPr>
        <w:lastRenderedPageBreak/>
        <w:t>solicita.  Se debe entregar en la Rectoría de la Institución Educativa, que  radicará el original y   devolverá  copia firmada con la fecha, hora y número de recepción.</w:t>
      </w:r>
    </w:p>
    <w:p w14:paraId="44D72605" w14:textId="77777777" w:rsidR="003F3871" w:rsidRPr="00CA7A57" w:rsidRDefault="003F3871" w:rsidP="003F3871">
      <w:pPr>
        <w:spacing w:line="360" w:lineRule="auto"/>
        <w:jc w:val="both"/>
        <w:rPr>
          <w:rFonts w:ascii="Times New Roman" w:hAnsi="Times New Roman" w:cs="Times New Roman"/>
          <w:i/>
          <w:lang w:val="es-CO"/>
        </w:rPr>
      </w:pPr>
    </w:p>
    <w:p w14:paraId="0CDA554D" w14:textId="77777777" w:rsidR="003F3871" w:rsidRPr="00CA7A57" w:rsidRDefault="003F3871" w:rsidP="003F3871">
      <w:pPr>
        <w:spacing w:line="360" w:lineRule="auto"/>
        <w:jc w:val="both"/>
        <w:rPr>
          <w:rFonts w:ascii="Times New Roman" w:hAnsi="Times New Roman" w:cs="Times New Roman"/>
          <w:i/>
          <w:lang w:val="es-CO"/>
        </w:rPr>
      </w:pPr>
      <w:r w:rsidRPr="00D63008">
        <w:rPr>
          <w:rFonts w:ascii="Times New Roman" w:hAnsi="Times New Roman" w:cs="Times New Roman"/>
          <w:b/>
          <w:i/>
          <w:lang w:val="es-CO"/>
        </w:rPr>
        <w:t>ARTÍCULO 39º.  RADICACION.</w:t>
      </w:r>
      <w:r w:rsidRPr="00CA7A57">
        <w:rPr>
          <w:rFonts w:ascii="Times New Roman" w:hAnsi="Times New Roman" w:cs="Times New Roman"/>
          <w:i/>
          <w:lang w:val="es-CO"/>
        </w:rPr>
        <w:t xml:space="preserve">  Todo comunicado que presenten los miembros de la Comunidad Educativa debe ser entregado al director del I.E. Sidón.  Se dispondrá de un libro, en el que quedará registrado el oficio de la siguiente manera:</w:t>
      </w:r>
    </w:p>
    <w:p w14:paraId="40CBA091" w14:textId="77777777" w:rsidR="003F3871" w:rsidRPr="00CA7A57" w:rsidRDefault="003F3871" w:rsidP="00BD6EE7">
      <w:pPr>
        <w:pStyle w:val="Prrafodelista"/>
        <w:numPr>
          <w:ilvl w:val="0"/>
          <w:numId w:val="43"/>
        </w:numPr>
        <w:spacing w:line="360" w:lineRule="auto"/>
        <w:jc w:val="both"/>
        <w:rPr>
          <w:rFonts w:ascii="Times New Roman" w:hAnsi="Times New Roman" w:cs="Times New Roman"/>
          <w:i/>
          <w:lang w:val="es-CO"/>
        </w:rPr>
      </w:pPr>
      <w:r w:rsidRPr="00CA7A57">
        <w:rPr>
          <w:rFonts w:ascii="Times New Roman" w:hAnsi="Times New Roman" w:cs="Times New Roman"/>
          <w:i/>
          <w:lang w:val="es-CO"/>
        </w:rPr>
        <w:t>Fecha de Entrega.</w:t>
      </w:r>
    </w:p>
    <w:p w14:paraId="5EDBC034" w14:textId="77777777" w:rsidR="003F3871" w:rsidRPr="00CA7A57" w:rsidRDefault="003F3871" w:rsidP="00BD6EE7">
      <w:pPr>
        <w:pStyle w:val="Prrafodelista"/>
        <w:numPr>
          <w:ilvl w:val="0"/>
          <w:numId w:val="43"/>
        </w:numPr>
        <w:spacing w:line="360" w:lineRule="auto"/>
        <w:jc w:val="both"/>
        <w:rPr>
          <w:rFonts w:ascii="Times New Roman" w:hAnsi="Times New Roman" w:cs="Times New Roman"/>
          <w:i/>
          <w:lang w:val="es-CO"/>
        </w:rPr>
      </w:pPr>
      <w:r w:rsidRPr="00CA7A57">
        <w:rPr>
          <w:rFonts w:ascii="Times New Roman" w:hAnsi="Times New Roman" w:cs="Times New Roman"/>
          <w:i/>
          <w:lang w:val="es-CO"/>
        </w:rPr>
        <w:t>Quién formula la queja o interpone recurso.</w:t>
      </w:r>
    </w:p>
    <w:p w14:paraId="2F696974" w14:textId="77777777" w:rsidR="003F3871" w:rsidRPr="00CA7A57" w:rsidRDefault="003F3871" w:rsidP="00BD6EE7">
      <w:pPr>
        <w:pStyle w:val="Prrafodelista"/>
        <w:numPr>
          <w:ilvl w:val="0"/>
          <w:numId w:val="43"/>
        </w:numPr>
        <w:spacing w:line="360" w:lineRule="auto"/>
        <w:jc w:val="both"/>
        <w:rPr>
          <w:rFonts w:ascii="Times New Roman" w:hAnsi="Times New Roman" w:cs="Times New Roman"/>
          <w:i/>
          <w:lang w:val="es-CO"/>
        </w:rPr>
      </w:pPr>
      <w:r w:rsidRPr="00CA7A57">
        <w:rPr>
          <w:rFonts w:ascii="Times New Roman" w:hAnsi="Times New Roman" w:cs="Times New Roman"/>
          <w:i/>
          <w:lang w:val="es-CO"/>
        </w:rPr>
        <w:t>Nombre del Funcionario o dependencia que debe resolverla.</w:t>
      </w:r>
    </w:p>
    <w:p w14:paraId="79FF4374" w14:textId="77777777" w:rsidR="003F3871" w:rsidRPr="00CA7A57" w:rsidRDefault="003F3871" w:rsidP="00BD6EE7">
      <w:pPr>
        <w:pStyle w:val="Prrafodelista"/>
        <w:numPr>
          <w:ilvl w:val="0"/>
          <w:numId w:val="43"/>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Posteriormente se remitirá a quien le corresponde resolver la petición, dejando constancia escrita de que le fue entregada.  </w:t>
      </w:r>
    </w:p>
    <w:p w14:paraId="50CBC1CF" w14:textId="77777777" w:rsidR="003F3871" w:rsidRPr="00CA7A57" w:rsidRDefault="003F3871" w:rsidP="003F3871">
      <w:pPr>
        <w:spacing w:line="360" w:lineRule="auto"/>
        <w:jc w:val="both"/>
        <w:rPr>
          <w:rFonts w:ascii="Times New Roman" w:hAnsi="Times New Roman" w:cs="Times New Roman"/>
          <w:i/>
          <w:lang w:val="es-CO"/>
        </w:rPr>
      </w:pPr>
    </w:p>
    <w:p w14:paraId="33D70807"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40º. MECANISMOS DE PARTICIPACIÓN DE LA COMUNIDAD EDUCATIVA EN LA CONSTRUCCIÓN DEL  SIEPE.</w:t>
      </w:r>
      <w:r w:rsidRPr="00CA7A57">
        <w:rPr>
          <w:rFonts w:ascii="Times New Roman" w:hAnsi="Times New Roman" w:cs="Times New Roman"/>
          <w:i/>
          <w:lang w:val="es-CO"/>
        </w:rPr>
        <w:t xml:space="preserve">  El SIEPE es una construcción continua donde participan los diferentes órganos del Gobierno Escolar y estamentos que conforman la Institución Educativa Sidón. Para lo cual se harán asambleas de docentes, asambleas informativas de  padres de familia, jornadas pedagógicas, se instauran mesas de trabajo, reuniones de organismos colegiados.   A su vez, para la construcción del SIEPE, le asiste al:</w:t>
      </w:r>
    </w:p>
    <w:p w14:paraId="5B5BC89C" w14:textId="77777777" w:rsidR="003F3871" w:rsidRPr="00CA7A57" w:rsidRDefault="003F3871" w:rsidP="003F3871">
      <w:pPr>
        <w:spacing w:line="360" w:lineRule="auto"/>
        <w:jc w:val="both"/>
        <w:rPr>
          <w:rFonts w:ascii="Times New Roman" w:hAnsi="Times New Roman" w:cs="Times New Roman"/>
          <w:i/>
          <w:lang w:val="es-CO"/>
        </w:rPr>
      </w:pPr>
    </w:p>
    <w:p w14:paraId="6B2C013B"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CONSEJO DIRECTIVO</w:t>
      </w:r>
      <w:r w:rsidRPr="00CA7A57">
        <w:rPr>
          <w:rFonts w:ascii="Times New Roman" w:hAnsi="Times New Roman" w:cs="Times New Roman"/>
          <w:i/>
          <w:lang w:val="es-CO"/>
        </w:rPr>
        <w:t>, como la máxima autoridad institucional, le corresponde, entre otras funciones las siguientes:</w:t>
      </w:r>
    </w:p>
    <w:p w14:paraId="1238183E" w14:textId="77777777" w:rsidR="003F3871" w:rsidRPr="00CA7A57" w:rsidRDefault="003F3871" w:rsidP="003F3871">
      <w:pPr>
        <w:spacing w:line="360" w:lineRule="auto"/>
        <w:jc w:val="both"/>
        <w:rPr>
          <w:rFonts w:ascii="Times New Roman" w:hAnsi="Times New Roman" w:cs="Times New Roman"/>
          <w:i/>
          <w:lang w:val="es-CO"/>
        </w:rPr>
      </w:pPr>
    </w:p>
    <w:p w14:paraId="0D06B3E8" w14:textId="77777777" w:rsidR="003F3871" w:rsidRPr="00CA7A57" w:rsidRDefault="003F3871" w:rsidP="00BD6EE7">
      <w:pPr>
        <w:pStyle w:val="Prrafodelista"/>
        <w:numPr>
          <w:ilvl w:val="0"/>
          <w:numId w:val="44"/>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Definir, adoptar el  SIEPE  e incorporarlo en el  PEI.</w:t>
      </w:r>
    </w:p>
    <w:p w14:paraId="5530734B" w14:textId="77777777" w:rsidR="003F3871" w:rsidRPr="00CA7A57" w:rsidRDefault="003F3871" w:rsidP="00BD6EE7">
      <w:pPr>
        <w:pStyle w:val="Prrafodelista"/>
        <w:numPr>
          <w:ilvl w:val="0"/>
          <w:numId w:val="44"/>
        </w:numPr>
        <w:spacing w:line="360" w:lineRule="auto"/>
        <w:jc w:val="both"/>
        <w:rPr>
          <w:rFonts w:ascii="Times New Roman" w:hAnsi="Times New Roman" w:cs="Times New Roman"/>
          <w:i/>
          <w:lang w:val="es-CO"/>
        </w:rPr>
      </w:pPr>
      <w:r w:rsidRPr="00CA7A57">
        <w:rPr>
          <w:rFonts w:ascii="Times New Roman" w:hAnsi="Times New Roman" w:cs="Times New Roman"/>
          <w:i/>
          <w:lang w:val="es-CO"/>
        </w:rPr>
        <w:t>Garantizar que los Directivos Docentes y Docentes del establecimiento educativo cumplan con los procesos evaluativos estipulados en el Sistema Institucional de Evaluación, SIEPE.</w:t>
      </w:r>
    </w:p>
    <w:p w14:paraId="3EC3DDF0" w14:textId="77777777" w:rsidR="003F3871" w:rsidRPr="00CA7A57" w:rsidRDefault="003F3871" w:rsidP="00BD6EE7">
      <w:pPr>
        <w:pStyle w:val="Prrafodelista"/>
        <w:numPr>
          <w:ilvl w:val="0"/>
          <w:numId w:val="44"/>
        </w:numPr>
        <w:spacing w:line="360" w:lineRule="auto"/>
        <w:jc w:val="both"/>
        <w:rPr>
          <w:rFonts w:ascii="Times New Roman" w:hAnsi="Times New Roman" w:cs="Times New Roman"/>
          <w:i/>
          <w:lang w:val="es-CO"/>
        </w:rPr>
      </w:pPr>
      <w:r w:rsidRPr="00CA7A57">
        <w:rPr>
          <w:rFonts w:ascii="Times New Roman" w:hAnsi="Times New Roman" w:cs="Times New Roman"/>
          <w:i/>
          <w:lang w:val="es-CO"/>
        </w:rPr>
        <w:lastRenderedPageBreak/>
        <w:t>Servir de instancia decisoria sobre reclamaciones que presenten los estudiantes o sus padres de familia en relación con la evaluación y promoción.</w:t>
      </w:r>
    </w:p>
    <w:p w14:paraId="7B2603EB" w14:textId="77777777" w:rsidR="003F3871" w:rsidRPr="00CA7A57" w:rsidRDefault="003F3871" w:rsidP="00BD6EE7">
      <w:pPr>
        <w:pStyle w:val="Prrafodelista"/>
        <w:numPr>
          <w:ilvl w:val="0"/>
          <w:numId w:val="44"/>
        </w:numPr>
        <w:spacing w:line="360" w:lineRule="auto"/>
        <w:jc w:val="both"/>
        <w:rPr>
          <w:rFonts w:ascii="Times New Roman" w:hAnsi="Times New Roman" w:cs="Times New Roman"/>
          <w:i/>
          <w:lang w:val="es-CO"/>
        </w:rPr>
      </w:pPr>
      <w:r w:rsidRPr="00CA7A57">
        <w:rPr>
          <w:rFonts w:ascii="Times New Roman" w:hAnsi="Times New Roman" w:cs="Times New Roman"/>
          <w:i/>
          <w:lang w:val="es-CO"/>
        </w:rPr>
        <w:t>Facultar a otros órganos que atiendan en primera instancia las reclamaciones y lleguen a su seno solo los casos que una vez transitado por otras instancias  no encuentren una solución adecuada.</w:t>
      </w:r>
    </w:p>
    <w:p w14:paraId="7C71565D" w14:textId="77777777" w:rsidR="003F3871" w:rsidRPr="00CA7A57" w:rsidRDefault="003F3871" w:rsidP="003F3871">
      <w:pPr>
        <w:spacing w:line="360" w:lineRule="auto"/>
        <w:jc w:val="both"/>
        <w:rPr>
          <w:rFonts w:ascii="Times New Roman" w:hAnsi="Times New Roman" w:cs="Times New Roman"/>
          <w:i/>
          <w:lang w:val="es-CO"/>
        </w:rPr>
      </w:pPr>
    </w:p>
    <w:p w14:paraId="230B21B4"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CONSEJO ACADÉMICO:</w:t>
      </w:r>
      <w:r w:rsidRPr="00CA7A57">
        <w:rPr>
          <w:rFonts w:ascii="Times New Roman" w:hAnsi="Times New Roman" w:cs="Times New Roman"/>
          <w:i/>
          <w:lang w:val="es-CO"/>
        </w:rPr>
        <w:t xml:space="preserve"> Como órgano consultivo del Consejo Directivo y quien vela por el estudio del currículo y el proceso enseñanza aprendizaje a nivel institucional, le corresponde, entre otras las siguientes funciones:</w:t>
      </w:r>
    </w:p>
    <w:p w14:paraId="563CD254" w14:textId="77777777" w:rsidR="003F3871" w:rsidRPr="00CA7A57" w:rsidRDefault="003F3871" w:rsidP="00BD6EE7">
      <w:pPr>
        <w:pStyle w:val="Prrafodelista"/>
        <w:numPr>
          <w:ilvl w:val="0"/>
          <w:numId w:val="45"/>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Realizar el estudio y  aprobar lo relacionado con el SIEPE </w:t>
      </w:r>
    </w:p>
    <w:p w14:paraId="765DBCAD" w14:textId="77777777" w:rsidR="003F3871" w:rsidRPr="00CA7A57" w:rsidRDefault="003F3871" w:rsidP="00BD6EE7">
      <w:pPr>
        <w:pStyle w:val="Prrafodelista"/>
        <w:numPr>
          <w:ilvl w:val="0"/>
          <w:numId w:val="45"/>
        </w:numPr>
        <w:spacing w:line="360" w:lineRule="auto"/>
        <w:jc w:val="both"/>
        <w:rPr>
          <w:rFonts w:ascii="Times New Roman" w:hAnsi="Times New Roman" w:cs="Times New Roman"/>
          <w:i/>
          <w:lang w:val="es-CO"/>
        </w:rPr>
      </w:pPr>
      <w:r w:rsidRPr="00CA7A57">
        <w:rPr>
          <w:rFonts w:ascii="Times New Roman" w:hAnsi="Times New Roman" w:cs="Times New Roman"/>
          <w:i/>
          <w:lang w:val="es-CO"/>
        </w:rPr>
        <w:t>Definir estrategias para solución de problemas.</w:t>
      </w:r>
    </w:p>
    <w:p w14:paraId="051C22BA" w14:textId="77777777" w:rsidR="003F3871" w:rsidRPr="00CA7A57" w:rsidRDefault="003F3871" w:rsidP="00BD6EE7">
      <w:pPr>
        <w:pStyle w:val="Prrafodelista"/>
        <w:numPr>
          <w:ilvl w:val="0"/>
          <w:numId w:val="45"/>
        </w:numPr>
        <w:spacing w:line="360" w:lineRule="auto"/>
        <w:jc w:val="both"/>
        <w:rPr>
          <w:rFonts w:ascii="Times New Roman" w:hAnsi="Times New Roman" w:cs="Times New Roman"/>
          <w:i/>
          <w:lang w:val="es-CO"/>
        </w:rPr>
      </w:pPr>
      <w:r w:rsidRPr="00CA7A57">
        <w:rPr>
          <w:rFonts w:ascii="Times New Roman" w:hAnsi="Times New Roman" w:cs="Times New Roman"/>
          <w:i/>
          <w:lang w:val="es-CO"/>
        </w:rPr>
        <w:t>Establecer controles que garanticen el debido proceso en la evaluación.</w:t>
      </w:r>
    </w:p>
    <w:p w14:paraId="236CE003" w14:textId="77777777" w:rsidR="003F3871" w:rsidRPr="00CA7A57" w:rsidRDefault="003F3871" w:rsidP="00BD6EE7">
      <w:pPr>
        <w:pStyle w:val="Prrafodelista"/>
        <w:numPr>
          <w:ilvl w:val="0"/>
          <w:numId w:val="45"/>
        </w:numPr>
        <w:spacing w:line="360" w:lineRule="auto"/>
        <w:jc w:val="both"/>
        <w:rPr>
          <w:rFonts w:ascii="Times New Roman" w:hAnsi="Times New Roman" w:cs="Times New Roman"/>
          <w:i/>
          <w:lang w:val="es-CO"/>
        </w:rPr>
      </w:pPr>
      <w:r w:rsidRPr="00CA7A57">
        <w:rPr>
          <w:rFonts w:ascii="Times New Roman" w:hAnsi="Times New Roman" w:cs="Times New Roman"/>
          <w:i/>
          <w:lang w:val="es-CO"/>
        </w:rPr>
        <w:t>Indicar el procedimiento, las instancias y los tiempos en los que se pueden realizar las reclamaciones y en los que se debe decidir.</w:t>
      </w:r>
    </w:p>
    <w:p w14:paraId="22DA8D89" w14:textId="77777777" w:rsidR="003F3871" w:rsidRPr="00CA7A57" w:rsidRDefault="003F3871" w:rsidP="00BD6EE7">
      <w:pPr>
        <w:pStyle w:val="Prrafodelista"/>
        <w:numPr>
          <w:ilvl w:val="0"/>
          <w:numId w:val="45"/>
        </w:numPr>
        <w:spacing w:line="360" w:lineRule="auto"/>
        <w:jc w:val="both"/>
        <w:rPr>
          <w:rFonts w:ascii="Times New Roman" w:hAnsi="Times New Roman" w:cs="Times New Roman"/>
          <w:i/>
          <w:lang w:val="es-CO"/>
        </w:rPr>
      </w:pPr>
      <w:r w:rsidRPr="00CA7A57">
        <w:rPr>
          <w:rFonts w:ascii="Times New Roman" w:hAnsi="Times New Roman" w:cs="Times New Roman"/>
          <w:i/>
          <w:lang w:val="es-CO"/>
        </w:rPr>
        <w:t>Garantizar a toda la comunidad el reconocimiento de los derechos al debido proceso, a la educación y a la diferencia en los ritmos de aprendizaje.</w:t>
      </w:r>
    </w:p>
    <w:p w14:paraId="35748E52" w14:textId="77777777" w:rsidR="003F3871" w:rsidRPr="00CA7A57" w:rsidRDefault="003F3871" w:rsidP="003F3871">
      <w:pPr>
        <w:spacing w:line="360" w:lineRule="auto"/>
        <w:jc w:val="both"/>
        <w:rPr>
          <w:rFonts w:ascii="Times New Roman" w:hAnsi="Times New Roman" w:cs="Times New Roman"/>
          <w:i/>
          <w:lang w:val="es-CO"/>
        </w:rPr>
      </w:pPr>
    </w:p>
    <w:p w14:paraId="5384B98D"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 xml:space="preserve">AL CONSEJO DE PADRES, </w:t>
      </w:r>
      <w:r w:rsidRPr="00CA7A57">
        <w:rPr>
          <w:rFonts w:ascii="Times New Roman" w:hAnsi="Times New Roman" w:cs="Times New Roman"/>
          <w:i/>
          <w:lang w:val="es-CO"/>
        </w:rPr>
        <w:t xml:space="preserve"> le corresponde: </w:t>
      </w:r>
    </w:p>
    <w:p w14:paraId="25CF474B" w14:textId="77777777" w:rsidR="003F3871" w:rsidRPr="00CA7A57" w:rsidRDefault="003F3871" w:rsidP="003F3871">
      <w:pPr>
        <w:spacing w:line="360" w:lineRule="auto"/>
        <w:jc w:val="both"/>
        <w:rPr>
          <w:rFonts w:ascii="Times New Roman" w:hAnsi="Times New Roman" w:cs="Times New Roman"/>
          <w:i/>
          <w:lang w:val="es-CO"/>
        </w:rPr>
      </w:pPr>
    </w:p>
    <w:p w14:paraId="1BEEBF65" w14:textId="77777777" w:rsidR="003F3871" w:rsidRPr="00CA7A57" w:rsidRDefault="003F3871" w:rsidP="00BD6EE7">
      <w:pPr>
        <w:pStyle w:val="Prrafodelista"/>
        <w:numPr>
          <w:ilvl w:val="0"/>
          <w:numId w:val="46"/>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Participar en la construcción del SIEPE. </w:t>
      </w:r>
    </w:p>
    <w:p w14:paraId="3131538B" w14:textId="77777777" w:rsidR="003F3871" w:rsidRPr="00CA7A57" w:rsidRDefault="003F3871" w:rsidP="00BD6EE7">
      <w:pPr>
        <w:pStyle w:val="Prrafodelista"/>
        <w:numPr>
          <w:ilvl w:val="0"/>
          <w:numId w:val="46"/>
        </w:numPr>
        <w:spacing w:line="360" w:lineRule="auto"/>
        <w:jc w:val="both"/>
        <w:rPr>
          <w:rFonts w:ascii="Times New Roman" w:hAnsi="Times New Roman" w:cs="Times New Roman"/>
          <w:i/>
          <w:lang w:val="es-CO"/>
        </w:rPr>
      </w:pPr>
      <w:r w:rsidRPr="00CA7A57">
        <w:rPr>
          <w:rFonts w:ascii="Times New Roman" w:hAnsi="Times New Roman" w:cs="Times New Roman"/>
          <w:i/>
          <w:lang w:val="es-CO"/>
        </w:rPr>
        <w:t>Participar conjuntamente con los otros integrantes del SIEPE, en las Comisiones que se integren y convoquen para el efecto.</w:t>
      </w:r>
    </w:p>
    <w:p w14:paraId="4C5ECAC5" w14:textId="77777777" w:rsidR="003F3871" w:rsidRPr="00CA7A57" w:rsidRDefault="003F3871" w:rsidP="003F3871">
      <w:pPr>
        <w:spacing w:line="360" w:lineRule="auto"/>
        <w:jc w:val="both"/>
        <w:rPr>
          <w:rFonts w:ascii="Times New Roman" w:hAnsi="Times New Roman" w:cs="Times New Roman"/>
          <w:i/>
          <w:lang w:val="es-CO"/>
        </w:rPr>
      </w:pPr>
    </w:p>
    <w:p w14:paraId="6B95C826"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AL CONSEJO DE ESTUDIANTES,</w:t>
      </w:r>
      <w:r w:rsidRPr="00CA7A57">
        <w:rPr>
          <w:rFonts w:ascii="Times New Roman" w:hAnsi="Times New Roman" w:cs="Times New Roman"/>
          <w:i/>
          <w:lang w:val="es-CO"/>
        </w:rPr>
        <w:t xml:space="preserve">  le corresponde:</w:t>
      </w:r>
    </w:p>
    <w:p w14:paraId="6C2C38D0" w14:textId="77777777" w:rsidR="003F3871" w:rsidRPr="00CA7A57" w:rsidRDefault="003F3871" w:rsidP="003F3871">
      <w:pPr>
        <w:spacing w:line="360" w:lineRule="auto"/>
        <w:jc w:val="both"/>
        <w:rPr>
          <w:rFonts w:ascii="Times New Roman" w:hAnsi="Times New Roman" w:cs="Times New Roman"/>
          <w:i/>
          <w:lang w:val="es-CO"/>
        </w:rPr>
      </w:pPr>
    </w:p>
    <w:p w14:paraId="778C69B0"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1.</w:t>
      </w:r>
      <w:r w:rsidRPr="00CA7A57">
        <w:rPr>
          <w:rFonts w:ascii="Times New Roman" w:hAnsi="Times New Roman" w:cs="Times New Roman"/>
          <w:i/>
          <w:lang w:val="es-CO"/>
        </w:rPr>
        <w:tab/>
        <w:t>Participar en la construcción del SIEPE.</w:t>
      </w:r>
    </w:p>
    <w:p w14:paraId="60BF74F4"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2.</w:t>
      </w:r>
      <w:r w:rsidRPr="00CA7A57">
        <w:rPr>
          <w:rFonts w:ascii="Times New Roman" w:hAnsi="Times New Roman" w:cs="Times New Roman"/>
          <w:i/>
          <w:lang w:val="es-CO"/>
        </w:rPr>
        <w:tab/>
        <w:t>Nombrar sus representantes.</w:t>
      </w:r>
    </w:p>
    <w:p w14:paraId="2BF6A3C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3.</w:t>
      </w:r>
      <w:r w:rsidRPr="00CA7A57">
        <w:rPr>
          <w:rFonts w:ascii="Times New Roman" w:hAnsi="Times New Roman" w:cs="Times New Roman"/>
          <w:i/>
          <w:lang w:val="es-CO"/>
        </w:rPr>
        <w:tab/>
        <w:t>Estudio y socialización del SIEPE.</w:t>
      </w:r>
    </w:p>
    <w:p w14:paraId="2FF531A1" w14:textId="77777777" w:rsidR="003F3871" w:rsidRPr="00CA7A57" w:rsidRDefault="003F3871" w:rsidP="003F3871">
      <w:pPr>
        <w:spacing w:line="360" w:lineRule="auto"/>
        <w:jc w:val="both"/>
        <w:rPr>
          <w:rFonts w:ascii="Times New Roman" w:hAnsi="Times New Roman" w:cs="Times New Roman"/>
          <w:i/>
          <w:lang w:val="es-CO"/>
        </w:rPr>
      </w:pPr>
    </w:p>
    <w:p w14:paraId="6C7DB365"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lastRenderedPageBreak/>
        <w:t>AL  PERSONERO(A),</w:t>
      </w:r>
      <w:r w:rsidRPr="00CA7A57">
        <w:rPr>
          <w:rFonts w:ascii="Times New Roman" w:hAnsi="Times New Roman" w:cs="Times New Roman"/>
          <w:i/>
          <w:lang w:val="es-CO"/>
        </w:rPr>
        <w:t xml:space="preserve">  le corresponde: </w:t>
      </w:r>
    </w:p>
    <w:p w14:paraId="2D581597" w14:textId="77777777" w:rsidR="003F3871" w:rsidRPr="00CA7A57" w:rsidRDefault="003F3871" w:rsidP="003F3871">
      <w:pPr>
        <w:spacing w:line="360" w:lineRule="auto"/>
        <w:jc w:val="both"/>
        <w:rPr>
          <w:rFonts w:ascii="Times New Roman" w:hAnsi="Times New Roman" w:cs="Times New Roman"/>
          <w:i/>
          <w:lang w:val="es-CO"/>
        </w:rPr>
      </w:pPr>
    </w:p>
    <w:p w14:paraId="27410AEA" w14:textId="77777777" w:rsidR="003F3871" w:rsidRPr="00CA7A57" w:rsidRDefault="003F3871" w:rsidP="00BD6EE7">
      <w:pPr>
        <w:pStyle w:val="Prrafodelista"/>
        <w:numPr>
          <w:ilvl w:val="0"/>
          <w:numId w:val="47"/>
        </w:numPr>
        <w:spacing w:line="360" w:lineRule="auto"/>
        <w:jc w:val="both"/>
        <w:rPr>
          <w:rFonts w:ascii="Times New Roman" w:hAnsi="Times New Roman" w:cs="Times New Roman"/>
          <w:i/>
          <w:lang w:val="es-CO"/>
        </w:rPr>
      </w:pPr>
      <w:r w:rsidRPr="00CA7A57">
        <w:rPr>
          <w:rFonts w:ascii="Times New Roman" w:hAnsi="Times New Roman" w:cs="Times New Roman"/>
          <w:i/>
          <w:lang w:val="es-CO"/>
        </w:rPr>
        <w:t>Ser quien garantiza los derechos de los estudiantes.</w:t>
      </w:r>
    </w:p>
    <w:p w14:paraId="054C6A4F" w14:textId="77777777" w:rsidR="003F3871" w:rsidRPr="00CA7A57" w:rsidRDefault="003F3871" w:rsidP="00BD6EE7">
      <w:pPr>
        <w:pStyle w:val="Prrafodelista"/>
        <w:numPr>
          <w:ilvl w:val="0"/>
          <w:numId w:val="47"/>
        </w:numPr>
        <w:spacing w:line="360" w:lineRule="auto"/>
        <w:jc w:val="both"/>
        <w:rPr>
          <w:rFonts w:ascii="Times New Roman" w:hAnsi="Times New Roman" w:cs="Times New Roman"/>
          <w:i/>
          <w:lang w:val="es-CO"/>
        </w:rPr>
      </w:pPr>
      <w:r w:rsidRPr="00CA7A57">
        <w:rPr>
          <w:rFonts w:ascii="Times New Roman" w:hAnsi="Times New Roman" w:cs="Times New Roman"/>
          <w:i/>
          <w:lang w:val="es-CO"/>
        </w:rPr>
        <w:t>Velar porque se observe el cumplimiento de los derechos de las estudiantes en el proceso de evaluación.</w:t>
      </w:r>
    </w:p>
    <w:p w14:paraId="5F970E1F" w14:textId="77777777" w:rsidR="003F3871" w:rsidRPr="00CA7A57" w:rsidRDefault="003F3871" w:rsidP="00BD6EE7">
      <w:pPr>
        <w:pStyle w:val="Prrafodelista"/>
        <w:numPr>
          <w:ilvl w:val="0"/>
          <w:numId w:val="47"/>
        </w:numPr>
        <w:spacing w:line="360" w:lineRule="auto"/>
        <w:jc w:val="both"/>
        <w:rPr>
          <w:rFonts w:ascii="Times New Roman" w:hAnsi="Times New Roman" w:cs="Times New Roman"/>
          <w:i/>
          <w:lang w:val="es-CO"/>
        </w:rPr>
      </w:pPr>
      <w:r w:rsidRPr="00CA7A57">
        <w:rPr>
          <w:rFonts w:ascii="Times New Roman" w:hAnsi="Times New Roman" w:cs="Times New Roman"/>
          <w:i/>
          <w:lang w:val="es-CO"/>
        </w:rPr>
        <w:t>Recibir y dar trámite a los reclamos que se presenten en el proceso de evaluación de las estudiantes de cualquier grado.</w:t>
      </w:r>
    </w:p>
    <w:p w14:paraId="71013A07" w14:textId="77777777" w:rsidR="003F3871" w:rsidRPr="004C0905" w:rsidRDefault="003F3871" w:rsidP="004C0905">
      <w:pPr>
        <w:spacing w:line="360" w:lineRule="auto"/>
        <w:jc w:val="center"/>
        <w:rPr>
          <w:rFonts w:ascii="Times New Roman" w:hAnsi="Times New Roman" w:cs="Times New Roman"/>
          <w:b/>
          <w:i/>
          <w:sz w:val="26"/>
          <w:szCs w:val="26"/>
          <w:lang w:val="es-CO"/>
        </w:rPr>
      </w:pPr>
      <w:r w:rsidRPr="004C0905">
        <w:rPr>
          <w:rFonts w:ascii="Times New Roman" w:hAnsi="Times New Roman" w:cs="Times New Roman"/>
          <w:b/>
          <w:i/>
          <w:sz w:val="26"/>
          <w:szCs w:val="26"/>
          <w:lang w:val="es-CO"/>
        </w:rPr>
        <w:t>CAPITULO IX</w:t>
      </w:r>
    </w:p>
    <w:p w14:paraId="18D4F124" w14:textId="77777777" w:rsidR="004C0905" w:rsidRDefault="003F3871" w:rsidP="004C0905">
      <w:pPr>
        <w:spacing w:line="360" w:lineRule="auto"/>
        <w:jc w:val="center"/>
        <w:rPr>
          <w:rFonts w:ascii="Times New Roman" w:hAnsi="Times New Roman" w:cs="Times New Roman"/>
          <w:b/>
          <w:i/>
          <w:sz w:val="26"/>
          <w:szCs w:val="26"/>
          <w:lang w:val="es-CO"/>
        </w:rPr>
      </w:pPr>
      <w:r w:rsidRPr="004C0905">
        <w:rPr>
          <w:rFonts w:ascii="Times New Roman" w:hAnsi="Times New Roman" w:cs="Times New Roman"/>
          <w:b/>
          <w:i/>
          <w:sz w:val="26"/>
          <w:szCs w:val="26"/>
          <w:lang w:val="es-CO"/>
        </w:rPr>
        <w:t xml:space="preserve">RECONOCIMIENTOS, MODIFICACIONES,  </w:t>
      </w:r>
    </w:p>
    <w:p w14:paraId="571C123B" w14:textId="226518AC" w:rsidR="003F3871" w:rsidRDefault="003F3871" w:rsidP="004C0905">
      <w:pPr>
        <w:spacing w:line="360" w:lineRule="auto"/>
        <w:jc w:val="center"/>
        <w:rPr>
          <w:rFonts w:ascii="Times New Roman" w:hAnsi="Times New Roman" w:cs="Times New Roman"/>
          <w:b/>
          <w:i/>
          <w:sz w:val="26"/>
          <w:szCs w:val="26"/>
          <w:lang w:val="es-CO"/>
        </w:rPr>
      </w:pPr>
      <w:r w:rsidRPr="004C0905">
        <w:rPr>
          <w:rFonts w:ascii="Times New Roman" w:hAnsi="Times New Roman" w:cs="Times New Roman"/>
          <w:b/>
          <w:i/>
          <w:sz w:val="26"/>
          <w:szCs w:val="26"/>
          <w:lang w:val="es-CO"/>
        </w:rPr>
        <w:t>EXCEPCIONES Y VIGENCIA</w:t>
      </w:r>
    </w:p>
    <w:p w14:paraId="1B703410" w14:textId="77777777" w:rsidR="004C0905" w:rsidRPr="004C0905" w:rsidRDefault="004C0905" w:rsidP="004C0905">
      <w:pPr>
        <w:spacing w:line="360" w:lineRule="auto"/>
        <w:jc w:val="center"/>
        <w:rPr>
          <w:rFonts w:ascii="Times New Roman" w:hAnsi="Times New Roman" w:cs="Times New Roman"/>
          <w:b/>
          <w:i/>
          <w:sz w:val="26"/>
          <w:szCs w:val="26"/>
          <w:lang w:val="es-CO"/>
        </w:rPr>
      </w:pPr>
    </w:p>
    <w:p w14:paraId="6AF44CA7"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41º.  RECONOCIMIENTOS</w:t>
      </w:r>
      <w:r w:rsidRPr="00CA7A57">
        <w:rPr>
          <w:rFonts w:ascii="Times New Roman" w:hAnsi="Times New Roman" w:cs="Times New Roman"/>
          <w:i/>
          <w:lang w:val="es-CO"/>
        </w:rPr>
        <w:t xml:space="preserve">.  Para la culminación de cada uno de los niveles  de educación  y ciclos que ofrece la Institución Educativa Sidón, las estudiantes se harán acreedoras a: </w:t>
      </w:r>
    </w:p>
    <w:p w14:paraId="392DA019" w14:textId="77777777" w:rsidR="003F3871" w:rsidRPr="00CA7A57" w:rsidRDefault="003F3871" w:rsidP="003F3871">
      <w:pPr>
        <w:spacing w:line="360" w:lineRule="auto"/>
        <w:jc w:val="both"/>
        <w:rPr>
          <w:rFonts w:ascii="Times New Roman" w:hAnsi="Times New Roman" w:cs="Times New Roman"/>
          <w:i/>
          <w:lang w:val="es-CO"/>
        </w:rPr>
      </w:pPr>
    </w:p>
    <w:p w14:paraId="2663BB9F" w14:textId="77777777" w:rsidR="003F3871" w:rsidRPr="00CA7A57" w:rsidRDefault="003F3871" w:rsidP="00BD6EE7">
      <w:pPr>
        <w:pStyle w:val="Prrafodelista"/>
        <w:numPr>
          <w:ilvl w:val="0"/>
          <w:numId w:val="48"/>
        </w:numPr>
        <w:spacing w:line="360" w:lineRule="auto"/>
        <w:jc w:val="both"/>
        <w:rPr>
          <w:rFonts w:ascii="Times New Roman" w:hAnsi="Times New Roman" w:cs="Times New Roman"/>
          <w:i/>
          <w:lang w:val="es-CO"/>
        </w:rPr>
      </w:pPr>
      <w:r w:rsidRPr="00CA7A57">
        <w:rPr>
          <w:rFonts w:ascii="Times New Roman" w:hAnsi="Times New Roman" w:cs="Times New Roman"/>
          <w:i/>
          <w:lang w:val="es-CO"/>
        </w:rPr>
        <w:t>Transición (Preescolar),  Ceremonia  de Clausura,  se les otorga  diploma como constancia.</w:t>
      </w:r>
    </w:p>
    <w:p w14:paraId="5B2182C0" w14:textId="77777777" w:rsidR="003F3871" w:rsidRPr="00CA7A57" w:rsidRDefault="003F3871" w:rsidP="00BD6EE7">
      <w:pPr>
        <w:pStyle w:val="Prrafodelista"/>
        <w:numPr>
          <w:ilvl w:val="0"/>
          <w:numId w:val="4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Nivel de educación básica primaria. A las estudiantes que culminen  grado 5º y hayan aprobado todas las áreas incluyendo las de los grados anteriores, recibirán  Certificado de culminación de la educación  básica primaria. </w:t>
      </w:r>
    </w:p>
    <w:p w14:paraId="2FA1DE3C" w14:textId="77777777" w:rsidR="003F3871" w:rsidRPr="00CA7A57" w:rsidRDefault="003F3871" w:rsidP="00BD6EE7">
      <w:pPr>
        <w:pStyle w:val="Prrafodelista"/>
        <w:numPr>
          <w:ilvl w:val="0"/>
          <w:numId w:val="4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Nivel de Educación Básica Secundaria: A los estudiantes que culminen  grado 9º y hayan aprobado todas las áreas incluyendo las de los grados anteriores, recibirán  Certificado de culminación de la educación  básica. </w:t>
      </w:r>
    </w:p>
    <w:p w14:paraId="6FD77F82" w14:textId="77777777" w:rsidR="003F3871" w:rsidRPr="00CA7A57" w:rsidRDefault="003F3871" w:rsidP="00BD6EE7">
      <w:pPr>
        <w:pStyle w:val="Prrafodelista"/>
        <w:numPr>
          <w:ilvl w:val="0"/>
          <w:numId w:val="48"/>
        </w:num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Nivel de Educación Media: A los  estudiantes que culminen  grado 11º que hayan aprobado todos los niveles y ciclos incluyendo el grado undécimo,  cumplido los requisitos: de democracia, el servicio social  y la presentación de las pruebas ICFES, se les entregará  el título de bachiller   académico en ceremonia pública o privada, en día y fecha definida por Rectoría. </w:t>
      </w:r>
    </w:p>
    <w:p w14:paraId="394384A7" w14:textId="77777777" w:rsidR="003F3871" w:rsidRPr="00CA7A57" w:rsidRDefault="003F3871" w:rsidP="003F3871">
      <w:pPr>
        <w:spacing w:line="360" w:lineRule="auto"/>
        <w:jc w:val="both"/>
        <w:rPr>
          <w:rFonts w:ascii="Times New Roman" w:hAnsi="Times New Roman" w:cs="Times New Roman"/>
          <w:i/>
          <w:lang w:val="es-CO"/>
        </w:rPr>
      </w:pPr>
    </w:p>
    <w:p w14:paraId="6E44E031"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lastRenderedPageBreak/>
        <w:t>PARAGRAFO VIGESIMO TERCERO.  ESTIMULOS</w:t>
      </w:r>
      <w:r w:rsidRPr="00CA7A57">
        <w:rPr>
          <w:rFonts w:ascii="Times New Roman" w:hAnsi="Times New Roman" w:cs="Times New Roman"/>
          <w:i/>
          <w:lang w:val="es-CO"/>
        </w:rPr>
        <w:t>.  Con el fin de estimular la excelencia académica de las estudiantes en Institución Educativa Sidón, se tendrán los siguientes estímulos:</w:t>
      </w:r>
    </w:p>
    <w:p w14:paraId="6359BCB9"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 </w:t>
      </w:r>
    </w:p>
    <w:p w14:paraId="04A9E80B" w14:textId="77777777" w:rsidR="003F3871" w:rsidRPr="00CA7A57" w:rsidRDefault="003F3871" w:rsidP="00BD6EE7">
      <w:pPr>
        <w:pStyle w:val="Prrafodelista"/>
        <w:numPr>
          <w:ilvl w:val="0"/>
          <w:numId w:val="49"/>
        </w:numPr>
        <w:spacing w:line="360" w:lineRule="auto"/>
        <w:jc w:val="both"/>
        <w:rPr>
          <w:rFonts w:ascii="Times New Roman" w:hAnsi="Times New Roman" w:cs="Times New Roman"/>
          <w:i/>
          <w:lang w:val="es-CO"/>
        </w:rPr>
      </w:pPr>
      <w:r w:rsidRPr="004C0905">
        <w:rPr>
          <w:rFonts w:ascii="Times New Roman" w:hAnsi="Times New Roman" w:cs="Times New Roman"/>
          <w:b/>
          <w:i/>
          <w:lang w:val="es-CO"/>
        </w:rPr>
        <w:t>RESULTADOS PRUEBAS ICFES, OLIMPIADAS DEL CONOCIMIENTO E INGRESO A LA UNIVERSIDAD</w:t>
      </w:r>
      <w:r w:rsidRPr="00CA7A57">
        <w:rPr>
          <w:rFonts w:ascii="Times New Roman" w:hAnsi="Times New Roman" w:cs="Times New Roman"/>
          <w:i/>
          <w:lang w:val="es-CO"/>
        </w:rPr>
        <w:t>.    A   las estudiantes de la institución cuyos  resultados en las pruebas externas  ICFES, Olimpiadas del Conocimiento e ingreso a la universidad, que  hayan obtenido un buen desempeño  se les tendrá en cuenta en las notas del respectivo periodo académico. Para dar cumplimiento a lo anterior, el  estudiante debe  acreditar constancia de la universidad como estudiante admitido.</w:t>
      </w:r>
    </w:p>
    <w:p w14:paraId="05379184" w14:textId="77777777" w:rsidR="003F3871" w:rsidRPr="00CA7A57" w:rsidRDefault="003F3871" w:rsidP="003F3871">
      <w:pPr>
        <w:spacing w:line="360" w:lineRule="auto"/>
        <w:jc w:val="both"/>
        <w:rPr>
          <w:rFonts w:ascii="Times New Roman" w:hAnsi="Times New Roman" w:cs="Times New Roman"/>
          <w:i/>
          <w:lang w:val="es-CO"/>
        </w:rPr>
      </w:pPr>
    </w:p>
    <w:p w14:paraId="3FD62C2D"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42º.  MODIFICACION</w:t>
      </w:r>
      <w:r w:rsidRPr="00CA7A57">
        <w:rPr>
          <w:rFonts w:ascii="Times New Roman" w:hAnsi="Times New Roman" w:cs="Times New Roman"/>
          <w:i/>
          <w:lang w:val="es-CO"/>
        </w:rPr>
        <w:t>. Cuando se requiera realizar por considerarse necesario cualquier modificación al acuerdo del SIEPE, se deberá seguir el procedimiento  enunciado en el Artículo 8º  del Decreto 1290 de 2009.</w:t>
      </w:r>
    </w:p>
    <w:p w14:paraId="16698F2B" w14:textId="77777777" w:rsidR="003F3871" w:rsidRPr="00CA7A57" w:rsidRDefault="003F3871" w:rsidP="003F3871">
      <w:pPr>
        <w:spacing w:line="360" w:lineRule="auto"/>
        <w:jc w:val="both"/>
        <w:rPr>
          <w:rFonts w:ascii="Times New Roman" w:hAnsi="Times New Roman" w:cs="Times New Roman"/>
          <w:i/>
          <w:lang w:val="es-CO"/>
        </w:rPr>
      </w:pPr>
    </w:p>
    <w:p w14:paraId="6AA62FC6"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43º.  PREESCOLAR</w:t>
      </w:r>
      <w:r w:rsidRPr="00CA7A57">
        <w:rPr>
          <w:rFonts w:ascii="Times New Roman" w:hAnsi="Times New Roman" w:cs="Times New Roman"/>
          <w:i/>
          <w:lang w:val="es-CO"/>
        </w:rPr>
        <w:t>. Se exceptúan de la aplicación en lo estableció en el presente acuerdo las estudiantes de Preescolar, pues se seguirán rigiendo por lo establecido en el Decreto  2247 de 1997.</w:t>
      </w:r>
    </w:p>
    <w:p w14:paraId="04839FE4" w14:textId="77777777" w:rsidR="003F3871" w:rsidRPr="00CA7A57" w:rsidRDefault="003F3871" w:rsidP="003F3871">
      <w:pPr>
        <w:spacing w:line="360" w:lineRule="auto"/>
        <w:jc w:val="both"/>
        <w:rPr>
          <w:rFonts w:ascii="Times New Roman" w:hAnsi="Times New Roman" w:cs="Times New Roman"/>
          <w:i/>
          <w:lang w:val="es-CO"/>
        </w:rPr>
      </w:pPr>
    </w:p>
    <w:p w14:paraId="4899A2F4"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44º. TRANSICION DE NORMAS</w:t>
      </w:r>
      <w:r w:rsidRPr="00CA7A57">
        <w:rPr>
          <w:rFonts w:ascii="Times New Roman" w:hAnsi="Times New Roman" w:cs="Times New Roman"/>
          <w:i/>
          <w:lang w:val="es-CO"/>
        </w:rPr>
        <w:t>.  A los  estudiantes con áreas insuficientes o deficientes de años anteriores al 2014 regidos por el Decreto 0230, se les dará por superadas las deficiencias, con la presentación de las actividades de recuperación en enero de 2019. Cualquier situación nueva que se genere al respecto,    se resolverá con lo establecido en el Decreto 1290.</w:t>
      </w:r>
    </w:p>
    <w:p w14:paraId="490D3C2A" w14:textId="77777777" w:rsidR="003F3871" w:rsidRPr="00CA7A57" w:rsidRDefault="003F3871" w:rsidP="003F3871">
      <w:pPr>
        <w:spacing w:line="360" w:lineRule="auto"/>
        <w:jc w:val="both"/>
        <w:rPr>
          <w:rFonts w:ascii="Times New Roman" w:hAnsi="Times New Roman" w:cs="Times New Roman"/>
          <w:i/>
          <w:lang w:val="es-CO"/>
        </w:rPr>
      </w:pPr>
    </w:p>
    <w:p w14:paraId="1BC9E2B7" w14:textId="77777777" w:rsidR="003F3871" w:rsidRPr="00CA7A57" w:rsidRDefault="003F3871" w:rsidP="003F3871">
      <w:pPr>
        <w:spacing w:line="360" w:lineRule="auto"/>
        <w:jc w:val="both"/>
        <w:rPr>
          <w:rFonts w:ascii="Times New Roman" w:hAnsi="Times New Roman" w:cs="Times New Roman"/>
          <w:i/>
          <w:lang w:val="es-CO"/>
        </w:rPr>
      </w:pPr>
      <w:r w:rsidRPr="004C0905">
        <w:rPr>
          <w:rFonts w:ascii="Times New Roman" w:hAnsi="Times New Roman" w:cs="Times New Roman"/>
          <w:b/>
          <w:i/>
          <w:lang w:val="es-CO"/>
        </w:rPr>
        <w:t>ARTICULO 45º.  VIGENCIA.</w:t>
      </w:r>
      <w:r w:rsidRPr="00CA7A57">
        <w:rPr>
          <w:rFonts w:ascii="Times New Roman" w:hAnsi="Times New Roman" w:cs="Times New Roman"/>
          <w:i/>
          <w:lang w:val="es-CO"/>
        </w:rPr>
        <w:t xml:space="preserve">  El presente Acuerdo rige a partir de la entrada en vigencia de la Resolución que establece el calendario académico año escolar 2020 para los establecimientos de carácter oficial que imparten educación formal,  </w:t>
      </w:r>
      <w:r w:rsidRPr="00CA7A57">
        <w:rPr>
          <w:rFonts w:ascii="Times New Roman" w:hAnsi="Times New Roman" w:cs="Times New Roman"/>
          <w:i/>
          <w:lang w:val="es-CO"/>
        </w:rPr>
        <w:lastRenderedPageBreak/>
        <w:t xml:space="preserve">regular o de adultos, en los niveles y ciclos que establece la normatividad educativa. </w:t>
      </w:r>
    </w:p>
    <w:p w14:paraId="6839E37E"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Este acuerdo deroga todas las normas de carácter interno que existan a  la fecha.  </w:t>
      </w:r>
    </w:p>
    <w:p w14:paraId="0FD95229" w14:textId="77777777" w:rsidR="003F3871" w:rsidRPr="00CA7A57" w:rsidRDefault="003F3871" w:rsidP="003F3871">
      <w:pPr>
        <w:spacing w:line="360" w:lineRule="auto"/>
        <w:jc w:val="both"/>
        <w:rPr>
          <w:rFonts w:ascii="Times New Roman" w:hAnsi="Times New Roman" w:cs="Times New Roman"/>
          <w:i/>
          <w:lang w:val="es-CO"/>
        </w:rPr>
      </w:pPr>
    </w:p>
    <w:p w14:paraId="1F31AC43" w14:textId="77777777" w:rsidR="003F3871" w:rsidRPr="00CA7A57" w:rsidRDefault="003F3871" w:rsidP="003F3871">
      <w:pPr>
        <w:spacing w:line="360" w:lineRule="auto"/>
        <w:jc w:val="both"/>
        <w:rPr>
          <w:rFonts w:ascii="Times New Roman" w:hAnsi="Times New Roman" w:cs="Times New Roman"/>
          <w:i/>
          <w:lang w:val="es-CO"/>
        </w:rPr>
      </w:pPr>
      <w:r w:rsidRPr="00CA7A57">
        <w:rPr>
          <w:rFonts w:ascii="Times New Roman" w:hAnsi="Times New Roman" w:cs="Times New Roman"/>
          <w:i/>
          <w:lang w:val="es-CO"/>
        </w:rPr>
        <w:t xml:space="preserve">Dado en el Corregimiento de Sidón, municipio de Cumbitara  a los 27 días del mes de Octubre de 2019. </w:t>
      </w:r>
    </w:p>
    <w:p w14:paraId="4FAA571D" w14:textId="77777777" w:rsidR="003F3871" w:rsidRPr="00CA7A57" w:rsidRDefault="003F3871" w:rsidP="003F3871">
      <w:pPr>
        <w:spacing w:line="360" w:lineRule="auto"/>
        <w:jc w:val="both"/>
        <w:rPr>
          <w:rFonts w:ascii="Times New Roman" w:hAnsi="Times New Roman" w:cs="Times New Roman"/>
          <w:i/>
          <w:lang w:val="es-CO"/>
        </w:rPr>
      </w:pPr>
    </w:p>
    <w:p w14:paraId="54DCC608" w14:textId="77777777" w:rsidR="003F3871" w:rsidRPr="004C0905" w:rsidRDefault="003F3871" w:rsidP="003F3871">
      <w:pPr>
        <w:spacing w:line="360" w:lineRule="auto"/>
        <w:jc w:val="both"/>
        <w:rPr>
          <w:rFonts w:ascii="Times New Roman" w:hAnsi="Times New Roman" w:cs="Times New Roman"/>
          <w:b/>
          <w:i/>
          <w:lang w:val="es-CO"/>
        </w:rPr>
      </w:pPr>
      <w:r w:rsidRPr="004C0905">
        <w:rPr>
          <w:rFonts w:ascii="Times New Roman" w:hAnsi="Times New Roman" w:cs="Times New Roman"/>
          <w:b/>
          <w:i/>
          <w:lang w:val="es-CO"/>
        </w:rPr>
        <w:t>COMUNIQUESE Y CUMPLASE</w:t>
      </w:r>
    </w:p>
    <w:p w14:paraId="479DEA5D" w14:textId="77777777" w:rsidR="00846A6C" w:rsidRPr="00846A6C" w:rsidRDefault="00846A6C" w:rsidP="00846A6C">
      <w:pPr>
        <w:pStyle w:val="Prrafodelista"/>
        <w:spacing w:line="360" w:lineRule="auto"/>
        <w:ind w:left="0" w:firstLine="708"/>
        <w:jc w:val="center"/>
        <w:rPr>
          <w:rFonts w:ascii="Times New Roman" w:hAnsi="Times New Roman" w:cs="Times New Roman"/>
          <w:b/>
          <w:i/>
          <w:sz w:val="28"/>
          <w:szCs w:val="28"/>
        </w:rPr>
      </w:pPr>
      <w:r>
        <w:rPr>
          <w:rFonts w:ascii="Times New Roman" w:hAnsi="Times New Roman" w:cs="Times New Roman"/>
          <w:b/>
          <w:i/>
          <w:sz w:val="28"/>
          <w:szCs w:val="28"/>
        </w:rPr>
        <w:br w:type="page"/>
      </w:r>
      <w:r w:rsidRPr="00846A6C">
        <w:rPr>
          <w:rFonts w:ascii="Times New Roman" w:hAnsi="Times New Roman" w:cs="Times New Roman"/>
          <w:b/>
          <w:i/>
          <w:sz w:val="28"/>
          <w:szCs w:val="28"/>
        </w:rPr>
        <w:lastRenderedPageBreak/>
        <w:t>ESCUELA DE FAMILIA</w:t>
      </w:r>
    </w:p>
    <w:p w14:paraId="1034CD33" w14:textId="77777777" w:rsidR="00846A6C" w:rsidRPr="004D0949" w:rsidRDefault="00846A6C" w:rsidP="00846A6C">
      <w:pPr>
        <w:jc w:val="both"/>
        <w:rPr>
          <w:rFonts w:ascii="Times New Roman" w:hAnsi="Times New Roman" w:cs="Times New Roman"/>
          <w:b/>
          <w:i/>
          <w:szCs w:val="24"/>
        </w:rPr>
      </w:pPr>
    </w:p>
    <w:p w14:paraId="54B0E814" w14:textId="77777777" w:rsidR="00846A6C" w:rsidRPr="004D0949" w:rsidRDefault="00846A6C" w:rsidP="00846A6C">
      <w:pPr>
        <w:jc w:val="both"/>
        <w:rPr>
          <w:rFonts w:ascii="Times New Roman" w:hAnsi="Times New Roman" w:cs="Times New Roman"/>
          <w:b/>
          <w:i/>
          <w:szCs w:val="24"/>
        </w:rPr>
      </w:pPr>
      <w:r w:rsidRPr="004D0949">
        <w:rPr>
          <w:rFonts w:ascii="Times New Roman" w:hAnsi="Times New Roman" w:cs="Times New Roman"/>
          <w:b/>
          <w:i/>
          <w:szCs w:val="24"/>
        </w:rPr>
        <w:t xml:space="preserve">1. PRESENTACION </w:t>
      </w:r>
    </w:p>
    <w:p w14:paraId="31E8DFC5" w14:textId="77777777" w:rsidR="002E0007" w:rsidRDefault="002E0007" w:rsidP="00846A6C">
      <w:pPr>
        <w:jc w:val="both"/>
        <w:rPr>
          <w:rFonts w:ascii="Times New Roman" w:hAnsi="Times New Roman" w:cs="Times New Roman"/>
          <w:b/>
          <w:i/>
          <w:szCs w:val="24"/>
        </w:rPr>
      </w:pPr>
    </w:p>
    <w:p w14:paraId="688D9712" w14:textId="47340677" w:rsidR="00846A6C" w:rsidRPr="00102A8A" w:rsidRDefault="00846A6C" w:rsidP="00846A6C">
      <w:pPr>
        <w:jc w:val="both"/>
        <w:rPr>
          <w:rFonts w:ascii="Times New Roman" w:hAnsi="Times New Roman" w:cs="Times New Roman"/>
          <w:b/>
          <w:i/>
          <w:caps/>
          <w:szCs w:val="24"/>
        </w:rPr>
      </w:pPr>
      <w:r w:rsidRPr="004D0949">
        <w:rPr>
          <w:rFonts w:ascii="Times New Roman" w:hAnsi="Times New Roman" w:cs="Times New Roman"/>
          <w:b/>
          <w:i/>
          <w:szCs w:val="24"/>
        </w:rPr>
        <w:t xml:space="preserve">NOMBRE DEL PROYECTO PEDAGÓGICO: </w:t>
      </w:r>
      <w:r w:rsidRPr="004D0949">
        <w:rPr>
          <w:rFonts w:ascii="Times New Roman" w:hAnsi="Times New Roman" w:cs="Times New Roman"/>
          <w:b/>
          <w:i/>
          <w:szCs w:val="24"/>
        </w:rPr>
        <w:tab/>
      </w:r>
      <w:r w:rsidRPr="00102A8A">
        <w:rPr>
          <w:rFonts w:ascii="Times New Roman" w:hAnsi="Times New Roman" w:cs="Times New Roman"/>
          <w:b/>
          <w:i/>
          <w:caps/>
          <w:szCs w:val="24"/>
        </w:rPr>
        <w:t>Escuela de Familia</w:t>
      </w:r>
    </w:p>
    <w:p w14:paraId="1AE9752B" w14:textId="77777777" w:rsidR="00846A6C" w:rsidRPr="00102A8A" w:rsidRDefault="00846A6C" w:rsidP="00846A6C">
      <w:pPr>
        <w:jc w:val="both"/>
        <w:rPr>
          <w:rFonts w:ascii="Times New Roman" w:hAnsi="Times New Roman" w:cs="Times New Roman"/>
          <w:b/>
          <w:i/>
          <w:caps/>
          <w:szCs w:val="24"/>
        </w:rPr>
      </w:pPr>
    </w:p>
    <w:p w14:paraId="0940B995" w14:textId="77777777" w:rsidR="00846A6C" w:rsidRPr="004D0949" w:rsidRDefault="00846A6C" w:rsidP="00846A6C">
      <w:pPr>
        <w:jc w:val="both"/>
        <w:rPr>
          <w:rFonts w:ascii="Times New Roman" w:hAnsi="Times New Roman" w:cs="Times New Roman"/>
          <w:b/>
          <w:i/>
          <w:szCs w:val="24"/>
        </w:rPr>
      </w:pPr>
      <w:r w:rsidRPr="004D0949">
        <w:rPr>
          <w:rFonts w:ascii="Times New Roman" w:hAnsi="Times New Roman" w:cs="Times New Roman"/>
          <w:i/>
          <w:noProof/>
          <w:szCs w:val="24"/>
          <w:lang w:val="es-CO" w:eastAsia="es-CO"/>
        </w:rPr>
        <mc:AlternateContent>
          <mc:Choice Requires="wps">
            <w:drawing>
              <wp:anchor distT="0" distB="0" distL="114300" distR="114300" simplePos="0" relativeHeight="251692032" behindDoc="1" locked="0" layoutInCell="1" allowOverlap="1" wp14:anchorId="5D7258F4" wp14:editId="0232789A">
                <wp:simplePos x="0" y="0"/>
                <wp:positionH relativeFrom="margin">
                  <wp:align>center</wp:align>
                </wp:positionH>
                <wp:positionV relativeFrom="paragraph">
                  <wp:posOffset>194945</wp:posOffset>
                </wp:positionV>
                <wp:extent cx="7163435" cy="6067425"/>
                <wp:effectExtent l="0" t="0" r="0" b="9525"/>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63435" cy="6067425"/>
                        </a:xfrm>
                        <a:prstGeom prst="rect">
                          <a:avLst/>
                        </a:prstGeom>
                        <a:noFill/>
                        <a:ln>
                          <a:noFill/>
                        </a:ln>
                        <a:effectLst/>
                      </wps:spPr>
                      <wps:txbx>
                        <w:txbxContent>
                          <w:p w14:paraId="51148F1B" w14:textId="77777777" w:rsidR="0005013E" w:rsidRPr="004D0949" w:rsidRDefault="0005013E" w:rsidP="00846A6C">
                            <w:pPr>
                              <w:spacing w:line="480" w:lineRule="auto"/>
                              <w:rPr>
                                <w:rFonts w:ascii="Arial" w:hAnsi="Arial" w:cs="Arial"/>
                                <w:b/>
                                <w:i/>
                                <w:color w:val="44546A" w:themeColor="text2"/>
                                <w:sz w:val="48"/>
                                <w:szCs w:val="72"/>
                                <w:lang w:val="es-MX"/>
                              </w:rPr>
                            </w:pPr>
                          </w:p>
                          <w:p w14:paraId="1CC2CF36" w14:textId="77777777" w:rsidR="0005013E" w:rsidRPr="004D0949" w:rsidRDefault="0005013E" w:rsidP="00846A6C">
                            <w:pPr>
                              <w:spacing w:line="480" w:lineRule="auto"/>
                              <w:jc w:val="center"/>
                              <w:rPr>
                                <w:rFonts w:ascii="Arial" w:hAnsi="Arial" w:cs="Arial"/>
                                <w:b/>
                                <w:i/>
                                <w:color w:val="44546A" w:themeColor="text2"/>
                                <w:sz w:val="48"/>
                                <w:szCs w:val="72"/>
                                <w:lang w:val="es-MX"/>
                              </w:rPr>
                            </w:pPr>
                            <w:r w:rsidRPr="004D0949">
                              <w:rPr>
                                <w:rFonts w:ascii="Arial" w:hAnsi="Arial" w:cs="Arial"/>
                                <w:b/>
                                <w:i/>
                                <w:color w:val="44546A" w:themeColor="text2"/>
                                <w:sz w:val="48"/>
                                <w:szCs w:val="72"/>
                                <w:lang w:val="es-MX"/>
                              </w:rPr>
                              <w:t>ENCIENDE LLAMAS DE AMOR Y TENDRAS UN HOGAR LUMINOSO</w:t>
                            </w:r>
                          </w:p>
                          <w:p w14:paraId="7893FA45" w14:textId="77777777" w:rsidR="0005013E" w:rsidRPr="004D0949" w:rsidRDefault="0005013E" w:rsidP="00846A6C">
                            <w:pPr>
                              <w:spacing w:line="480" w:lineRule="auto"/>
                              <w:rPr>
                                <w:rFonts w:ascii="Arial" w:hAnsi="Arial" w:cs="Arial"/>
                                <w:b/>
                                <w:i/>
                                <w:color w:val="EAE9E9" w:themeColor="background2" w:themeTint="D8"/>
                                <w:sz w:val="72"/>
                                <w:szCs w:val="72"/>
                                <w:lang w:val="es-MX"/>
                              </w:rPr>
                            </w:pPr>
                          </w:p>
                          <w:p w14:paraId="5FF516FC" w14:textId="77777777" w:rsidR="0005013E" w:rsidRPr="004D0949" w:rsidRDefault="0005013E" w:rsidP="00846A6C">
                            <w:pPr>
                              <w:spacing w:line="480" w:lineRule="auto"/>
                              <w:rPr>
                                <w:rFonts w:ascii="Arial" w:hAnsi="Arial" w:cs="Arial"/>
                                <w:b/>
                                <w:i/>
                                <w:color w:val="EAE9E9" w:themeColor="background2" w:themeTint="D8"/>
                                <w:sz w:val="72"/>
                                <w:szCs w:val="72"/>
                                <w:lang w:val="es-MX"/>
                              </w:rPr>
                            </w:pPr>
                          </w:p>
                          <w:p w14:paraId="587FAD5E" w14:textId="77777777" w:rsidR="0005013E" w:rsidRDefault="0005013E" w:rsidP="00846A6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D7258F4" id="Cuadro de texto 26" o:spid="_x0000_s1029" type="#_x0000_t202" style="position:absolute;left:0;text-align:left;margin-left:0;margin-top:15.35pt;width:564.05pt;height:477.75pt;z-index:-2516244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" filled="f" stroked="f">
                <v:path arrowok="t"/>
                <v:textbox>
                  <w:txbxContent>
                    <w:p w14:paraId="51148F1B" w14:textId="77777777" w:rsidR="00846A6C" w:rsidRPr="004D0949" w:rsidRDefault="00846A6C" w:rsidP="00846A6C">
                      <w:pPr>
                        <w:spacing w:line="480" w:lineRule="auto"/>
                        <w:rPr>
                          <w:rFonts w:ascii="Arial" w:hAnsi="Arial" w:cs="Arial"/>
                          <w:b/>
                          <w:i/>
                          <w:color w:val="44546A" w:themeColor="text2"/>
                          <w:sz w:val="48"/>
                          <w:szCs w:val="72"/>
                          <w:lang w:val="es-MX"/>
                        </w:rPr>
                      </w:pPr>
                    </w:p>
                    <w:p w14:paraId="1CC2CF36" w14:textId="77777777" w:rsidR="00846A6C" w:rsidRPr="004D0949" w:rsidRDefault="00846A6C" w:rsidP="00846A6C">
                      <w:pPr>
                        <w:spacing w:line="480" w:lineRule="auto"/>
                        <w:jc w:val="center"/>
                        <w:rPr>
                          <w:rFonts w:ascii="Arial" w:hAnsi="Arial" w:cs="Arial"/>
                          <w:b/>
                          <w:i/>
                          <w:color w:val="44546A" w:themeColor="text2"/>
                          <w:sz w:val="48"/>
                          <w:szCs w:val="72"/>
                          <w:lang w:val="es-MX"/>
                        </w:rPr>
                      </w:pPr>
                      <w:r w:rsidRPr="004D0949">
                        <w:rPr>
                          <w:rFonts w:ascii="Arial" w:hAnsi="Arial" w:cs="Arial"/>
                          <w:b/>
                          <w:i/>
                          <w:color w:val="44546A" w:themeColor="text2"/>
                          <w:sz w:val="48"/>
                          <w:szCs w:val="72"/>
                          <w:lang w:val="es-MX"/>
                        </w:rPr>
                        <w:t>ENCIENDE LLAMAS DE AMOR Y TENDRAS UN HOGAR LUMINOSO</w:t>
                      </w:r>
                    </w:p>
                    <w:p w14:paraId="7893FA45" w14:textId="77777777" w:rsidR="00846A6C" w:rsidRPr="004D0949" w:rsidRDefault="00846A6C" w:rsidP="00846A6C">
                      <w:pPr>
                        <w:spacing w:line="480" w:lineRule="auto"/>
                        <w:rPr>
                          <w:rFonts w:ascii="Arial" w:hAnsi="Arial" w:cs="Arial"/>
                          <w:b/>
                          <w:i/>
                          <w:color w:val="EAE9E9" w:themeColor="background2" w:themeTint="D8"/>
                          <w:sz w:val="72"/>
                          <w:szCs w:val="72"/>
                          <w:lang w:val="es-MX"/>
                        </w:rPr>
                      </w:pPr>
                    </w:p>
                    <w:p w14:paraId="5FF516FC" w14:textId="77777777" w:rsidR="00846A6C" w:rsidRPr="004D0949" w:rsidRDefault="00846A6C" w:rsidP="00846A6C">
                      <w:pPr>
                        <w:spacing w:line="480" w:lineRule="auto"/>
                        <w:rPr>
                          <w:rFonts w:ascii="Arial" w:hAnsi="Arial" w:cs="Arial"/>
                          <w:b/>
                          <w:i/>
                          <w:color w:val="EAE9E9" w:themeColor="background2" w:themeTint="D8"/>
                          <w:sz w:val="72"/>
                          <w:szCs w:val="72"/>
                          <w:lang w:val="es-MX"/>
                        </w:rPr>
                      </w:pPr>
                    </w:p>
                    <w:p w14:paraId="587FAD5E" w14:textId="77777777" w:rsidR="00846A6C" w:rsidRDefault="00846A6C" w:rsidP="00846A6C"/>
                  </w:txbxContent>
                </v:textbox>
                <w10:wrap anchorx="margin"/>
              </v:shape>
            </w:pict>
          </mc:Fallback>
        </mc:AlternateContent>
      </w:r>
      <w:r w:rsidRPr="004D0949">
        <w:rPr>
          <w:rFonts w:ascii="Times New Roman" w:hAnsi="Times New Roman" w:cs="Times New Roman"/>
          <w:b/>
          <w:i/>
          <w:szCs w:val="24"/>
        </w:rPr>
        <w:t>RESPONSABLE: AURA INES MARTINEZ R.</w:t>
      </w:r>
    </w:p>
    <w:p w14:paraId="131C3D22" w14:textId="77777777" w:rsidR="00846A6C" w:rsidRPr="004D0949" w:rsidRDefault="00846A6C" w:rsidP="00846A6C">
      <w:pPr>
        <w:jc w:val="both"/>
        <w:rPr>
          <w:rFonts w:ascii="Times New Roman" w:hAnsi="Times New Roman" w:cs="Times New Roman"/>
          <w:b/>
          <w:i/>
          <w:szCs w:val="24"/>
        </w:rPr>
      </w:pPr>
    </w:p>
    <w:p w14:paraId="3D61F713" w14:textId="77777777" w:rsidR="00846A6C" w:rsidRPr="004D0949" w:rsidRDefault="00846A6C" w:rsidP="00846A6C">
      <w:pPr>
        <w:jc w:val="both"/>
        <w:rPr>
          <w:rFonts w:ascii="Times New Roman" w:hAnsi="Times New Roman" w:cs="Times New Roman"/>
          <w:b/>
          <w:i/>
          <w:szCs w:val="24"/>
        </w:rPr>
      </w:pPr>
    </w:p>
    <w:p w14:paraId="725076CE" w14:textId="77777777" w:rsidR="00846A6C" w:rsidRPr="004D0949" w:rsidRDefault="00846A6C" w:rsidP="00846A6C">
      <w:pPr>
        <w:jc w:val="both"/>
        <w:rPr>
          <w:rFonts w:ascii="Times New Roman" w:hAnsi="Times New Roman" w:cs="Times New Roman"/>
          <w:b/>
          <w:i/>
          <w:szCs w:val="24"/>
        </w:rPr>
      </w:pPr>
    </w:p>
    <w:p w14:paraId="13EAB40D" w14:textId="77777777" w:rsidR="00846A6C" w:rsidRPr="004D0949" w:rsidRDefault="00846A6C" w:rsidP="00846A6C">
      <w:pPr>
        <w:jc w:val="both"/>
        <w:rPr>
          <w:rFonts w:ascii="Times New Roman" w:hAnsi="Times New Roman" w:cs="Times New Roman"/>
          <w:b/>
          <w:i/>
          <w:szCs w:val="24"/>
        </w:rPr>
      </w:pPr>
    </w:p>
    <w:p w14:paraId="2E0A09E6" w14:textId="77777777" w:rsidR="00846A6C" w:rsidRPr="004D0949" w:rsidRDefault="00846A6C" w:rsidP="00846A6C">
      <w:pPr>
        <w:jc w:val="both"/>
        <w:rPr>
          <w:rFonts w:ascii="Times New Roman" w:hAnsi="Times New Roman" w:cs="Times New Roman"/>
          <w:b/>
          <w:i/>
          <w:szCs w:val="24"/>
        </w:rPr>
      </w:pPr>
    </w:p>
    <w:p w14:paraId="522A98B7" w14:textId="77777777" w:rsidR="00846A6C" w:rsidRPr="004D0949" w:rsidRDefault="00846A6C" w:rsidP="00846A6C">
      <w:pPr>
        <w:jc w:val="both"/>
        <w:rPr>
          <w:rFonts w:ascii="Times New Roman" w:hAnsi="Times New Roman" w:cs="Times New Roman"/>
          <w:b/>
          <w:i/>
          <w:szCs w:val="24"/>
        </w:rPr>
      </w:pPr>
    </w:p>
    <w:p w14:paraId="47318E5B" w14:textId="77777777" w:rsidR="00846A6C" w:rsidRPr="004D0949" w:rsidRDefault="00846A6C" w:rsidP="00846A6C">
      <w:pPr>
        <w:jc w:val="both"/>
        <w:rPr>
          <w:rFonts w:ascii="Times New Roman" w:hAnsi="Times New Roman" w:cs="Times New Roman"/>
          <w:b/>
          <w:i/>
          <w:szCs w:val="24"/>
        </w:rPr>
      </w:pPr>
    </w:p>
    <w:p w14:paraId="532F05C9" w14:textId="0E0BE7E4" w:rsidR="00846A6C" w:rsidRPr="004D0949" w:rsidRDefault="00846A6C" w:rsidP="00846A6C">
      <w:pPr>
        <w:jc w:val="both"/>
        <w:rPr>
          <w:rFonts w:ascii="Times New Roman" w:hAnsi="Times New Roman" w:cs="Times New Roman"/>
          <w:b/>
          <w:i/>
          <w:szCs w:val="24"/>
        </w:rPr>
      </w:pPr>
    </w:p>
    <w:p w14:paraId="4DFDC9DC" w14:textId="793548EC" w:rsidR="00846A6C" w:rsidRPr="004D0949" w:rsidRDefault="002E0007" w:rsidP="00846A6C">
      <w:pPr>
        <w:jc w:val="both"/>
        <w:rPr>
          <w:rFonts w:ascii="Times New Roman" w:hAnsi="Times New Roman" w:cs="Times New Roman"/>
          <w:b/>
          <w:i/>
          <w:szCs w:val="24"/>
        </w:rPr>
      </w:pPr>
      <w:r w:rsidRPr="004D0949">
        <w:rPr>
          <w:rFonts w:ascii="Arial" w:hAnsi="Arial" w:cs="Arial"/>
          <w:b/>
          <w:i/>
          <w:noProof/>
          <w:color w:val="44546A" w:themeColor="text2"/>
          <w:sz w:val="48"/>
          <w:szCs w:val="72"/>
          <w:lang w:val="es-CO" w:eastAsia="es-CO"/>
        </w:rPr>
        <w:drawing>
          <wp:anchor distT="0" distB="0" distL="114300" distR="114300" simplePos="0" relativeHeight="251693056" behindDoc="0" locked="0" layoutInCell="1" allowOverlap="1" wp14:anchorId="457F23FB" wp14:editId="7A76A28A">
            <wp:simplePos x="0" y="0"/>
            <wp:positionH relativeFrom="margin">
              <wp:align>center</wp:align>
            </wp:positionH>
            <wp:positionV relativeFrom="paragraph">
              <wp:posOffset>380061</wp:posOffset>
            </wp:positionV>
            <wp:extent cx="1692275" cy="2273300"/>
            <wp:effectExtent l="57150" t="57150" r="60325" b="50800"/>
            <wp:wrapTopAndBottom/>
            <wp:docPr id="15370" name="Picture 10" descr="http://club.ediba.com/esp/wp-content/uploads/2013/02/2013-02-06-Emocion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 name="Picture 10" descr="http://club.ediba.com/esp/wp-content/uploads/2013/02/2013-02-06-Emocional.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rot="21430971">
                      <a:off x="0" y="0"/>
                      <a:ext cx="1692275" cy="2273300"/>
                    </a:xfrm>
                    <a:prstGeom prst="rect">
                      <a:avLst/>
                    </a:prstGeom>
                    <a:noFill/>
                  </pic:spPr>
                </pic:pic>
              </a:graphicData>
            </a:graphic>
            <wp14:sizeRelH relativeFrom="page">
              <wp14:pctWidth>0</wp14:pctWidth>
            </wp14:sizeRelH>
            <wp14:sizeRelV relativeFrom="page">
              <wp14:pctHeight>0</wp14:pctHeight>
            </wp14:sizeRelV>
          </wp:anchor>
        </w:drawing>
      </w:r>
    </w:p>
    <w:p w14:paraId="1C35CE99" w14:textId="6287CC27" w:rsidR="00846A6C" w:rsidRPr="004D0949" w:rsidRDefault="00846A6C" w:rsidP="00846A6C">
      <w:pPr>
        <w:jc w:val="both"/>
        <w:rPr>
          <w:rFonts w:ascii="Times New Roman" w:hAnsi="Times New Roman" w:cs="Times New Roman"/>
          <w:b/>
          <w:i/>
          <w:szCs w:val="24"/>
        </w:rPr>
      </w:pPr>
    </w:p>
    <w:p w14:paraId="5743769B" w14:textId="7D36B77C" w:rsidR="00846A6C" w:rsidRPr="004D0949" w:rsidRDefault="00846A6C" w:rsidP="00846A6C">
      <w:pPr>
        <w:jc w:val="both"/>
        <w:rPr>
          <w:rFonts w:ascii="Times New Roman" w:hAnsi="Times New Roman" w:cs="Times New Roman"/>
          <w:b/>
          <w:i/>
          <w:szCs w:val="24"/>
        </w:rPr>
      </w:pPr>
    </w:p>
    <w:p w14:paraId="522A0CE5" w14:textId="77777777" w:rsidR="00846A6C" w:rsidRPr="004D0949" w:rsidRDefault="00846A6C" w:rsidP="00846A6C">
      <w:pPr>
        <w:jc w:val="both"/>
        <w:rPr>
          <w:rFonts w:ascii="Times New Roman" w:hAnsi="Times New Roman" w:cs="Times New Roman"/>
          <w:b/>
          <w:i/>
          <w:szCs w:val="24"/>
        </w:rPr>
      </w:pPr>
    </w:p>
    <w:p w14:paraId="323D9F4F" w14:textId="350AC506" w:rsidR="00846A6C" w:rsidRPr="004D0949" w:rsidRDefault="00846A6C" w:rsidP="00846A6C">
      <w:pPr>
        <w:jc w:val="both"/>
        <w:rPr>
          <w:rFonts w:ascii="Times New Roman" w:hAnsi="Times New Roman" w:cs="Times New Roman"/>
          <w:b/>
          <w:i/>
          <w:szCs w:val="24"/>
        </w:rPr>
      </w:pPr>
    </w:p>
    <w:p w14:paraId="6E746348" w14:textId="77777777" w:rsidR="00846A6C" w:rsidRPr="002E0007" w:rsidRDefault="00846A6C" w:rsidP="002E0007">
      <w:pPr>
        <w:jc w:val="center"/>
        <w:rPr>
          <w:rFonts w:ascii="Times New Roman" w:hAnsi="Times New Roman" w:cs="Times New Roman"/>
          <w:b/>
          <w:i/>
          <w:sz w:val="26"/>
          <w:szCs w:val="26"/>
        </w:rPr>
      </w:pPr>
      <w:r w:rsidRPr="002E0007">
        <w:rPr>
          <w:rFonts w:ascii="Times New Roman" w:hAnsi="Times New Roman" w:cs="Times New Roman"/>
          <w:b/>
          <w:i/>
          <w:sz w:val="26"/>
          <w:szCs w:val="26"/>
        </w:rPr>
        <w:lastRenderedPageBreak/>
        <w:t>JUSTIFICACION</w:t>
      </w:r>
    </w:p>
    <w:p w14:paraId="0211C14A" w14:textId="77777777" w:rsidR="00846A6C" w:rsidRPr="004D0949" w:rsidRDefault="00846A6C" w:rsidP="00846A6C">
      <w:pPr>
        <w:rPr>
          <w:rFonts w:ascii="Times New Roman" w:hAnsi="Times New Roman" w:cs="Times New Roman"/>
          <w:b/>
          <w:i/>
          <w:szCs w:val="24"/>
        </w:rPr>
      </w:pPr>
    </w:p>
    <w:p w14:paraId="32E99FF6"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i/>
          <w:szCs w:val="24"/>
        </w:rPr>
        <w:t>Con base a la necesidad del acompañamiento continúo y permanente de los Padres de Familia co</w:t>
      </w:r>
      <w:r>
        <w:rPr>
          <w:rFonts w:ascii="Times New Roman" w:hAnsi="Times New Roman" w:cs="Times New Roman"/>
          <w:i/>
          <w:szCs w:val="24"/>
        </w:rPr>
        <w:t xml:space="preserve">n sus hijos de la </w:t>
      </w:r>
      <w:proofErr w:type="spellStart"/>
      <w:r>
        <w:rPr>
          <w:rFonts w:ascii="Times New Roman" w:hAnsi="Times New Roman" w:cs="Times New Roman"/>
          <w:i/>
          <w:szCs w:val="24"/>
        </w:rPr>
        <w:t>Institucion</w:t>
      </w:r>
      <w:proofErr w:type="spellEnd"/>
      <w:r>
        <w:rPr>
          <w:rFonts w:ascii="Times New Roman" w:hAnsi="Times New Roman" w:cs="Times New Roman"/>
          <w:i/>
          <w:szCs w:val="24"/>
        </w:rPr>
        <w:t xml:space="preserve"> Educativa  Sidón se orienta la ESCUELA DE FAMILIA</w:t>
      </w:r>
      <w:r w:rsidRPr="004D0949">
        <w:rPr>
          <w:rFonts w:ascii="Times New Roman" w:hAnsi="Times New Roman" w:cs="Times New Roman"/>
          <w:i/>
          <w:szCs w:val="24"/>
        </w:rPr>
        <w:t xml:space="preserve"> la que propiciara espacios de comunicación, participación, integración, socialización del quehacer diario con sus hijos en su formación en valores y desarrollo integral, los que generaran un adecuado desempeño en sus competencias escolares.</w:t>
      </w:r>
    </w:p>
    <w:p w14:paraId="47AA7D0E"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728C5002"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i/>
          <w:szCs w:val="24"/>
        </w:rPr>
        <w:t xml:space="preserve">Cabe resaltar que para que se dé una Educación de Calidad se requiere que todos los miembros de la Comunidad Educativa formen parte del quehacer diario en función de brindar espacios saludables a través de los encuentros en cada una de las actividades a desarrollar en el Proyecto de Escuela de </w:t>
      </w:r>
      <w:r>
        <w:rPr>
          <w:rFonts w:ascii="Times New Roman" w:hAnsi="Times New Roman" w:cs="Times New Roman"/>
          <w:i/>
          <w:szCs w:val="24"/>
        </w:rPr>
        <w:t xml:space="preserve">Familia </w:t>
      </w:r>
      <w:r w:rsidRPr="004D0949">
        <w:rPr>
          <w:rFonts w:ascii="Times New Roman" w:hAnsi="Times New Roman" w:cs="Times New Roman"/>
          <w:i/>
          <w:szCs w:val="24"/>
        </w:rPr>
        <w:t xml:space="preserve">los que nos generaran cambios positivos sobre el trato aceptación y vínculo afectivo hacia sus hijos; no podemos dejar aparte a los gestores de este PROYECTO que son los Estudiantes </w:t>
      </w:r>
      <w:r>
        <w:rPr>
          <w:rFonts w:ascii="Times New Roman" w:hAnsi="Times New Roman" w:cs="Times New Roman"/>
          <w:i/>
          <w:szCs w:val="24"/>
        </w:rPr>
        <w:t xml:space="preserve">de la </w:t>
      </w:r>
      <w:proofErr w:type="spellStart"/>
      <w:r>
        <w:rPr>
          <w:rFonts w:ascii="Times New Roman" w:hAnsi="Times New Roman" w:cs="Times New Roman"/>
          <w:i/>
          <w:szCs w:val="24"/>
        </w:rPr>
        <w:t>Institucion</w:t>
      </w:r>
      <w:proofErr w:type="spellEnd"/>
      <w:r>
        <w:rPr>
          <w:rFonts w:ascii="Times New Roman" w:hAnsi="Times New Roman" w:cs="Times New Roman"/>
          <w:i/>
          <w:szCs w:val="24"/>
        </w:rPr>
        <w:t xml:space="preserve"> Educativa </w:t>
      </w:r>
      <w:proofErr w:type="spellStart"/>
      <w:r>
        <w:rPr>
          <w:rFonts w:ascii="Times New Roman" w:hAnsi="Times New Roman" w:cs="Times New Roman"/>
          <w:i/>
          <w:szCs w:val="24"/>
        </w:rPr>
        <w:t>Sidon</w:t>
      </w:r>
      <w:proofErr w:type="spellEnd"/>
      <w:r>
        <w:rPr>
          <w:rFonts w:ascii="Times New Roman" w:hAnsi="Times New Roman" w:cs="Times New Roman"/>
          <w:i/>
          <w:szCs w:val="24"/>
        </w:rPr>
        <w:t xml:space="preserve"> y sus Padres de Familia.</w:t>
      </w:r>
      <w:r w:rsidRPr="004D0949">
        <w:rPr>
          <w:rFonts w:ascii="Times New Roman" w:hAnsi="Times New Roman" w:cs="Times New Roman"/>
          <w:i/>
          <w:szCs w:val="24"/>
        </w:rPr>
        <w:t>.</w:t>
      </w:r>
    </w:p>
    <w:p w14:paraId="0BE65956"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1EFDEE6B" w14:textId="77777777" w:rsidR="00846A6C" w:rsidRPr="002E0007" w:rsidRDefault="00846A6C" w:rsidP="002E0007">
      <w:pPr>
        <w:jc w:val="center"/>
        <w:rPr>
          <w:rFonts w:ascii="Times New Roman" w:hAnsi="Times New Roman" w:cs="Times New Roman"/>
          <w:b/>
          <w:i/>
          <w:sz w:val="26"/>
          <w:szCs w:val="26"/>
        </w:rPr>
      </w:pPr>
      <w:r w:rsidRPr="002E0007">
        <w:rPr>
          <w:rFonts w:ascii="Times New Roman" w:hAnsi="Times New Roman" w:cs="Times New Roman"/>
          <w:b/>
          <w:i/>
          <w:sz w:val="26"/>
          <w:szCs w:val="26"/>
        </w:rPr>
        <w:t>METODOLOGÍA</w:t>
      </w:r>
    </w:p>
    <w:p w14:paraId="0EB03EDD" w14:textId="77777777" w:rsidR="00846A6C" w:rsidRPr="004D0949" w:rsidRDefault="00846A6C" w:rsidP="00846A6C">
      <w:pPr>
        <w:jc w:val="both"/>
        <w:rPr>
          <w:rFonts w:ascii="Times New Roman" w:hAnsi="Times New Roman" w:cs="Times New Roman"/>
          <w:b/>
          <w:i/>
          <w:szCs w:val="24"/>
        </w:rPr>
      </w:pPr>
    </w:p>
    <w:p w14:paraId="1A685C69"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i/>
          <w:szCs w:val="24"/>
        </w:rPr>
        <w:t xml:space="preserve">El </w:t>
      </w:r>
      <w:r>
        <w:rPr>
          <w:rFonts w:ascii="Times New Roman" w:hAnsi="Times New Roman" w:cs="Times New Roman"/>
          <w:i/>
          <w:szCs w:val="24"/>
        </w:rPr>
        <w:t xml:space="preserve">trabajo en la Escuela de Familia la Institución Educativa </w:t>
      </w:r>
      <w:r w:rsidRPr="004D0949">
        <w:rPr>
          <w:rFonts w:ascii="Times New Roman" w:hAnsi="Times New Roman" w:cs="Times New Roman"/>
          <w:i/>
          <w:szCs w:val="24"/>
        </w:rPr>
        <w:t>Sidón, debe fomentarse y basarse en una estructura que tiene que ser:</w:t>
      </w:r>
    </w:p>
    <w:p w14:paraId="30ADDD7F"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19171134"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b/>
          <w:i/>
          <w:szCs w:val="24"/>
        </w:rPr>
        <w:t>FLEXIBLE:</w:t>
      </w:r>
      <w:r w:rsidRPr="004D0949">
        <w:rPr>
          <w:rFonts w:ascii="Times New Roman" w:hAnsi="Times New Roman" w:cs="Times New Roman"/>
          <w:i/>
          <w:szCs w:val="24"/>
        </w:rPr>
        <w:t xml:space="preserve"> Se realizaran las adaptaciones de acuerdo al nivel sociocultur</w:t>
      </w:r>
      <w:r>
        <w:rPr>
          <w:rFonts w:ascii="Times New Roman" w:hAnsi="Times New Roman" w:cs="Times New Roman"/>
          <w:i/>
          <w:szCs w:val="24"/>
        </w:rPr>
        <w:t xml:space="preserve">al de la Comunidad Educativa de los </w:t>
      </w:r>
      <w:r w:rsidRPr="004D0949">
        <w:rPr>
          <w:rFonts w:ascii="Times New Roman" w:hAnsi="Times New Roman" w:cs="Times New Roman"/>
          <w:i/>
          <w:szCs w:val="24"/>
        </w:rPr>
        <w:t xml:space="preserve"> Grado</w:t>
      </w:r>
      <w:r>
        <w:rPr>
          <w:rFonts w:ascii="Times New Roman" w:hAnsi="Times New Roman" w:cs="Times New Roman"/>
          <w:i/>
          <w:szCs w:val="24"/>
        </w:rPr>
        <w:t xml:space="preserve">s </w:t>
      </w:r>
      <w:proofErr w:type="spellStart"/>
      <w:r>
        <w:rPr>
          <w:rFonts w:ascii="Times New Roman" w:hAnsi="Times New Roman" w:cs="Times New Roman"/>
          <w:i/>
          <w:szCs w:val="24"/>
        </w:rPr>
        <w:t>Prescolar</w:t>
      </w:r>
      <w:proofErr w:type="spellEnd"/>
      <w:r>
        <w:rPr>
          <w:rFonts w:ascii="Times New Roman" w:hAnsi="Times New Roman" w:cs="Times New Roman"/>
          <w:i/>
          <w:szCs w:val="24"/>
        </w:rPr>
        <w:t xml:space="preserve"> al Once </w:t>
      </w:r>
      <w:r w:rsidRPr="004D0949">
        <w:rPr>
          <w:rFonts w:ascii="Times New Roman" w:hAnsi="Times New Roman" w:cs="Times New Roman"/>
          <w:i/>
          <w:szCs w:val="24"/>
        </w:rPr>
        <w:t>para el desarrollo integral de las actividades a realizar.</w:t>
      </w:r>
    </w:p>
    <w:p w14:paraId="24FBB6FB"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b/>
          <w:i/>
          <w:szCs w:val="24"/>
        </w:rPr>
      </w:pPr>
    </w:p>
    <w:p w14:paraId="67A792C6"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b/>
          <w:i/>
          <w:szCs w:val="24"/>
        </w:rPr>
        <w:t>ABIERTO:</w:t>
      </w:r>
      <w:r w:rsidRPr="004D0949">
        <w:rPr>
          <w:rFonts w:ascii="Times New Roman" w:hAnsi="Times New Roman" w:cs="Times New Roman"/>
          <w:i/>
          <w:szCs w:val="24"/>
        </w:rPr>
        <w:t xml:space="preserve"> que permita la comunicación de los Padres, la Comunidad Educativa con el fin de enriquecer los aportes y propuestas de solución de todos</w:t>
      </w:r>
      <w:r>
        <w:rPr>
          <w:rFonts w:ascii="Times New Roman" w:hAnsi="Times New Roman" w:cs="Times New Roman"/>
          <w:i/>
          <w:szCs w:val="24"/>
        </w:rPr>
        <w:t xml:space="preserve">  </w:t>
      </w:r>
      <w:r w:rsidRPr="004D0949">
        <w:rPr>
          <w:rFonts w:ascii="Times New Roman" w:hAnsi="Times New Roman" w:cs="Times New Roman"/>
          <w:i/>
          <w:szCs w:val="24"/>
        </w:rPr>
        <w:t xml:space="preserve"> los Participantes.</w:t>
      </w:r>
    </w:p>
    <w:p w14:paraId="22B69CBC"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52A793DD"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b/>
          <w:i/>
          <w:szCs w:val="24"/>
        </w:rPr>
        <w:lastRenderedPageBreak/>
        <w:t>TEORICO-PRACTICA</w:t>
      </w:r>
      <w:r w:rsidRPr="004D0949">
        <w:rPr>
          <w:rFonts w:ascii="Times New Roman" w:hAnsi="Times New Roman" w:cs="Times New Roman"/>
          <w:i/>
          <w:szCs w:val="24"/>
        </w:rPr>
        <w:t>: Basada en la concepción teórica para la aplicación de nuevos conocimientos en la cual se vinculara a profesionales en el área de Psicología los cuales nos aportaran e enriquecerán sobre la tarea de ser Padres.</w:t>
      </w:r>
    </w:p>
    <w:p w14:paraId="01E06EA3"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1A012587"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b/>
          <w:i/>
          <w:szCs w:val="24"/>
        </w:rPr>
        <w:t>PERMANENTE:</w:t>
      </w:r>
      <w:r w:rsidRPr="004D0949">
        <w:rPr>
          <w:rFonts w:ascii="Times New Roman" w:hAnsi="Times New Roman" w:cs="Times New Roman"/>
          <w:i/>
          <w:szCs w:val="24"/>
        </w:rPr>
        <w:t xml:space="preserve"> Porque la vinculación es de todos, donde sus aportes fortalezas y debilidades nos van a permitir llevar a los cambios efectivos sobre las tareas en ESC</w:t>
      </w:r>
      <w:r>
        <w:rPr>
          <w:rFonts w:ascii="Times New Roman" w:hAnsi="Times New Roman" w:cs="Times New Roman"/>
          <w:i/>
          <w:szCs w:val="24"/>
        </w:rPr>
        <w:t>UELA DE FAMILIA</w:t>
      </w:r>
      <w:r w:rsidRPr="004D0949">
        <w:rPr>
          <w:rFonts w:ascii="Times New Roman" w:hAnsi="Times New Roman" w:cs="Times New Roman"/>
          <w:i/>
          <w:szCs w:val="24"/>
        </w:rPr>
        <w:t>, cuya tarea es gestionar y permitir el cambio y evidenciarlos los mismos en pro y beneficio de todos.</w:t>
      </w:r>
    </w:p>
    <w:p w14:paraId="39097C5F"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3BF50834"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sidRPr="004D0949">
        <w:rPr>
          <w:rFonts w:ascii="Times New Roman" w:hAnsi="Times New Roman" w:cs="Times New Roman"/>
          <w:i/>
          <w:szCs w:val="24"/>
        </w:rPr>
        <w:t>Para el desarrollo del Cronograma de Actividades será flexible a los cambios de acuerdo a las necesidades de los Padres.</w:t>
      </w:r>
    </w:p>
    <w:p w14:paraId="42487581" w14:textId="77777777" w:rsidR="00846A6C" w:rsidRPr="004D0949" w:rsidRDefault="00846A6C" w:rsidP="00846A6C">
      <w:pPr>
        <w:jc w:val="both"/>
        <w:rPr>
          <w:rFonts w:ascii="Times New Roman" w:hAnsi="Times New Roman" w:cs="Times New Roman"/>
          <w:b/>
          <w:i/>
          <w:szCs w:val="24"/>
        </w:rPr>
      </w:pPr>
    </w:p>
    <w:p w14:paraId="0DF1E099" w14:textId="77777777" w:rsidR="00846A6C" w:rsidRPr="002E0007" w:rsidRDefault="00846A6C" w:rsidP="002E0007">
      <w:pPr>
        <w:jc w:val="center"/>
        <w:rPr>
          <w:rFonts w:ascii="Times New Roman" w:hAnsi="Times New Roman" w:cs="Times New Roman"/>
          <w:b/>
          <w:i/>
          <w:sz w:val="26"/>
          <w:szCs w:val="26"/>
        </w:rPr>
      </w:pPr>
      <w:r w:rsidRPr="002E0007">
        <w:rPr>
          <w:rFonts w:ascii="Times New Roman" w:hAnsi="Times New Roman" w:cs="Times New Roman"/>
          <w:b/>
          <w:i/>
          <w:sz w:val="26"/>
          <w:szCs w:val="26"/>
        </w:rPr>
        <w:t>CARACTERIZACION DEL PROYECTO PEDAGOGICO</w:t>
      </w:r>
    </w:p>
    <w:p w14:paraId="00DEF2CB" w14:textId="77777777" w:rsidR="002E0007" w:rsidRDefault="002E0007" w:rsidP="002E0007">
      <w:pPr>
        <w:ind w:left="0" w:firstLine="0"/>
        <w:jc w:val="both"/>
        <w:rPr>
          <w:rFonts w:ascii="Times New Roman" w:hAnsi="Times New Roman" w:cs="Times New Roman"/>
          <w:b/>
          <w:i/>
          <w:szCs w:val="24"/>
        </w:rPr>
      </w:pPr>
    </w:p>
    <w:p w14:paraId="666AF705" w14:textId="03EEF2A2" w:rsidR="00846A6C" w:rsidRPr="004D0949" w:rsidRDefault="00846A6C" w:rsidP="002E0007">
      <w:pPr>
        <w:ind w:left="0" w:firstLine="0"/>
        <w:jc w:val="both"/>
        <w:rPr>
          <w:rFonts w:ascii="Times New Roman" w:hAnsi="Times New Roman" w:cs="Times New Roman"/>
          <w:i/>
          <w:szCs w:val="24"/>
        </w:rPr>
      </w:pPr>
      <w:r w:rsidRPr="004D0949">
        <w:rPr>
          <w:rFonts w:ascii="Times New Roman" w:hAnsi="Times New Roman" w:cs="Times New Roman"/>
          <w:b/>
          <w:i/>
          <w:szCs w:val="24"/>
        </w:rPr>
        <w:t>OBJETIVO GENERAL</w:t>
      </w:r>
    </w:p>
    <w:p w14:paraId="309356D4" w14:textId="77777777" w:rsidR="00846A6C" w:rsidRPr="004D0949" w:rsidRDefault="00846A6C" w:rsidP="00846A6C">
      <w:pPr>
        <w:tabs>
          <w:tab w:val="left" w:pos="851"/>
        </w:tabs>
        <w:spacing w:line="360" w:lineRule="auto"/>
        <w:jc w:val="both"/>
        <w:rPr>
          <w:rFonts w:ascii="Times New Roman" w:hAnsi="Times New Roman" w:cs="Times New Roman"/>
          <w:i/>
          <w:szCs w:val="24"/>
        </w:rPr>
      </w:pPr>
    </w:p>
    <w:p w14:paraId="1F76DEF4" w14:textId="77777777" w:rsidR="00846A6C" w:rsidRPr="004D0949" w:rsidRDefault="00846A6C" w:rsidP="00846A6C">
      <w:pPr>
        <w:pStyle w:val="Prrafodelista"/>
        <w:tabs>
          <w:tab w:val="left" w:pos="851"/>
        </w:tabs>
        <w:spacing w:line="360" w:lineRule="auto"/>
        <w:ind w:left="0" w:firstLine="0"/>
        <w:jc w:val="both"/>
        <w:rPr>
          <w:rFonts w:ascii="Times New Roman" w:hAnsi="Times New Roman" w:cs="Times New Roman"/>
          <w:i/>
          <w:szCs w:val="24"/>
        </w:rPr>
      </w:pPr>
      <w:r>
        <w:rPr>
          <w:rFonts w:ascii="Times New Roman" w:hAnsi="Times New Roman" w:cs="Times New Roman"/>
          <w:i/>
          <w:szCs w:val="24"/>
        </w:rPr>
        <w:t xml:space="preserve">Orientar la  Escuela de Familia </w:t>
      </w:r>
      <w:r w:rsidRPr="004D0949">
        <w:rPr>
          <w:rFonts w:ascii="Times New Roman" w:hAnsi="Times New Roman" w:cs="Times New Roman"/>
          <w:i/>
          <w:szCs w:val="24"/>
        </w:rPr>
        <w:t xml:space="preserve"> a través del desarrollo de habilidades para  el reconocimiento de influencias internas y externas que pueden provocar cambios comportamentales, cognitivos y emocionales de los hijos, facilitando la construcción y puesta en marcha de alternativas por parte de los padres y madres de familia que promuevan el desarrollo pleno de las capacidades de sus hijos(as).</w:t>
      </w:r>
    </w:p>
    <w:p w14:paraId="2E540B9C" w14:textId="77777777" w:rsidR="00846A6C" w:rsidRPr="004D0949" w:rsidRDefault="00846A6C" w:rsidP="00846A6C">
      <w:pPr>
        <w:pStyle w:val="Prrafodelista"/>
        <w:tabs>
          <w:tab w:val="left" w:pos="851"/>
        </w:tabs>
        <w:spacing w:line="360" w:lineRule="auto"/>
        <w:ind w:left="0" w:firstLine="851"/>
        <w:jc w:val="both"/>
        <w:rPr>
          <w:rFonts w:ascii="Times New Roman" w:hAnsi="Times New Roman" w:cs="Times New Roman"/>
          <w:i/>
          <w:szCs w:val="24"/>
        </w:rPr>
      </w:pPr>
    </w:p>
    <w:p w14:paraId="694E38C2" w14:textId="77777777" w:rsidR="00846A6C" w:rsidRPr="004D0949" w:rsidRDefault="00846A6C" w:rsidP="002E0007">
      <w:pPr>
        <w:ind w:left="0" w:firstLine="0"/>
        <w:jc w:val="both"/>
        <w:rPr>
          <w:rFonts w:ascii="Times New Roman" w:hAnsi="Times New Roman" w:cs="Times New Roman"/>
          <w:b/>
          <w:i/>
          <w:szCs w:val="24"/>
        </w:rPr>
      </w:pPr>
      <w:r w:rsidRPr="004D0949">
        <w:rPr>
          <w:rFonts w:ascii="Times New Roman" w:hAnsi="Times New Roman" w:cs="Times New Roman"/>
          <w:b/>
          <w:i/>
          <w:szCs w:val="24"/>
        </w:rPr>
        <w:t>OBJETIVOS ESPECIFICOS</w:t>
      </w:r>
    </w:p>
    <w:p w14:paraId="6DB248D2" w14:textId="77777777" w:rsidR="00846A6C" w:rsidRPr="004D0949" w:rsidRDefault="00846A6C" w:rsidP="00846A6C">
      <w:pPr>
        <w:jc w:val="both"/>
        <w:rPr>
          <w:rFonts w:ascii="Times New Roman" w:hAnsi="Times New Roman" w:cs="Times New Roman"/>
          <w:b/>
          <w:i/>
          <w:szCs w:val="24"/>
        </w:rPr>
      </w:pPr>
    </w:p>
    <w:p w14:paraId="6BA09134" w14:textId="77777777" w:rsidR="00846A6C" w:rsidRPr="004D0949" w:rsidRDefault="00846A6C" w:rsidP="00846A6C">
      <w:pPr>
        <w:pStyle w:val="Prrafodelista"/>
        <w:numPr>
          <w:ilvl w:val="0"/>
          <w:numId w:val="99"/>
        </w:numPr>
        <w:tabs>
          <w:tab w:val="left" w:pos="851"/>
        </w:tabs>
        <w:spacing w:after="0" w:line="360" w:lineRule="auto"/>
        <w:jc w:val="both"/>
        <w:rPr>
          <w:rFonts w:ascii="Times New Roman" w:hAnsi="Times New Roman" w:cs="Times New Roman"/>
          <w:i/>
          <w:szCs w:val="24"/>
        </w:rPr>
      </w:pPr>
      <w:r w:rsidRPr="004D0949">
        <w:rPr>
          <w:rFonts w:ascii="Times New Roman" w:hAnsi="Times New Roman" w:cs="Times New Roman"/>
          <w:i/>
          <w:szCs w:val="24"/>
        </w:rPr>
        <w:t>Incrementar y contribuir con las necesidades de los padres y madres de familia para lograr mayor participación y estabilidad de los mismos en la escuela</w:t>
      </w:r>
      <w:r>
        <w:rPr>
          <w:rFonts w:ascii="Times New Roman" w:hAnsi="Times New Roman" w:cs="Times New Roman"/>
          <w:i/>
          <w:szCs w:val="24"/>
        </w:rPr>
        <w:t xml:space="preserve"> de padres para la vigencia 2020</w:t>
      </w:r>
      <w:r w:rsidRPr="004D0949">
        <w:rPr>
          <w:rFonts w:ascii="Times New Roman" w:hAnsi="Times New Roman" w:cs="Times New Roman"/>
          <w:i/>
          <w:szCs w:val="24"/>
        </w:rPr>
        <w:t xml:space="preserve"> denominada: Somos modelos a seguir.</w:t>
      </w:r>
    </w:p>
    <w:p w14:paraId="09EF6DE8" w14:textId="77777777" w:rsidR="00846A6C" w:rsidRPr="004D0949" w:rsidRDefault="00846A6C" w:rsidP="00846A6C">
      <w:pPr>
        <w:pStyle w:val="Prrafodelista"/>
        <w:numPr>
          <w:ilvl w:val="0"/>
          <w:numId w:val="99"/>
        </w:numPr>
        <w:tabs>
          <w:tab w:val="left" w:pos="851"/>
        </w:tabs>
        <w:spacing w:after="0" w:line="360" w:lineRule="auto"/>
        <w:jc w:val="both"/>
        <w:rPr>
          <w:rFonts w:ascii="Times New Roman" w:hAnsi="Times New Roman" w:cs="Times New Roman"/>
          <w:i/>
          <w:szCs w:val="24"/>
        </w:rPr>
      </w:pPr>
      <w:r w:rsidRPr="004D0949">
        <w:rPr>
          <w:rFonts w:ascii="Times New Roman" w:hAnsi="Times New Roman" w:cs="Times New Roman"/>
          <w:i/>
          <w:szCs w:val="24"/>
        </w:rPr>
        <w:t>Socializar  talleres y actividades que se prog</w:t>
      </w:r>
      <w:r>
        <w:rPr>
          <w:rFonts w:ascii="Times New Roman" w:hAnsi="Times New Roman" w:cs="Times New Roman"/>
          <w:i/>
          <w:szCs w:val="24"/>
        </w:rPr>
        <w:t>ramen para la escuela de  familia</w:t>
      </w:r>
      <w:r w:rsidRPr="004D0949">
        <w:rPr>
          <w:rFonts w:ascii="Times New Roman" w:hAnsi="Times New Roman" w:cs="Times New Roman"/>
          <w:i/>
          <w:szCs w:val="24"/>
        </w:rPr>
        <w:t xml:space="preserve"> a docente y padres de familia.</w:t>
      </w:r>
    </w:p>
    <w:p w14:paraId="4158140E" w14:textId="77777777" w:rsidR="00846A6C" w:rsidRPr="004D0949" w:rsidRDefault="00846A6C" w:rsidP="00846A6C">
      <w:pPr>
        <w:pStyle w:val="Prrafodelista"/>
        <w:numPr>
          <w:ilvl w:val="0"/>
          <w:numId w:val="99"/>
        </w:numPr>
        <w:tabs>
          <w:tab w:val="left" w:pos="851"/>
        </w:tabs>
        <w:spacing w:after="0" w:line="360" w:lineRule="auto"/>
        <w:jc w:val="both"/>
        <w:rPr>
          <w:rFonts w:ascii="Times New Roman" w:hAnsi="Times New Roman" w:cs="Times New Roman"/>
          <w:i/>
          <w:szCs w:val="24"/>
        </w:rPr>
      </w:pPr>
      <w:r w:rsidRPr="004D0949">
        <w:rPr>
          <w:rFonts w:ascii="Times New Roman" w:hAnsi="Times New Roman" w:cs="Times New Roman"/>
          <w:i/>
          <w:szCs w:val="24"/>
        </w:rPr>
        <w:t>Matricular  a padres y a</w:t>
      </w:r>
      <w:r>
        <w:rPr>
          <w:rFonts w:ascii="Times New Roman" w:hAnsi="Times New Roman" w:cs="Times New Roman"/>
          <w:i/>
          <w:szCs w:val="24"/>
        </w:rPr>
        <w:t>cudientes en la escuela de familia</w:t>
      </w:r>
      <w:r w:rsidRPr="004D0949">
        <w:rPr>
          <w:rFonts w:ascii="Times New Roman" w:hAnsi="Times New Roman" w:cs="Times New Roman"/>
          <w:i/>
          <w:szCs w:val="24"/>
        </w:rPr>
        <w:t>.</w:t>
      </w:r>
    </w:p>
    <w:p w14:paraId="6B062E75" w14:textId="77777777" w:rsidR="00846A6C" w:rsidRPr="004D0949" w:rsidRDefault="00846A6C" w:rsidP="00846A6C">
      <w:pPr>
        <w:pStyle w:val="Prrafodelista"/>
        <w:numPr>
          <w:ilvl w:val="0"/>
          <w:numId w:val="99"/>
        </w:numPr>
        <w:tabs>
          <w:tab w:val="left" w:pos="851"/>
        </w:tabs>
        <w:spacing w:after="0" w:line="360" w:lineRule="auto"/>
        <w:jc w:val="both"/>
        <w:rPr>
          <w:rFonts w:ascii="Times New Roman" w:hAnsi="Times New Roman" w:cs="Times New Roman"/>
          <w:i/>
          <w:szCs w:val="24"/>
        </w:rPr>
      </w:pPr>
      <w:r w:rsidRPr="004D0949">
        <w:rPr>
          <w:rFonts w:ascii="Times New Roman" w:hAnsi="Times New Roman" w:cs="Times New Roman"/>
          <w:i/>
          <w:szCs w:val="24"/>
        </w:rPr>
        <w:lastRenderedPageBreak/>
        <w:t xml:space="preserve">Fomentar la participación y el compromiso de los padres de familia y acudientes en  el acompañamiento educativo de los estudiantes </w:t>
      </w:r>
      <w:r>
        <w:rPr>
          <w:rFonts w:ascii="Times New Roman" w:hAnsi="Times New Roman" w:cs="Times New Roman"/>
          <w:i/>
          <w:szCs w:val="24"/>
        </w:rPr>
        <w:t>a través de la escuela de familia</w:t>
      </w:r>
      <w:r w:rsidRPr="004D0949">
        <w:rPr>
          <w:rFonts w:ascii="Times New Roman" w:hAnsi="Times New Roman" w:cs="Times New Roman"/>
          <w:i/>
          <w:szCs w:val="24"/>
        </w:rPr>
        <w:t>.</w:t>
      </w:r>
    </w:p>
    <w:p w14:paraId="67312262" w14:textId="77777777" w:rsidR="00846A6C" w:rsidRPr="001C219D" w:rsidRDefault="00846A6C" w:rsidP="00846A6C">
      <w:pPr>
        <w:pStyle w:val="Prrafodelista"/>
        <w:numPr>
          <w:ilvl w:val="0"/>
          <w:numId w:val="99"/>
        </w:numPr>
        <w:tabs>
          <w:tab w:val="left" w:pos="851"/>
        </w:tabs>
        <w:spacing w:after="0" w:line="360" w:lineRule="auto"/>
        <w:jc w:val="both"/>
        <w:rPr>
          <w:rFonts w:ascii="Times New Roman" w:hAnsi="Times New Roman" w:cs="Times New Roman"/>
          <w:i/>
          <w:szCs w:val="24"/>
        </w:rPr>
      </w:pPr>
      <w:r w:rsidRPr="004D0949">
        <w:rPr>
          <w:rFonts w:ascii="Times New Roman" w:hAnsi="Times New Roman" w:cs="Times New Roman"/>
          <w:i/>
          <w:szCs w:val="24"/>
        </w:rPr>
        <w:t>Afianzar  las relaciones familiares mediante la promoción de valores como el respeto, el amor, la comprensión, responsabilidad  y la tolerancia dentro del contexto familiar.</w:t>
      </w:r>
    </w:p>
    <w:p w14:paraId="6300E862" w14:textId="77777777" w:rsidR="00846A6C" w:rsidRDefault="00846A6C" w:rsidP="00846A6C">
      <w:pPr>
        <w:spacing w:line="360" w:lineRule="auto"/>
        <w:jc w:val="both"/>
        <w:rPr>
          <w:rFonts w:ascii="Times New Roman" w:hAnsi="Times New Roman" w:cs="Times New Roman"/>
          <w:b/>
          <w:i/>
          <w:szCs w:val="24"/>
        </w:rPr>
      </w:pPr>
    </w:p>
    <w:p w14:paraId="34DFEF30" w14:textId="77777777" w:rsidR="00846A6C" w:rsidRPr="004D0949" w:rsidRDefault="00846A6C" w:rsidP="002E0007">
      <w:pPr>
        <w:spacing w:line="360" w:lineRule="auto"/>
        <w:ind w:left="766" w:firstLine="0"/>
        <w:jc w:val="both"/>
        <w:rPr>
          <w:rFonts w:ascii="Times New Roman" w:hAnsi="Times New Roman" w:cs="Times New Roman"/>
          <w:i/>
          <w:szCs w:val="24"/>
        </w:rPr>
      </w:pPr>
      <w:r w:rsidRPr="004D0949">
        <w:rPr>
          <w:rFonts w:ascii="Times New Roman" w:hAnsi="Times New Roman" w:cs="Times New Roman"/>
          <w:b/>
          <w:i/>
          <w:szCs w:val="24"/>
        </w:rPr>
        <w:t>MISION:</w:t>
      </w:r>
      <w:r w:rsidRPr="004D0949">
        <w:rPr>
          <w:rFonts w:ascii="Times New Roman" w:hAnsi="Times New Roman" w:cs="Times New Roman"/>
          <w:i/>
          <w:szCs w:val="24"/>
        </w:rPr>
        <w:t xml:space="preserve"> </w:t>
      </w:r>
      <w:r w:rsidRPr="004D0949">
        <w:rPr>
          <w:rFonts w:ascii="Times New Roman" w:hAnsi="Times New Roman" w:cs="Times New Roman"/>
          <w:i/>
          <w:szCs w:val="24"/>
        </w:rPr>
        <w:tab/>
        <w:t xml:space="preserve">Con el proyecto de </w:t>
      </w:r>
      <w:r>
        <w:rPr>
          <w:rFonts w:ascii="Times New Roman" w:hAnsi="Times New Roman" w:cs="Times New Roman"/>
          <w:i/>
          <w:szCs w:val="24"/>
        </w:rPr>
        <w:t>Escuela de Familia</w:t>
      </w:r>
      <w:r w:rsidRPr="004D0949">
        <w:rPr>
          <w:rFonts w:ascii="Times New Roman" w:hAnsi="Times New Roman" w:cs="Times New Roman"/>
          <w:i/>
          <w:szCs w:val="24"/>
        </w:rPr>
        <w:t xml:space="preserve"> se pretende generar espacios de conocimientos </w:t>
      </w:r>
      <w:proofErr w:type="spellStart"/>
      <w:r w:rsidRPr="004D0949">
        <w:rPr>
          <w:rFonts w:ascii="Times New Roman" w:hAnsi="Times New Roman" w:cs="Times New Roman"/>
          <w:i/>
          <w:szCs w:val="24"/>
        </w:rPr>
        <w:t>teorico-practicos</w:t>
      </w:r>
      <w:proofErr w:type="spellEnd"/>
      <w:r w:rsidRPr="004D0949">
        <w:rPr>
          <w:rFonts w:ascii="Times New Roman" w:hAnsi="Times New Roman" w:cs="Times New Roman"/>
          <w:i/>
          <w:szCs w:val="24"/>
        </w:rPr>
        <w:t xml:space="preserve"> y el desarrollo de habilidades y estrategias a emplear en la formación y acompañamiento de los hijos, con el fin de garantizar una educación efectiva que contribuya al desarrollo integral de los niños y niñ</w:t>
      </w:r>
      <w:r>
        <w:rPr>
          <w:rFonts w:ascii="Times New Roman" w:hAnsi="Times New Roman" w:cs="Times New Roman"/>
          <w:i/>
          <w:szCs w:val="24"/>
        </w:rPr>
        <w:t xml:space="preserve">as del Grado </w:t>
      </w:r>
      <w:proofErr w:type="spellStart"/>
      <w:r>
        <w:rPr>
          <w:rFonts w:ascii="Times New Roman" w:hAnsi="Times New Roman" w:cs="Times New Roman"/>
          <w:i/>
          <w:szCs w:val="24"/>
        </w:rPr>
        <w:t>Prescolar</w:t>
      </w:r>
      <w:proofErr w:type="spellEnd"/>
      <w:r>
        <w:rPr>
          <w:rFonts w:ascii="Times New Roman" w:hAnsi="Times New Roman" w:cs="Times New Roman"/>
          <w:i/>
          <w:szCs w:val="24"/>
        </w:rPr>
        <w:t xml:space="preserve"> al Once</w:t>
      </w:r>
      <w:r w:rsidRPr="004D0949">
        <w:rPr>
          <w:rFonts w:ascii="Times New Roman" w:hAnsi="Times New Roman" w:cs="Times New Roman"/>
          <w:i/>
          <w:szCs w:val="24"/>
        </w:rPr>
        <w:t>.</w:t>
      </w:r>
    </w:p>
    <w:p w14:paraId="0DE7DA62" w14:textId="77777777" w:rsidR="00846A6C" w:rsidRPr="004D0949" w:rsidRDefault="00846A6C" w:rsidP="00846A6C">
      <w:pPr>
        <w:spacing w:line="360" w:lineRule="auto"/>
        <w:jc w:val="both"/>
        <w:rPr>
          <w:rFonts w:ascii="Times New Roman" w:hAnsi="Times New Roman" w:cs="Times New Roman"/>
          <w:b/>
          <w:i/>
          <w:szCs w:val="24"/>
        </w:rPr>
      </w:pPr>
    </w:p>
    <w:p w14:paraId="12B1A231" w14:textId="77777777" w:rsidR="00846A6C" w:rsidRPr="004D0949" w:rsidRDefault="00846A6C" w:rsidP="00846A6C">
      <w:pPr>
        <w:spacing w:line="360" w:lineRule="auto"/>
        <w:jc w:val="both"/>
        <w:rPr>
          <w:rFonts w:ascii="Times New Roman" w:hAnsi="Times New Roman" w:cs="Times New Roman"/>
          <w:i/>
          <w:szCs w:val="24"/>
        </w:rPr>
      </w:pPr>
      <w:r w:rsidRPr="004D0949">
        <w:rPr>
          <w:rFonts w:ascii="Times New Roman" w:hAnsi="Times New Roman" w:cs="Times New Roman"/>
          <w:b/>
          <w:i/>
          <w:szCs w:val="24"/>
        </w:rPr>
        <w:t>VISION:</w:t>
      </w:r>
      <w:r w:rsidRPr="004D0949">
        <w:rPr>
          <w:rFonts w:ascii="Times New Roman" w:hAnsi="Times New Roman" w:cs="Times New Roman"/>
          <w:i/>
          <w:szCs w:val="24"/>
        </w:rPr>
        <w:tab/>
        <w:t xml:space="preserve">  El proyec</w:t>
      </w:r>
      <w:r>
        <w:rPr>
          <w:rFonts w:ascii="Times New Roman" w:hAnsi="Times New Roman" w:cs="Times New Roman"/>
          <w:i/>
          <w:szCs w:val="24"/>
        </w:rPr>
        <w:t>to de Escuela de Familia</w:t>
      </w:r>
      <w:r w:rsidRPr="004D0949">
        <w:rPr>
          <w:rFonts w:ascii="Times New Roman" w:hAnsi="Times New Roman" w:cs="Times New Roman"/>
          <w:i/>
          <w:szCs w:val="24"/>
        </w:rPr>
        <w:t xml:space="preserve"> será reconocido por los padre</w:t>
      </w:r>
      <w:r>
        <w:rPr>
          <w:rFonts w:ascii="Times New Roman" w:hAnsi="Times New Roman" w:cs="Times New Roman"/>
          <w:i/>
          <w:szCs w:val="24"/>
        </w:rPr>
        <w:t xml:space="preserve">s de familia del Grado </w:t>
      </w:r>
      <w:proofErr w:type="spellStart"/>
      <w:r>
        <w:rPr>
          <w:rFonts w:ascii="Times New Roman" w:hAnsi="Times New Roman" w:cs="Times New Roman"/>
          <w:i/>
          <w:szCs w:val="24"/>
        </w:rPr>
        <w:t>Prescolar</w:t>
      </w:r>
      <w:proofErr w:type="spellEnd"/>
      <w:r>
        <w:rPr>
          <w:rFonts w:ascii="Times New Roman" w:hAnsi="Times New Roman" w:cs="Times New Roman"/>
          <w:i/>
          <w:szCs w:val="24"/>
        </w:rPr>
        <w:t xml:space="preserve"> al Once de la INSTITUCION EDUCATIVA</w:t>
      </w:r>
      <w:r w:rsidRPr="004D0949">
        <w:rPr>
          <w:rFonts w:ascii="Times New Roman" w:hAnsi="Times New Roman" w:cs="Times New Roman"/>
          <w:i/>
          <w:szCs w:val="24"/>
        </w:rPr>
        <w:t xml:space="preserve"> SIDON. Como fundamento necesario en la formación integral de los niños (as)</w:t>
      </w:r>
      <w:r>
        <w:rPr>
          <w:rFonts w:ascii="Times New Roman" w:hAnsi="Times New Roman" w:cs="Times New Roman"/>
          <w:i/>
          <w:szCs w:val="24"/>
        </w:rPr>
        <w:t>, jóvenes y adolescentes.</w:t>
      </w:r>
    </w:p>
    <w:p w14:paraId="43A7FB4E" w14:textId="77777777" w:rsidR="00846A6C" w:rsidRPr="004D0949" w:rsidRDefault="00846A6C" w:rsidP="00846A6C">
      <w:pPr>
        <w:spacing w:line="360" w:lineRule="auto"/>
        <w:jc w:val="both"/>
        <w:rPr>
          <w:rFonts w:ascii="Times New Roman" w:hAnsi="Times New Roman" w:cs="Times New Roman"/>
          <w:i/>
          <w:szCs w:val="24"/>
        </w:rPr>
      </w:pPr>
    </w:p>
    <w:p w14:paraId="1E60C072" w14:textId="76A81CAF" w:rsidR="00846A6C" w:rsidRDefault="00846A6C" w:rsidP="002E0007">
      <w:pPr>
        <w:ind w:left="0" w:firstLine="0"/>
        <w:jc w:val="both"/>
        <w:rPr>
          <w:rFonts w:ascii="Times New Roman" w:hAnsi="Times New Roman" w:cs="Times New Roman"/>
          <w:b/>
          <w:i/>
          <w:szCs w:val="24"/>
        </w:rPr>
      </w:pPr>
      <w:r>
        <w:rPr>
          <w:rFonts w:ascii="Times New Roman" w:hAnsi="Times New Roman" w:cs="Times New Roman"/>
          <w:b/>
          <w:i/>
          <w:szCs w:val="24"/>
        </w:rPr>
        <w:t>RESULTADO</w:t>
      </w:r>
      <w:r w:rsidR="002E0007">
        <w:rPr>
          <w:rFonts w:ascii="Times New Roman" w:hAnsi="Times New Roman" w:cs="Times New Roman"/>
          <w:b/>
          <w:i/>
          <w:szCs w:val="24"/>
        </w:rPr>
        <w:t>S</w:t>
      </w:r>
      <w:r>
        <w:rPr>
          <w:rFonts w:ascii="Times New Roman" w:hAnsi="Times New Roman" w:cs="Times New Roman"/>
          <w:b/>
          <w:i/>
          <w:szCs w:val="24"/>
        </w:rPr>
        <w:t xml:space="preserve"> ESPERADOS</w:t>
      </w:r>
    </w:p>
    <w:p w14:paraId="00C3987B" w14:textId="77777777" w:rsidR="00846A6C" w:rsidRPr="00102A8A" w:rsidRDefault="00846A6C" w:rsidP="00846A6C">
      <w:pPr>
        <w:spacing w:line="240" w:lineRule="auto"/>
        <w:ind w:left="0"/>
        <w:jc w:val="both"/>
        <w:rPr>
          <w:rFonts w:ascii="Times New Roman" w:hAnsi="Times New Roman" w:cs="Times New Roman"/>
          <w:b/>
          <w:i/>
          <w:szCs w:val="24"/>
        </w:rPr>
      </w:pPr>
    </w:p>
    <w:p w14:paraId="6ABD4999" w14:textId="77777777" w:rsidR="00846A6C" w:rsidRPr="004D0949" w:rsidRDefault="00846A6C" w:rsidP="00846A6C">
      <w:pPr>
        <w:pStyle w:val="Prrafodelista"/>
        <w:numPr>
          <w:ilvl w:val="0"/>
          <w:numId w:val="97"/>
        </w:numPr>
        <w:spacing w:after="0" w:line="360" w:lineRule="auto"/>
        <w:jc w:val="both"/>
        <w:rPr>
          <w:rFonts w:ascii="Times New Roman" w:hAnsi="Times New Roman" w:cs="Times New Roman"/>
          <w:i/>
          <w:szCs w:val="24"/>
        </w:rPr>
      </w:pPr>
      <w:r w:rsidRPr="004D0949">
        <w:rPr>
          <w:rFonts w:ascii="Times New Roman" w:hAnsi="Times New Roman" w:cs="Times New Roman"/>
          <w:i/>
          <w:szCs w:val="24"/>
        </w:rPr>
        <w:t>Aumentar y mantener la cobertura de los pa</w:t>
      </w:r>
      <w:r>
        <w:rPr>
          <w:rFonts w:ascii="Times New Roman" w:hAnsi="Times New Roman" w:cs="Times New Roman"/>
          <w:i/>
          <w:szCs w:val="24"/>
        </w:rPr>
        <w:t>rticipantes de escuela de familia</w:t>
      </w:r>
      <w:r w:rsidRPr="004D0949">
        <w:rPr>
          <w:rFonts w:ascii="Times New Roman" w:hAnsi="Times New Roman" w:cs="Times New Roman"/>
          <w:i/>
          <w:szCs w:val="24"/>
        </w:rPr>
        <w:t>.</w:t>
      </w:r>
    </w:p>
    <w:p w14:paraId="7ABD6525" w14:textId="77777777" w:rsidR="00846A6C" w:rsidRPr="004D0949" w:rsidRDefault="00846A6C" w:rsidP="00846A6C">
      <w:pPr>
        <w:pStyle w:val="Prrafodelista"/>
        <w:spacing w:line="360" w:lineRule="auto"/>
        <w:ind w:left="705"/>
        <w:jc w:val="both"/>
        <w:rPr>
          <w:rFonts w:ascii="Times New Roman" w:hAnsi="Times New Roman" w:cs="Times New Roman"/>
          <w:i/>
          <w:szCs w:val="24"/>
        </w:rPr>
      </w:pPr>
    </w:p>
    <w:p w14:paraId="4EDE3DB1" w14:textId="77777777" w:rsidR="00846A6C" w:rsidRPr="004D0949" w:rsidRDefault="00846A6C" w:rsidP="002E0007">
      <w:pPr>
        <w:ind w:left="0" w:firstLine="0"/>
        <w:jc w:val="both"/>
        <w:rPr>
          <w:rFonts w:ascii="Times New Roman" w:hAnsi="Times New Roman" w:cs="Times New Roman"/>
          <w:b/>
          <w:i/>
          <w:szCs w:val="24"/>
        </w:rPr>
      </w:pPr>
      <w:r w:rsidRPr="004D0949">
        <w:rPr>
          <w:rFonts w:ascii="Times New Roman" w:hAnsi="Times New Roman" w:cs="Times New Roman"/>
          <w:b/>
          <w:i/>
          <w:szCs w:val="24"/>
        </w:rPr>
        <w:t>ACUERDO O TERMINOS DE REFERENCIA PARA LA VIABILIDAD:</w:t>
      </w:r>
    </w:p>
    <w:p w14:paraId="3EF195E1" w14:textId="77777777" w:rsidR="00846A6C" w:rsidRPr="004D0949" w:rsidRDefault="00846A6C" w:rsidP="00846A6C">
      <w:pPr>
        <w:jc w:val="both"/>
        <w:rPr>
          <w:rFonts w:ascii="Times New Roman" w:hAnsi="Times New Roman" w:cs="Times New Roman"/>
          <w:b/>
          <w:i/>
          <w:szCs w:val="24"/>
        </w:rPr>
      </w:pPr>
    </w:p>
    <w:p w14:paraId="550FA5C3" w14:textId="77777777" w:rsidR="00846A6C" w:rsidRPr="004D0949" w:rsidRDefault="00846A6C" w:rsidP="002E0007">
      <w:pPr>
        <w:ind w:left="0" w:firstLine="0"/>
        <w:jc w:val="both"/>
        <w:rPr>
          <w:rFonts w:ascii="Times New Roman" w:hAnsi="Times New Roman" w:cs="Times New Roman"/>
          <w:b/>
          <w:i/>
          <w:szCs w:val="24"/>
        </w:rPr>
      </w:pPr>
      <w:r w:rsidRPr="004D0949">
        <w:rPr>
          <w:rFonts w:ascii="Times New Roman" w:hAnsi="Times New Roman" w:cs="Times New Roman"/>
          <w:b/>
          <w:i/>
          <w:szCs w:val="24"/>
        </w:rPr>
        <w:t>MARCO LEGAL:</w:t>
      </w:r>
    </w:p>
    <w:p w14:paraId="54571F8D" w14:textId="77777777" w:rsidR="00846A6C" w:rsidRPr="004D0949" w:rsidRDefault="00846A6C" w:rsidP="00846A6C">
      <w:pPr>
        <w:jc w:val="both"/>
        <w:rPr>
          <w:rFonts w:ascii="Times New Roman" w:hAnsi="Times New Roman" w:cs="Times New Roman"/>
          <w:b/>
          <w:i/>
          <w:szCs w:val="24"/>
        </w:rPr>
      </w:pPr>
    </w:p>
    <w:p w14:paraId="2D624BC6" w14:textId="77777777" w:rsidR="00846A6C" w:rsidRPr="004D0949" w:rsidRDefault="00846A6C" w:rsidP="002E0007">
      <w:pPr>
        <w:spacing w:line="360" w:lineRule="auto"/>
        <w:ind w:left="766" w:firstLine="0"/>
        <w:jc w:val="both"/>
        <w:rPr>
          <w:rFonts w:ascii="Times New Roman" w:hAnsi="Times New Roman" w:cs="Times New Roman"/>
          <w:i/>
          <w:szCs w:val="24"/>
        </w:rPr>
      </w:pPr>
      <w:r w:rsidRPr="004D0949">
        <w:rPr>
          <w:rFonts w:ascii="Times New Roman" w:hAnsi="Times New Roman" w:cs="Times New Roman"/>
          <w:i/>
          <w:szCs w:val="24"/>
        </w:rPr>
        <w:t>Las leyes y normas que nos brindan al marco legal para la organi</w:t>
      </w:r>
      <w:r>
        <w:rPr>
          <w:rFonts w:ascii="Times New Roman" w:hAnsi="Times New Roman" w:cs="Times New Roman"/>
          <w:i/>
          <w:szCs w:val="24"/>
        </w:rPr>
        <w:t>zación de las escuelas de familia</w:t>
      </w:r>
      <w:r w:rsidRPr="004D0949">
        <w:rPr>
          <w:rFonts w:ascii="Times New Roman" w:hAnsi="Times New Roman" w:cs="Times New Roman"/>
          <w:i/>
          <w:szCs w:val="24"/>
        </w:rPr>
        <w:t xml:space="preserve"> son:</w:t>
      </w:r>
    </w:p>
    <w:p w14:paraId="2F01C5D2" w14:textId="77777777" w:rsidR="00846A6C" w:rsidRPr="004D0949" w:rsidRDefault="00846A6C" w:rsidP="00846A6C">
      <w:pPr>
        <w:spacing w:line="360" w:lineRule="auto"/>
        <w:jc w:val="both"/>
        <w:rPr>
          <w:rFonts w:ascii="Times New Roman" w:hAnsi="Times New Roman" w:cs="Times New Roman"/>
          <w:i/>
          <w:szCs w:val="24"/>
        </w:rPr>
      </w:pPr>
    </w:p>
    <w:p w14:paraId="720EC96D" w14:textId="77777777" w:rsidR="00846A6C" w:rsidRPr="004D0949" w:rsidRDefault="00846A6C" w:rsidP="00846A6C">
      <w:pPr>
        <w:spacing w:line="360" w:lineRule="auto"/>
        <w:jc w:val="both"/>
        <w:rPr>
          <w:rFonts w:ascii="Times New Roman" w:hAnsi="Times New Roman" w:cs="Times New Roman"/>
          <w:i/>
          <w:szCs w:val="24"/>
        </w:rPr>
      </w:pPr>
      <w:r w:rsidRPr="004D0949">
        <w:rPr>
          <w:rFonts w:ascii="Times New Roman" w:hAnsi="Times New Roman" w:cs="Times New Roman"/>
          <w:i/>
          <w:szCs w:val="24"/>
        </w:rPr>
        <w:t>Apoyados en la constitución política en el capítulo II de los derechos sociales, económicos y culturales. (Constitución Política Nacional).</w:t>
      </w:r>
    </w:p>
    <w:p w14:paraId="3C524705" w14:textId="77777777" w:rsidR="00846A6C" w:rsidRPr="004D0949" w:rsidRDefault="00846A6C" w:rsidP="00846A6C">
      <w:pPr>
        <w:pStyle w:val="Prrafodelista"/>
        <w:spacing w:line="360" w:lineRule="auto"/>
        <w:jc w:val="both"/>
        <w:rPr>
          <w:rFonts w:ascii="Times New Roman" w:hAnsi="Times New Roman" w:cs="Times New Roman"/>
          <w:i/>
          <w:szCs w:val="24"/>
        </w:rPr>
      </w:pPr>
    </w:p>
    <w:p w14:paraId="3B7B5E5D" w14:textId="77777777" w:rsidR="00846A6C" w:rsidRPr="004D0949" w:rsidRDefault="00846A6C" w:rsidP="00846A6C">
      <w:pPr>
        <w:spacing w:line="360" w:lineRule="auto"/>
        <w:jc w:val="both"/>
        <w:rPr>
          <w:rFonts w:ascii="Times New Roman" w:hAnsi="Times New Roman" w:cs="Times New Roman"/>
          <w:b/>
          <w:bCs/>
          <w:i/>
          <w:szCs w:val="24"/>
        </w:rPr>
      </w:pPr>
      <w:r w:rsidRPr="004D0949">
        <w:rPr>
          <w:rFonts w:ascii="Times New Roman" w:hAnsi="Times New Roman" w:cs="Times New Roman"/>
          <w:b/>
          <w:bCs/>
          <w:i/>
          <w:szCs w:val="24"/>
        </w:rPr>
        <w:lastRenderedPageBreak/>
        <w:t xml:space="preserve">ARTICULO. 42. </w:t>
      </w:r>
    </w:p>
    <w:p w14:paraId="06DFDD92" w14:textId="77777777" w:rsidR="00846A6C" w:rsidRPr="004D0949" w:rsidRDefault="00846A6C" w:rsidP="00846A6C">
      <w:pPr>
        <w:pStyle w:val="Prrafodelista"/>
        <w:numPr>
          <w:ilvl w:val="0"/>
          <w:numId w:val="100"/>
        </w:numPr>
        <w:spacing w:after="0" w:line="360" w:lineRule="auto"/>
        <w:jc w:val="both"/>
        <w:rPr>
          <w:rFonts w:ascii="Times New Roman" w:hAnsi="Times New Roman" w:cs="Times New Roman"/>
          <w:i/>
          <w:szCs w:val="24"/>
        </w:rPr>
      </w:pPr>
      <w:r w:rsidRPr="004D0949">
        <w:rPr>
          <w:rFonts w:ascii="Times New Roman" w:hAnsi="Times New Roman" w:cs="Times New Roman"/>
          <w:i/>
          <w:szCs w:val="24"/>
        </w:rPr>
        <w:t xml:space="preserve">La familia es el núcleo, fundamental de la sociedad. Se constituye por vínculos naturales o jurídicos, por la decisión libre de un hombre y una mujer de contraer matrimonio o por voluntad responsable de conformarla. </w:t>
      </w:r>
    </w:p>
    <w:p w14:paraId="5543DDF7" w14:textId="77777777" w:rsidR="00846A6C" w:rsidRPr="004D0949" w:rsidRDefault="00846A6C" w:rsidP="00846A6C">
      <w:pPr>
        <w:pStyle w:val="Prrafodelista"/>
        <w:numPr>
          <w:ilvl w:val="0"/>
          <w:numId w:val="100"/>
        </w:numPr>
        <w:spacing w:after="0" w:line="360" w:lineRule="auto"/>
        <w:jc w:val="both"/>
        <w:rPr>
          <w:rFonts w:ascii="Times New Roman" w:hAnsi="Times New Roman" w:cs="Times New Roman"/>
          <w:i/>
          <w:szCs w:val="24"/>
        </w:rPr>
      </w:pPr>
      <w:r w:rsidRPr="004D0949">
        <w:rPr>
          <w:rFonts w:ascii="Times New Roman" w:hAnsi="Times New Roman" w:cs="Times New Roman"/>
          <w:i/>
          <w:szCs w:val="24"/>
        </w:rPr>
        <w:t xml:space="preserve">Las relaciones familiares se basan en la igualdad de derechos y deberes de la pareja y el respeto reciproco entre todos sus interrogantes. </w:t>
      </w:r>
    </w:p>
    <w:p w14:paraId="27A721DA" w14:textId="77777777" w:rsidR="00846A6C" w:rsidRPr="004D0949" w:rsidRDefault="00846A6C" w:rsidP="00846A6C">
      <w:pPr>
        <w:pStyle w:val="Prrafodelista"/>
        <w:numPr>
          <w:ilvl w:val="0"/>
          <w:numId w:val="100"/>
        </w:numPr>
        <w:spacing w:after="0" w:line="360" w:lineRule="auto"/>
        <w:jc w:val="both"/>
        <w:rPr>
          <w:rFonts w:ascii="Times New Roman" w:hAnsi="Times New Roman" w:cs="Times New Roman"/>
          <w:i/>
          <w:szCs w:val="24"/>
        </w:rPr>
      </w:pPr>
      <w:r w:rsidRPr="004D0949">
        <w:rPr>
          <w:rFonts w:ascii="Times New Roman" w:hAnsi="Times New Roman" w:cs="Times New Roman"/>
          <w:i/>
          <w:szCs w:val="24"/>
        </w:rPr>
        <w:t xml:space="preserve">Cualquier forma de violencia en la familia, se considera destructivo de su armonía y unidad. </w:t>
      </w:r>
    </w:p>
    <w:p w14:paraId="51CA68DC" w14:textId="77777777" w:rsidR="00846A6C" w:rsidRPr="004D0949" w:rsidRDefault="00846A6C" w:rsidP="00846A6C">
      <w:pPr>
        <w:pStyle w:val="Default"/>
        <w:jc w:val="both"/>
        <w:rPr>
          <w:rFonts w:ascii="Times New Roman" w:hAnsi="Times New Roman" w:cs="Times New Roman"/>
          <w:i/>
        </w:rPr>
      </w:pPr>
    </w:p>
    <w:p w14:paraId="4B7F6B10"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b/>
          <w:bCs/>
          <w:i/>
        </w:rPr>
        <w:t xml:space="preserve">CODIGO DEL MENOR ARTÍCULO 82 </w:t>
      </w:r>
    </w:p>
    <w:p w14:paraId="723B22C5" w14:textId="77777777" w:rsidR="00846A6C" w:rsidRPr="004D0949" w:rsidRDefault="00846A6C" w:rsidP="00846A6C">
      <w:pPr>
        <w:pStyle w:val="Default"/>
        <w:spacing w:line="360" w:lineRule="auto"/>
        <w:jc w:val="both"/>
        <w:rPr>
          <w:rFonts w:ascii="Times New Roman" w:hAnsi="Times New Roman" w:cs="Times New Roman"/>
          <w:i/>
        </w:rPr>
      </w:pPr>
    </w:p>
    <w:p w14:paraId="61B1D73A"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i/>
          <w:color w:val="auto"/>
        </w:rPr>
        <w:t>Parágrafo. Esta intención integral al menor podrá ser suministrada directa por el instituto o mediante contratos con instituciones idóneas</w:t>
      </w:r>
      <w:r w:rsidRPr="004D0949">
        <w:rPr>
          <w:rFonts w:ascii="Times New Roman" w:hAnsi="Times New Roman" w:cs="Times New Roman"/>
          <w:i/>
        </w:rPr>
        <w:t xml:space="preserve">. </w:t>
      </w:r>
    </w:p>
    <w:p w14:paraId="7E9AA90E" w14:textId="77777777" w:rsidR="00846A6C" w:rsidRPr="004D0949" w:rsidRDefault="00846A6C" w:rsidP="00846A6C">
      <w:pPr>
        <w:pStyle w:val="Default"/>
        <w:spacing w:line="360" w:lineRule="auto"/>
        <w:jc w:val="both"/>
        <w:rPr>
          <w:rFonts w:ascii="Times New Roman" w:hAnsi="Times New Roman" w:cs="Times New Roman"/>
          <w:b/>
          <w:bCs/>
          <w:i/>
        </w:rPr>
      </w:pPr>
    </w:p>
    <w:p w14:paraId="0E5467E3"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b/>
          <w:bCs/>
          <w:i/>
        </w:rPr>
        <w:t xml:space="preserve">ARTICULO 83 </w:t>
      </w:r>
    </w:p>
    <w:p w14:paraId="57223539" w14:textId="77777777" w:rsidR="00846A6C" w:rsidRPr="004D0949" w:rsidRDefault="00846A6C" w:rsidP="00846A6C">
      <w:pPr>
        <w:pStyle w:val="Default"/>
        <w:spacing w:line="360" w:lineRule="auto"/>
        <w:jc w:val="both"/>
        <w:rPr>
          <w:rFonts w:ascii="Times New Roman" w:hAnsi="Times New Roman" w:cs="Times New Roman"/>
          <w:i/>
        </w:rPr>
      </w:pPr>
    </w:p>
    <w:p w14:paraId="5660A9AB"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i/>
        </w:rPr>
        <w:t xml:space="preserve">Entiéndase por atención integral el conjunto de acciones que se realizan a favor de los menores en situaciones regular, tendiente a satisfacer sus necesidades básicas y a propiciar su desarrollo físico y </w:t>
      </w:r>
      <w:proofErr w:type="spellStart"/>
      <w:r w:rsidRPr="004D0949">
        <w:rPr>
          <w:rFonts w:ascii="Times New Roman" w:hAnsi="Times New Roman" w:cs="Times New Roman"/>
          <w:i/>
        </w:rPr>
        <w:t>sico</w:t>
      </w:r>
      <w:proofErr w:type="spellEnd"/>
      <w:r w:rsidRPr="004D0949">
        <w:rPr>
          <w:rFonts w:ascii="Times New Roman" w:hAnsi="Times New Roman" w:cs="Times New Roman"/>
          <w:i/>
        </w:rPr>
        <w:t xml:space="preserve">-social, por medio de un adecuado, ambiente educativo y con participación de la familia y la comunidad. </w:t>
      </w:r>
    </w:p>
    <w:p w14:paraId="5559D66B" w14:textId="77777777" w:rsidR="00846A6C" w:rsidRPr="004D0949" w:rsidRDefault="00846A6C" w:rsidP="00846A6C">
      <w:pPr>
        <w:pStyle w:val="Default"/>
        <w:spacing w:line="360" w:lineRule="auto"/>
        <w:jc w:val="both"/>
        <w:rPr>
          <w:rFonts w:ascii="Times New Roman" w:hAnsi="Times New Roman" w:cs="Times New Roman"/>
          <w:b/>
          <w:bCs/>
          <w:i/>
        </w:rPr>
      </w:pPr>
    </w:p>
    <w:p w14:paraId="7283A3C8"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b/>
          <w:bCs/>
          <w:i/>
        </w:rPr>
        <w:t xml:space="preserve">CAPITULO 2 ART. 6 </w:t>
      </w:r>
    </w:p>
    <w:p w14:paraId="3F2F127D" w14:textId="77777777" w:rsidR="00846A6C" w:rsidRPr="004D0949" w:rsidRDefault="00846A6C" w:rsidP="00846A6C">
      <w:pPr>
        <w:pStyle w:val="Default"/>
        <w:spacing w:line="360" w:lineRule="auto"/>
        <w:jc w:val="both"/>
        <w:rPr>
          <w:rFonts w:ascii="Times New Roman" w:hAnsi="Times New Roman" w:cs="Times New Roman"/>
          <w:i/>
        </w:rPr>
      </w:pPr>
    </w:p>
    <w:p w14:paraId="0BE50F5E"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i/>
        </w:rPr>
        <w:t xml:space="preserve">Todo menor tiene derecho a crecer en el seno de una familia. Son deberes de los padres velar por que los hijos reciban los cuidados necesarios para su adecuado desarrollo físico, intelectual, moral y social. </w:t>
      </w:r>
    </w:p>
    <w:p w14:paraId="6D8B4756" w14:textId="77777777" w:rsidR="00846A6C" w:rsidRPr="004D0949" w:rsidRDefault="00846A6C" w:rsidP="00846A6C">
      <w:pPr>
        <w:pStyle w:val="Default"/>
        <w:spacing w:line="360" w:lineRule="auto"/>
        <w:jc w:val="both"/>
        <w:rPr>
          <w:rFonts w:ascii="Times New Roman" w:hAnsi="Times New Roman" w:cs="Times New Roman"/>
          <w:b/>
          <w:bCs/>
          <w:i/>
        </w:rPr>
      </w:pPr>
    </w:p>
    <w:p w14:paraId="133CA54E"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b/>
          <w:bCs/>
          <w:i/>
        </w:rPr>
        <w:t xml:space="preserve">ARTÍCULO 2º DERECHOS DE LOS PADRES DE FAMILIA </w:t>
      </w:r>
    </w:p>
    <w:p w14:paraId="10C61798" w14:textId="77777777" w:rsidR="00846A6C" w:rsidRPr="004D0949" w:rsidRDefault="00846A6C" w:rsidP="00846A6C">
      <w:pPr>
        <w:pStyle w:val="Default"/>
        <w:spacing w:line="360" w:lineRule="auto"/>
        <w:jc w:val="both"/>
        <w:rPr>
          <w:rFonts w:ascii="Times New Roman" w:hAnsi="Times New Roman" w:cs="Times New Roman"/>
          <w:i/>
        </w:rPr>
      </w:pPr>
      <w:r w:rsidRPr="004D0949">
        <w:rPr>
          <w:rFonts w:ascii="Times New Roman" w:hAnsi="Times New Roman" w:cs="Times New Roman"/>
          <w:i/>
        </w:rPr>
        <w:t xml:space="preserve">Los principales derechos de los padres de familia en relación con la educación de sus hijos son los siguientes: </w:t>
      </w:r>
    </w:p>
    <w:p w14:paraId="50F444F4" w14:textId="77777777" w:rsidR="00846A6C" w:rsidRPr="004D0949" w:rsidRDefault="00846A6C" w:rsidP="00846A6C">
      <w:pPr>
        <w:pStyle w:val="Default"/>
        <w:numPr>
          <w:ilvl w:val="0"/>
          <w:numId w:val="98"/>
        </w:numPr>
        <w:spacing w:after="247" w:line="360" w:lineRule="auto"/>
        <w:ind w:left="360"/>
        <w:jc w:val="both"/>
        <w:rPr>
          <w:rFonts w:ascii="Times New Roman" w:hAnsi="Times New Roman" w:cs="Times New Roman"/>
          <w:i/>
        </w:rPr>
      </w:pPr>
      <w:r w:rsidRPr="004D0949">
        <w:rPr>
          <w:rFonts w:ascii="Times New Roman" w:hAnsi="Times New Roman" w:cs="Times New Roman"/>
          <w:i/>
        </w:rPr>
        <w:lastRenderedPageBreak/>
        <w:t xml:space="preserve">Participar en el proceso educativo que desarrolla el establecimiento en que están matriculados sus hijos y, de manera especial, en la construcción, ejecución y modificación del proyecto educativo institucional. </w:t>
      </w:r>
    </w:p>
    <w:p w14:paraId="46062154" w14:textId="77777777" w:rsidR="00846A6C" w:rsidRPr="004D0949" w:rsidRDefault="00846A6C" w:rsidP="00846A6C">
      <w:pPr>
        <w:pStyle w:val="Default"/>
        <w:numPr>
          <w:ilvl w:val="0"/>
          <w:numId w:val="98"/>
        </w:numPr>
        <w:spacing w:line="360" w:lineRule="auto"/>
        <w:ind w:left="360"/>
        <w:jc w:val="both"/>
        <w:rPr>
          <w:rFonts w:ascii="Times New Roman" w:hAnsi="Times New Roman" w:cs="Times New Roman"/>
          <w:i/>
        </w:rPr>
      </w:pPr>
      <w:r w:rsidRPr="004D0949">
        <w:rPr>
          <w:rFonts w:ascii="Times New Roman" w:hAnsi="Times New Roman" w:cs="Times New Roman"/>
          <w:i/>
        </w:rPr>
        <w:t xml:space="preserve">Ejercer el derecho de asociación con el propósito de mejorar los procesos educativos, la capacitación de los padres en los asuntos que atañen a la mejor educación y el desarrollo armónico de sus hijos. </w:t>
      </w:r>
    </w:p>
    <w:p w14:paraId="74396170" w14:textId="77777777" w:rsidR="00846A6C" w:rsidRPr="004D0949" w:rsidRDefault="00846A6C" w:rsidP="00846A6C">
      <w:pPr>
        <w:pStyle w:val="Default"/>
        <w:spacing w:line="360" w:lineRule="auto"/>
        <w:jc w:val="both"/>
        <w:rPr>
          <w:rFonts w:ascii="Times New Roman" w:hAnsi="Times New Roman" w:cs="Times New Roman"/>
          <w:b/>
          <w:bCs/>
          <w:i/>
        </w:rPr>
      </w:pPr>
    </w:p>
    <w:p w14:paraId="585C024B" w14:textId="77777777" w:rsidR="00846A6C" w:rsidRPr="004D0949" w:rsidRDefault="00846A6C" w:rsidP="00846A6C">
      <w:pPr>
        <w:pStyle w:val="Default"/>
        <w:spacing w:line="360" w:lineRule="auto"/>
        <w:jc w:val="both"/>
        <w:rPr>
          <w:rFonts w:ascii="Times New Roman" w:hAnsi="Times New Roman" w:cs="Times New Roman"/>
          <w:b/>
          <w:bCs/>
          <w:i/>
        </w:rPr>
      </w:pPr>
      <w:r w:rsidRPr="004D0949">
        <w:rPr>
          <w:rFonts w:ascii="Times New Roman" w:hAnsi="Times New Roman" w:cs="Times New Roman"/>
          <w:b/>
          <w:bCs/>
          <w:i/>
        </w:rPr>
        <w:t xml:space="preserve">ARTÍCULO 3º DEBERES DE LOS PADRES DE FAMILIA </w:t>
      </w:r>
    </w:p>
    <w:p w14:paraId="5CD0D3C8" w14:textId="77777777" w:rsidR="00846A6C" w:rsidRPr="004D0949" w:rsidRDefault="00846A6C" w:rsidP="00846A6C">
      <w:pPr>
        <w:pStyle w:val="Default"/>
        <w:spacing w:line="360" w:lineRule="auto"/>
        <w:jc w:val="both"/>
        <w:rPr>
          <w:rFonts w:ascii="Times New Roman" w:hAnsi="Times New Roman" w:cs="Times New Roman"/>
          <w:i/>
        </w:rPr>
      </w:pPr>
    </w:p>
    <w:p w14:paraId="52598602" w14:textId="77777777" w:rsidR="00846A6C" w:rsidRPr="004D0949" w:rsidRDefault="00846A6C" w:rsidP="002E0007">
      <w:pPr>
        <w:spacing w:line="360" w:lineRule="auto"/>
        <w:jc w:val="both"/>
        <w:rPr>
          <w:rFonts w:ascii="Times New Roman" w:hAnsi="Times New Roman" w:cs="Times New Roman"/>
          <w:i/>
          <w:szCs w:val="24"/>
        </w:rPr>
      </w:pPr>
      <w:r w:rsidRPr="004D0949">
        <w:rPr>
          <w:rFonts w:ascii="Times New Roman" w:hAnsi="Times New Roman" w:cs="Times New Roman"/>
          <w:i/>
          <w:szCs w:val="24"/>
        </w:rPr>
        <w:t>Con el fin de asegurar el cumplimiento de los compromisos adquiridos con la educación de sus hijos, corresponden a los padres de familia los siguientes deberes:</w:t>
      </w:r>
    </w:p>
    <w:p w14:paraId="4F76D936" w14:textId="77777777" w:rsidR="00846A6C" w:rsidRPr="004D0949" w:rsidRDefault="00846A6C" w:rsidP="00846A6C">
      <w:pPr>
        <w:pStyle w:val="Default"/>
        <w:spacing w:line="360" w:lineRule="auto"/>
        <w:jc w:val="both"/>
        <w:rPr>
          <w:rFonts w:ascii="Times New Roman" w:hAnsi="Times New Roman" w:cs="Times New Roman"/>
          <w:i/>
        </w:rPr>
      </w:pPr>
    </w:p>
    <w:p w14:paraId="1D77C855" w14:textId="77777777" w:rsidR="00846A6C" w:rsidRPr="004D0949" w:rsidRDefault="00846A6C" w:rsidP="00846A6C">
      <w:pPr>
        <w:pStyle w:val="Default"/>
        <w:numPr>
          <w:ilvl w:val="0"/>
          <w:numId w:val="101"/>
        </w:numPr>
        <w:spacing w:after="247" w:line="360" w:lineRule="auto"/>
        <w:jc w:val="both"/>
        <w:rPr>
          <w:rFonts w:ascii="Times New Roman" w:hAnsi="Times New Roman" w:cs="Times New Roman"/>
          <w:i/>
        </w:rPr>
      </w:pPr>
      <w:r w:rsidRPr="004D0949">
        <w:rPr>
          <w:rFonts w:ascii="Times New Roman" w:hAnsi="Times New Roman" w:cs="Times New Roman"/>
          <w:i/>
        </w:rPr>
        <w:t xml:space="preserve">Contribuir para que el servicio educativo sea armónico con el ejercicio del derecho a la educación y el cumplimiento de sus fines sociales y legales. </w:t>
      </w:r>
    </w:p>
    <w:p w14:paraId="174D24F2" w14:textId="77777777" w:rsidR="00846A6C" w:rsidRPr="004D0949" w:rsidRDefault="00846A6C" w:rsidP="00846A6C">
      <w:pPr>
        <w:pStyle w:val="Default"/>
        <w:numPr>
          <w:ilvl w:val="0"/>
          <w:numId w:val="101"/>
        </w:numPr>
        <w:spacing w:after="247" w:line="360" w:lineRule="auto"/>
        <w:jc w:val="both"/>
        <w:rPr>
          <w:rFonts w:ascii="Times New Roman" w:hAnsi="Times New Roman" w:cs="Times New Roman"/>
          <w:i/>
        </w:rPr>
      </w:pPr>
      <w:r w:rsidRPr="004D0949">
        <w:rPr>
          <w:rFonts w:ascii="Times New Roman" w:hAnsi="Times New Roman" w:cs="Times New Roman"/>
          <w:i/>
        </w:rPr>
        <w:t xml:space="preserve">Apoyar al establecimiento en el desarrollo de las acciones que conduzcan al mejoramiento del servicio educativo y que eleven la capacidad de los aprendizajes, especialmente en la formación y desarrollo de los planes de mejoramiento institucional. </w:t>
      </w:r>
    </w:p>
    <w:p w14:paraId="058F1702" w14:textId="77777777" w:rsidR="00846A6C" w:rsidRPr="004D0949" w:rsidRDefault="00846A6C" w:rsidP="00846A6C">
      <w:pPr>
        <w:pStyle w:val="Default"/>
        <w:numPr>
          <w:ilvl w:val="0"/>
          <w:numId w:val="101"/>
        </w:numPr>
        <w:spacing w:line="360" w:lineRule="auto"/>
        <w:jc w:val="both"/>
        <w:rPr>
          <w:rFonts w:ascii="Times New Roman" w:hAnsi="Times New Roman" w:cs="Times New Roman"/>
          <w:i/>
        </w:rPr>
      </w:pPr>
      <w:r w:rsidRPr="008A749C">
        <w:rPr>
          <w:rFonts w:ascii="Times New Roman" w:hAnsi="Times New Roman" w:cs="Times New Roman"/>
          <w:i/>
        </w:rPr>
        <w:t xml:space="preserve">Acompañar el proceso educativo el cumplimiento de su responsabilidad como primeros educadores de sus hijos, para mejora la orientación personal y el desarrollo de valores ciudadanos. </w:t>
      </w:r>
    </w:p>
    <w:p w14:paraId="7363A32C" w14:textId="77777777" w:rsidR="00846A6C" w:rsidRDefault="00846A6C">
      <w:pPr>
        <w:spacing w:after="160" w:line="259" w:lineRule="auto"/>
        <w:ind w:left="0" w:firstLine="0"/>
        <w:rPr>
          <w:rFonts w:ascii="Times New Roman" w:hAnsi="Times New Roman" w:cs="Times New Roman"/>
          <w:b/>
          <w:i/>
          <w:sz w:val="28"/>
          <w:szCs w:val="28"/>
        </w:rPr>
      </w:pPr>
    </w:p>
    <w:p w14:paraId="66D12070" w14:textId="77777777" w:rsidR="002E0007" w:rsidRDefault="002E0007">
      <w:pPr>
        <w:spacing w:after="160" w:line="259" w:lineRule="auto"/>
        <w:ind w:left="0" w:firstLine="0"/>
        <w:rPr>
          <w:rFonts w:ascii="Times New Roman" w:hAnsi="Times New Roman" w:cs="Times New Roman"/>
          <w:b/>
          <w:i/>
          <w:sz w:val="28"/>
          <w:szCs w:val="28"/>
        </w:rPr>
      </w:pPr>
      <w:r>
        <w:rPr>
          <w:rFonts w:ascii="Times New Roman" w:hAnsi="Times New Roman" w:cs="Times New Roman"/>
          <w:b/>
          <w:i/>
          <w:sz w:val="28"/>
          <w:szCs w:val="28"/>
        </w:rPr>
        <w:br w:type="page"/>
      </w:r>
    </w:p>
    <w:p w14:paraId="4A362535" w14:textId="02C1FB44" w:rsidR="000A76B5" w:rsidRPr="00340D4E" w:rsidRDefault="000A76B5" w:rsidP="00AB37DF">
      <w:pPr>
        <w:pStyle w:val="Prrafodelista"/>
        <w:numPr>
          <w:ilvl w:val="0"/>
          <w:numId w:val="93"/>
        </w:numPr>
        <w:spacing w:line="360" w:lineRule="auto"/>
        <w:jc w:val="center"/>
        <w:rPr>
          <w:rFonts w:ascii="Times New Roman" w:hAnsi="Times New Roman" w:cs="Times New Roman"/>
          <w:b/>
          <w:i/>
          <w:sz w:val="28"/>
          <w:szCs w:val="28"/>
        </w:rPr>
      </w:pPr>
      <w:r w:rsidRPr="00340D4E">
        <w:rPr>
          <w:rFonts w:ascii="Times New Roman" w:hAnsi="Times New Roman" w:cs="Times New Roman"/>
          <w:b/>
          <w:i/>
          <w:sz w:val="28"/>
          <w:szCs w:val="28"/>
        </w:rPr>
        <w:lastRenderedPageBreak/>
        <w:t>GESTION COMUNITARIA.</w:t>
      </w:r>
    </w:p>
    <w:p w14:paraId="1A3E42B0" w14:textId="77777777" w:rsidR="000A76B5" w:rsidRPr="00CA7A57" w:rsidRDefault="000A76B5" w:rsidP="009012D8">
      <w:pPr>
        <w:spacing w:line="360" w:lineRule="auto"/>
        <w:jc w:val="both"/>
        <w:rPr>
          <w:rFonts w:ascii="Times New Roman" w:hAnsi="Times New Roman" w:cs="Times New Roman"/>
          <w:b/>
          <w:i/>
        </w:rPr>
      </w:pPr>
    </w:p>
    <w:p w14:paraId="44C6363B"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En la Institución Educativa Sidón el componente comunitario del PEI incluye los procesos relacionados con la accesibilidad, proyección a la comunidad, participación, convivencia y prevención de riesgos; esta gestión está directamente encaminada a constituir una estrecha relación con el entorno; estableciendo proyectos pertinentes orientados a fortalecer espacios ambientales, económicos, sociales que redunden en el bienestar y progreso de la región del bajo Patía. </w:t>
      </w:r>
    </w:p>
    <w:p w14:paraId="031B513A" w14:textId="77777777" w:rsidR="000A76B5" w:rsidRPr="00CA7A57" w:rsidRDefault="000A76B5" w:rsidP="009012D8">
      <w:pPr>
        <w:spacing w:line="360" w:lineRule="auto"/>
        <w:jc w:val="both"/>
        <w:rPr>
          <w:rFonts w:ascii="Times New Roman" w:hAnsi="Times New Roman" w:cs="Times New Roman"/>
          <w:i/>
        </w:rPr>
      </w:pPr>
    </w:p>
    <w:p w14:paraId="4A07BEBD" w14:textId="356112D7" w:rsidR="000A76B5" w:rsidRPr="00340D4E" w:rsidRDefault="00846A6C" w:rsidP="009012D8">
      <w:pPr>
        <w:spacing w:line="360" w:lineRule="auto"/>
        <w:jc w:val="both"/>
        <w:rPr>
          <w:rFonts w:ascii="Times New Roman" w:hAnsi="Times New Roman" w:cs="Times New Roman"/>
          <w:b/>
          <w:i/>
          <w:sz w:val="26"/>
          <w:szCs w:val="26"/>
        </w:rPr>
      </w:pPr>
      <w:r>
        <w:rPr>
          <w:rFonts w:ascii="Times New Roman" w:hAnsi="Times New Roman" w:cs="Times New Roman"/>
          <w:b/>
          <w:i/>
          <w:sz w:val="26"/>
          <w:szCs w:val="26"/>
        </w:rPr>
        <w:t>7</w:t>
      </w:r>
      <w:r w:rsidR="000A76B5" w:rsidRPr="00340D4E">
        <w:rPr>
          <w:rFonts w:ascii="Times New Roman" w:hAnsi="Times New Roman" w:cs="Times New Roman"/>
          <w:b/>
          <w:i/>
          <w:sz w:val="26"/>
          <w:szCs w:val="26"/>
        </w:rPr>
        <w:t>.1. ACCESIBILIDAD.</w:t>
      </w:r>
    </w:p>
    <w:p w14:paraId="262D39FF" w14:textId="77777777" w:rsidR="000A76B5" w:rsidRPr="00CA7A57" w:rsidRDefault="000A76B5" w:rsidP="009012D8">
      <w:pPr>
        <w:spacing w:line="360" w:lineRule="auto"/>
        <w:jc w:val="both"/>
        <w:rPr>
          <w:rFonts w:ascii="Times New Roman" w:hAnsi="Times New Roman" w:cs="Times New Roman"/>
          <w:i/>
        </w:rPr>
      </w:pPr>
    </w:p>
    <w:p w14:paraId="3016B43E"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Respecto a la accesibilidad la Institución Educativa Sidón a través de su proyección comunitaria incluye la atención a grupos poblacionales vulnerables o en situación de vulnerabilidad que experimentan barreras de aprendizaje y participación. </w:t>
      </w:r>
    </w:p>
    <w:p w14:paraId="720D88BC"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A quienes dentro del diseño curricular se plantea una propuesta de Proyecto de Vida.</w:t>
      </w:r>
    </w:p>
    <w:p w14:paraId="0C4388D0" w14:textId="77777777" w:rsidR="000A76B5" w:rsidRPr="00CA7A57" w:rsidRDefault="000A76B5" w:rsidP="009012D8">
      <w:pPr>
        <w:spacing w:line="360" w:lineRule="auto"/>
        <w:jc w:val="both"/>
        <w:rPr>
          <w:rFonts w:ascii="Times New Roman" w:hAnsi="Times New Roman" w:cs="Times New Roman"/>
          <w:i/>
        </w:rPr>
      </w:pPr>
    </w:p>
    <w:p w14:paraId="15E4586D" w14:textId="3872C11F" w:rsidR="000A76B5" w:rsidRPr="00340D4E" w:rsidRDefault="00846A6C" w:rsidP="009012D8">
      <w:pPr>
        <w:spacing w:line="360" w:lineRule="auto"/>
        <w:jc w:val="both"/>
        <w:rPr>
          <w:rFonts w:ascii="Times New Roman" w:hAnsi="Times New Roman" w:cs="Times New Roman"/>
          <w:b/>
          <w:i/>
          <w:sz w:val="26"/>
          <w:szCs w:val="26"/>
        </w:rPr>
      </w:pPr>
      <w:r>
        <w:rPr>
          <w:rFonts w:ascii="Times New Roman" w:hAnsi="Times New Roman" w:cs="Times New Roman"/>
          <w:b/>
          <w:i/>
          <w:sz w:val="26"/>
          <w:szCs w:val="26"/>
        </w:rPr>
        <w:t>7</w:t>
      </w:r>
      <w:r w:rsidR="000A76B5" w:rsidRPr="00340D4E">
        <w:rPr>
          <w:rFonts w:ascii="Times New Roman" w:hAnsi="Times New Roman" w:cs="Times New Roman"/>
          <w:b/>
          <w:i/>
          <w:sz w:val="26"/>
          <w:szCs w:val="26"/>
        </w:rPr>
        <w:t>.1.1. COMPROMISO INSTITUCIONAL CON GRUPOS POBLACIONALES O EN SITUACION DE VULNERABILIDAD CON NEE.</w:t>
      </w:r>
    </w:p>
    <w:p w14:paraId="7420FE4C" w14:textId="77777777" w:rsidR="000A76B5" w:rsidRPr="00CA7A57" w:rsidRDefault="000A76B5" w:rsidP="009012D8">
      <w:pPr>
        <w:spacing w:line="360" w:lineRule="auto"/>
        <w:jc w:val="both"/>
        <w:rPr>
          <w:rFonts w:ascii="Times New Roman" w:hAnsi="Times New Roman" w:cs="Times New Roman"/>
          <w:i/>
        </w:rPr>
      </w:pPr>
    </w:p>
    <w:p w14:paraId="30C8AC5C"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El Proyecto Educativo Institucional de la Institución Educativa Sidón “Educación paz y progreso un compromiso de todos” ofrece el principio de la participación comunitaria e integración de la educación Inclusiva como una política de empoderamiento estratégica que ha permitido el crecimiento y desarrollo institucional, mediante el cual la participación comunitaria ha sido la gestión que ha generado un alto grado de compromiso y participación en los diferentes procesos y proyectos, mediante la programación de jornadas de trabajo.</w:t>
      </w:r>
    </w:p>
    <w:p w14:paraId="119A6F7F" w14:textId="77777777" w:rsidR="00340D4E" w:rsidRDefault="00340D4E" w:rsidP="009012D8">
      <w:pPr>
        <w:spacing w:line="360" w:lineRule="auto"/>
        <w:jc w:val="both"/>
        <w:rPr>
          <w:rFonts w:ascii="Times New Roman" w:hAnsi="Times New Roman" w:cs="Times New Roman"/>
          <w:b/>
          <w:i/>
          <w:sz w:val="26"/>
          <w:szCs w:val="26"/>
        </w:rPr>
      </w:pPr>
    </w:p>
    <w:p w14:paraId="37228C43" w14:textId="25C26447" w:rsidR="000A76B5" w:rsidRPr="00340D4E" w:rsidRDefault="00846A6C" w:rsidP="009012D8">
      <w:pPr>
        <w:spacing w:line="360" w:lineRule="auto"/>
        <w:jc w:val="both"/>
        <w:rPr>
          <w:rFonts w:ascii="Times New Roman" w:hAnsi="Times New Roman" w:cs="Times New Roman"/>
          <w:b/>
          <w:i/>
          <w:sz w:val="26"/>
          <w:szCs w:val="26"/>
        </w:rPr>
      </w:pPr>
      <w:r>
        <w:rPr>
          <w:rFonts w:ascii="Times New Roman" w:hAnsi="Times New Roman" w:cs="Times New Roman"/>
          <w:b/>
          <w:i/>
          <w:sz w:val="26"/>
          <w:szCs w:val="26"/>
        </w:rPr>
        <w:t>7</w:t>
      </w:r>
      <w:r w:rsidR="000A76B5" w:rsidRPr="00340D4E">
        <w:rPr>
          <w:rFonts w:ascii="Times New Roman" w:hAnsi="Times New Roman" w:cs="Times New Roman"/>
          <w:b/>
          <w:i/>
          <w:sz w:val="26"/>
          <w:szCs w:val="26"/>
        </w:rPr>
        <w:t>.1.2.</w:t>
      </w:r>
      <w:r w:rsidR="000A76B5" w:rsidRPr="00340D4E">
        <w:rPr>
          <w:rFonts w:ascii="Times New Roman" w:hAnsi="Times New Roman" w:cs="Times New Roman"/>
          <w:b/>
          <w:i/>
          <w:sz w:val="26"/>
          <w:szCs w:val="26"/>
        </w:rPr>
        <w:tab/>
        <w:t>COMPROMISO CON LA PARTICIPACIÓN COMUNITARIA E INTEGRACION DE LA EDUCACION INCLUSIVA.</w:t>
      </w:r>
    </w:p>
    <w:p w14:paraId="436BA4C1" w14:textId="77777777" w:rsidR="000A76B5" w:rsidRPr="00CA7A57" w:rsidRDefault="000A76B5" w:rsidP="009012D8">
      <w:pPr>
        <w:spacing w:line="360" w:lineRule="auto"/>
        <w:jc w:val="both"/>
        <w:rPr>
          <w:rFonts w:ascii="Times New Roman" w:hAnsi="Times New Roman" w:cs="Times New Roman"/>
          <w:b/>
          <w:i/>
        </w:rPr>
      </w:pPr>
    </w:p>
    <w:p w14:paraId="139C65B8"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La Gestión Administrativa de la Institución Educativa Sidón establece un amplio compromiso en torno a garantizar el acceso de los diferentes estamentos escolares en los procesos que tienen que ver con la planificación del servicio educativo, llevar a cabo políticas e innovaciones que tienen injerencia en la vida escolar; en consecuencia, los estudiantes y sus familias, surten efecto en las decisiones para la participación, discusión, análisis y adopción de las mismas teniendo en cuenta las características particulares de la población y en consecuencia de la vida organizacional. </w:t>
      </w:r>
    </w:p>
    <w:p w14:paraId="71F70301" w14:textId="77777777" w:rsidR="000A76B5" w:rsidRPr="00CA7A57" w:rsidRDefault="000A76B5" w:rsidP="009012D8">
      <w:pPr>
        <w:spacing w:line="360" w:lineRule="auto"/>
        <w:jc w:val="both"/>
        <w:rPr>
          <w:rFonts w:ascii="Times New Roman" w:hAnsi="Times New Roman" w:cs="Times New Roman"/>
          <w:i/>
        </w:rPr>
      </w:pPr>
    </w:p>
    <w:p w14:paraId="2C3B424A" w14:textId="651C2E84" w:rsidR="000A76B5" w:rsidRPr="00340D4E" w:rsidRDefault="00846A6C" w:rsidP="009012D8">
      <w:pPr>
        <w:spacing w:line="360" w:lineRule="auto"/>
        <w:jc w:val="both"/>
        <w:rPr>
          <w:rFonts w:ascii="Times New Roman" w:hAnsi="Times New Roman" w:cs="Times New Roman"/>
          <w:b/>
          <w:i/>
          <w:sz w:val="26"/>
          <w:szCs w:val="26"/>
        </w:rPr>
      </w:pPr>
      <w:r>
        <w:rPr>
          <w:rFonts w:ascii="Times New Roman" w:hAnsi="Times New Roman" w:cs="Times New Roman"/>
          <w:b/>
          <w:i/>
          <w:sz w:val="26"/>
          <w:szCs w:val="26"/>
        </w:rPr>
        <w:t>7</w:t>
      </w:r>
      <w:r w:rsidR="000A76B5" w:rsidRPr="00340D4E">
        <w:rPr>
          <w:rFonts w:ascii="Times New Roman" w:hAnsi="Times New Roman" w:cs="Times New Roman"/>
          <w:b/>
          <w:i/>
          <w:sz w:val="26"/>
          <w:szCs w:val="26"/>
        </w:rPr>
        <w:t>.1.3.</w:t>
      </w:r>
      <w:r w:rsidR="000A76B5" w:rsidRPr="00340D4E">
        <w:rPr>
          <w:rFonts w:ascii="Times New Roman" w:hAnsi="Times New Roman" w:cs="Times New Roman"/>
          <w:b/>
          <w:i/>
          <w:sz w:val="26"/>
          <w:szCs w:val="26"/>
        </w:rPr>
        <w:tab/>
        <w:t>COMPROMISO DE BRINDAR UN PROCESO DE FORMACION CON IDENTIDAD Y LIDERAZGO SOCIAL</w:t>
      </w:r>
    </w:p>
    <w:p w14:paraId="786ACD59" w14:textId="77777777" w:rsidR="000A76B5" w:rsidRPr="00CA7A57" w:rsidRDefault="000A76B5" w:rsidP="009012D8">
      <w:pPr>
        <w:spacing w:line="360" w:lineRule="auto"/>
        <w:jc w:val="both"/>
        <w:rPr>
          <w:rFonts w:ascii="Times New Roman" w:hAnsi="Times New Roman" w:cs="Times New Roman"/>
          <w:i/>
        </w:rPr>
      </w:pPr>
    </w:p>
    <w:p w14:paraId="3454BF93"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La educación recibida por los estudiantes debe adecuarse y responder a la realidad individual y a las expectativas de la comunidad. De otra parte, debe promover procesos en los que se vinculen los propósitos de paz e integración de las regiones inmersas en la problemática de la violencia. </w:t>
      </w:r>
    </w:p>
    <w:p w14:paraId="32464824" w14:textId="77777777" w:rsidR="000A76B5" w:rsidRPr="00CA7A57" w:rsidRDefault="000A76B5" w:rsidP="009012D8">
      <w:pPr>
        <w:spacing w:line="360" w:lineRule="auto"/>
        <w:jc w:val="both"/>
        <w:rPr>
          <w:rFonts w:ascii="Times New Roman" w:hAnsi="Times New Roman" w:cs="Times New Roman"/>
          <w:i/>
        </w:rPr>
      </w:pPr>
    </w:p>
    <w:p w14:paraId="4D4A4978" w14:textId="77777777"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Los proyectos dentro de la institución tienen como elementos articuladores los principios de la democracia participativa en las acciones propias del gobierno escolar, los requerimientos normativos en materia educativa y las políticas de formación para el liderazgo y la promoción social  que internamente buscan sustentar planeamientos alternativos frente a la paz y progreso de la región.   </w:t>
      </w:r>
    </w:p>
    <w:p w14:paraId="35F169DE" w14:textId="77777777" w:rsidR="000A76B5" w:rsidRPr="00CA7A57" w:rsidRDefault="000A76B5" w:rsidP="009012D8">
      <w:pPr>
        <w:spacing w:line="360" w:lineRule="auto"/>
        <w:jc w:val="both"/>
        <w:rPr>
          <w:rFonts w:ascii="Times New Roman" w:hAnsi="Times New Roman" w:cs="Times New Roman"/>
          <w:i/>
        </w:rPr>
      </w:pPr>
    </w:p>
    <w:p w14:paraId="06EC0CEA" w14:textId="77777777" w:rsidR="00846A6C" w:rsidRDefault="00846A6C">
      <w:pPr>
        <w:spacing w:after="160" w:line="259" w:lineRule="auto"/>
        <w:ind w:left="0" w:firstLine="0"/>
        <w:rPr>
          <w:rFonts w:ascii="Times New Roman" w:hAnsi="Times New Roman" w:cs="Times New Roman"/>
          <w:b/>
          <w:i/>
          <w:sz w:val="26"/>
          <w:szCs w:val="26"/>
        </w:rPr>
      </w:pPr>
      <w:r>
        <w:rPr>
          <w:rFonts w:ascii="Times New Roman" w:hAnsi="Times New Roman" w:cs="Times New Roman"/>
          <w:b/>
          <w:i/>
          <w:sz w:val="26"/>
          <w:szCs w:val="26"/>
        </w:rPr>
        <w:br w:type="page"/>
      </w:r>
    </w:p>
    <w:p w14:paraId="09774B5C" w14:textId="1761D48E" w:rsidR="000A76B5" w:rsidRPr="00340D4E" w:rsidRDefault="00846A6C" w:rsidP="009012D8">
      <w:pPr>
        <w:spacing w:line="360" w:lineRule="auto"/>
        <w:jc w:val="both"/>
        <w:rPr>
          <w:rFonts w:ascii="Times New Roman" w:hAnsi="Times New Roman" w:cs="Times New Roman"/>
          <w:b/>
          <w:i/>
          <w:sz w:val="26"/>
          <w:szCs w:val="26"/>
        </w:rPr>
      </w:pPr>
      <w:r>
        <w:rPr>
          <w:rFonts w:ascii="Times New Roman" w:hAnsi="Times New Roman" w:cs="Times New Roman"/>
          <w:b/>
          <w:i/>
          <w:sz w:val="26"/>
          <w:szCs w:val="26"/>
        </w:rPr>
        <w:lastRenderedPageBreak/>
        <w:t>7</w:t>
      </w:r>
      <w:r w:rsidR="000A76B5" w:rsidRPr="00340D4E">
        <w:rPr>
          <w:rFonts w:ascii="Times New Roman" w:hAnsi="Times New Roman" w:cs="Times New Roman"/>
          <w:b/>
          <w:i/>
          <w:sz w:val="26"/>
          <w:szCs w:val="26"/>
        </w:rPr>
        <w:t xml:space="preserve">.1.4. COMPROMISO DE FORMACION FAMILIAR </w:t>
      </w:r>
    </w:p>
    <w:p w14:paraId="7E1AEB63" w14:textId="77777777" w:rsidR="00846A6C" w:rsidRDefault="00846A6C" w:rsidP="009012D8">
      <w:pPr>
        <w:spacing w:line="360" w:lineRule="auto"/>
        <w:jc w:val="both"/>
        <w:rPr>
          <w:rFonts w:ascii="Times New Roman" w:hAnsi="Times New Roman" w:cs="Times New Roman"/>
          <w:i/>
        </w:rPr>
      </w:pPr>
    </w:p>
    <w:p w14:paraId="57704189" w14:textId="5E946606" w:rsidR="000A76B5" w:rsidRPr="00CA7A57" w:rsidRDefault="000A76B5" w:rsidP="009012D8">
      <w:pPr>
        <w:spacing w:line="360" w:lineRule="auto"/>
        <w:jc w:val="both"/>
        <w:rPr>
          <w:rFonts w:ascii="Times New Roman" w:hAnsi="Times New Roman" w:cs="Times New Roman"/>
          <w:i/>
        </w:rPr>
      </w:pPr>
      <w:r w:rsidRPr="00CA7A57">
        <w:rPr>
          <w:rFonts w:ascii="Times New Roman" w:hAnsi="Times New Roman" w:cs="Times New Roman"/>
          <w:i/>
        </w:rPr>
        <w:t xml:space="preserve">La Institución Educativa Sidón en la búsqueda de contribuir en las diversas  necesidades que existen en la institución se propone conformar un equipo de liderazgo y acompañamiento dirigido a programar procesos de formación con las familias; espacios que permiten llevar a cabo momentos de reflexión, análisis y diálogo dado que la familia se debe considerar como la </w:t>
      </w:r>
      <w:proofErr w:type="spellStart"/>
      <w:r w:rsidRPr="00CA7A57">
        <w:rPr>
          <w:rFonts w:ascii="Times New Roman" w:hAnsi="Times New Roman" w:cs="Times New Roman"/>
          <w:i/>
        </w:rPr>
        <w:t>potencializadora</w:t>
      </w:r>
      <w:proofErr w:type="spellEnd"/>
      <w:r w:rsidRPr="00CA7A57">
        <w:rPr>
          <w:rFonts w:ascii="Times New Roman" w:hAnsi="Times New Roman" w:cs="Times New Roman"/>
          <w:i/>
        </w:rPr>
        <w:t xml:space="preserve"> de los valores que sus hijos deben proyectar en el contexto de la región.</w:t>
      </w:r>
    </w:p>
    <w:p w14:paraId="7407D795" w14:textId="3D9153A0" w:rsidR="00724E99" w:rsidRPr="00CA7A57" w:rsidRDefault="00724E99">
      <w:pPr>
        <w:spacing w:after="160" w:line="259" w:lineRule="auto"/>
        <w:ind w:left="0" w:firstLine="0"/>
        <w:rPr>
          <w:rFonts w:ascii="Times New Roman" w:hAnsi="Times New Roman" w:cs="Times New Roman"/>
          <w:i/>
          <w:lang w:val="es-CO"/>
        </w:rPr>
      </w:pPr>
    </w:p>
    <w:p w14:paraId="097FCA7B" w14:textId="77777777" w:rsidR="00F6030F" w:rsidRPr="00CA7A57" w:rsidRDefault="00F6030F" w:rsidP="00F6030F">
      <w:pPr>
        <w:tabs>
          <w:tab w:val="left" w:pos="284"/>
        </w:tabs>
        <w:autoSpaceDE w:val="0"/>
        <w:autoSpaceDN w:val="0"/>
        <w:adjustRightInd w:val="0"/>
        <w:jc w:val="both"/>
        <w:rPr>
          <w:rFonts w:ascii="Times New Roman" w:hAnsi="Times New Roman" w:cs="Times New Roman"/>
          <w:i/>
          <w:sz w:val="22"/>
          <w:lang w:eastAsia="es-ES_tradnl"/>
        </w:rPr>
      </w:pPr>
      <w:r w:rsidRPr="00CA7A57">
        <w:rPr>
          <w:rFonts w:ascii="Times New Roman" w:hAnsi="Times New Roman" w:cs="Times New Roman"/>
          <w:i/>
          <w:sz w:val="22"/>
          <w:lang w:eastAsia="es-ES_tradnl"/>
        </w:rPr>
        <w:t xml:space="preserve">¨PARA SER BUEN PROFESOR NO BASTA CON REUNIR LAS CONDICIONES DE ORADOR QUE EXPLICA.  EN LA ENSEÑANZA NO ES CUESTION DE HABLAR PARA DEJARSE OIR, SINO HACERSE ENTENDER PARA PROVOCAR APRENDIZAJES.  EN EL CONTEXTO DE AULA, IMPORTA SEGURAR QUE QUIENES ESCUCHAN CON INTENCION DE APRENDER, ESTAN ENTENDIENDO¨. </w:t>
      </w:r>
    </w:p>
    <w:p w14:paraId="068796E5" w14:textId="37CD589C" w:rsidR="005F76BF" w:rsidRDefault="005F76BF">
      <w:pPr>
        <w:spacing w:after="160" w:line="259" w:lineRule="auto"/>
        <w:ind w:left="0" w:firstLine="0"/>
        <w:rPr>
          <w:rFonts w:ascii="Times New Roman" w:hAnsi="Times New Roman" w:cs="Times New Roman"/>
          <w:i/>
          <w:sz w:val="22"/>
          <w:lang w:eastAsia="es-ES_tradnl"/>
        </w:rPr>
      </w:pPr>
      <w:r>
        <w:rPr>
          <w:rFonts w:ascii="Times New Roman" w:hAnsi="Times New Roman" w:cs="Times New Roman"/>
          <w:i/>
          <w:sz w:val="22"/>
          <w:lang w:eastAsia="es-ES_tradnl"/>
        </w:rPr>
        <w:br w:type="page"/>
      </w:r>
    </w:p>
    <w:p w14:paraId="776DF970" w14:textId="6DC3578D" w:rsidR="005F76BF" w:rsidRPr="002E0007" w:rsidRDefault="005F76BF" w:rsidP="005F76BF">
      <w:pPr>
        <w:spacing w:after="160" w:line="259" w:lineRule="auto"/>
        <w:ind w:left="0" w:firstLine="0"/>
        <w:jc w:val="center"/>
        <w:rPr>
          <w:rFonts w:ascii="Times New Roman" w:hAnsi="Times New Roman" w:cs="Times New Roman"/>
          <w:b/>
          <w:i/>
          <w:sz w:val="28"/>
          <w:szCs w:val="28"/>
          <w:lang w:val="es-CO"/>
        </w:rPr>
      </w:pPr>
      <w:r w:rsidRPr="002E0007">
        <w:rPr>
          <w:rFonts w:ascii="Times New Roman" w:hAnsi="Times New Roman" w:cs="Times New Roman"/>
          <w:b/>
          <w:i/>
          <w:sz w:val="28"/>
          <w:szCs w:val="28"/>
          <w:lang w:val="es-CO"/>
        </w:rPr>
        <w:lastRenderedPageBreak/>
        <w:t>REFERENCIAS</w:t>
      </w:r>
    </w:p>
    <w:p w14:paraId="51073E1D" w14:textId="77777777" w:rsidR="005F76BF" w:rsidRPr="00BF4E78" w:rsidRDefault="005F76BF" w:rsidP="005F76BF">
      <w:pPr>
        <w:spacing w:after="160" w:line="259" w:lineRule="auto"/>
        <w:ind w:left="0" w:firstLine="0"/>
        <w:jc w:val="both"/>
        <w:rPr>
          <w:rFonts w:ascii="Times New Roman" w:hAnsi="Times New Roman" w:cs="Times New Roman"/>
          <w:i/>
          <w:lang w:val="es-CO"/>
        </w:rPr>
      </w:pPr>
    </w:p>
    <w:p w14:paraId="1DE6C544"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Ausubel y </w:t>
      </w:r>
      <w:proofErr w:type="spellStart"/>
      <w:r w:rsidRPr="00BF4E78">
        <w:rPr>
          <w:rFonts w:ascii="Times New Roman" w:hAnsi="Times New Roman" w:cs="Times New Roman"/>
          <w:i/>
          <w:lang w:val="es-CO"/>
        </w:rPr>
        <w:t>Adla</w:t>
      </w:r>
      <w:proofErr w:type="spellEnd"/>
      <w:r w:rsidRPr="00BF4E78">
        <w:rPr>
          <w:rFonts w:ascii="Times New Roman" w:hAnsi="Times New Roman" w:cs="Times New Roman"/>
          <w:i/>
          <w:lang w:val="es-CO"/>
        </w:rPr>
        <w:t>. (1988). Psicología Educativa: Un punto de vista cognoscitivo, Trillas, México.</w:t>
      </w:r>
    </w:p>
    <w:p w14:paraId="392A764E"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Álvarez, A. “Aprendizaje y desarrollo: La teoría de actividad y la zona de desarrollo próximo”, en: C. </w:t>
      </w:r>
      <w:proofErr w:type="spellStart"/>
      <w:r w:rsidRPr="00BF4E78">
        <w:rPr>
          <w:rFonts w:ascii="Times New Roman" w:hAnsi="Times New Roman" w:cs="Times New Roman"/>
          <w:i/>
          <w:lang w:val="es-CO"/>
        </w:rPr>
        <w:t>Coll</w:t>
      </w:r>
      <w:proofErr w:type="spellEnd"/>
      <w:r w:rsidRPr="00BF4E78">
        <w:rPr>
          <w:rFonts w:ascii="Times New Roman" w:hAnsi="Times New Roman" w:cs="Times New Roman"/>
          <w:i/>
          <w:lang w:val="es-CO"/>
        </w:rPr>
        <w:t xml:space="preserve"> (ed.), Psicología de la educación. Alianza. Madrid, 1988.</w:t>
      </w:r>
    </w:p>
    <w:p w14:paraId="2D095572"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Ausubel, D.P. Psicología Educativa. Una perspectiva cognitiva. Ed. Trillas. México. 1976</w:t>
      </w:r>
    </w:p>
    <w:p w14:paraId="5A1FB85A"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Carretero, Mario. Constructivismo y educación. </w:t>
      </w:r>
      <w:proofErr w:type="spellStart"/>
      <w:r w:rsidRPr="00BF4E78">
        <w:rPr>
          <w:rFonts w:ascii="Times New Roman" w:hAnsi="Times New Roman" w:cs="Times New Roman"/>
          <w:i/>
          <w:lang w:val="es-CO"/>
        </w:rPr>
        <w:t>Edelvives</w:t>
      </w:r>
      <w:proofErr w:type="spellEnd"/>
      <w:r w:rsidRPr="00BF4E78">
        <w:rPr>
          <w:rFonts w:ascii="Times New Roman" w:hAnsi="Times New Roman" w:cs="Times New Roman"/>
          <w:i/>
          <w:lang w:val="es-CO"/>
        </w:rPr>
        <w:t>. Aula Reforma; v. 9. Zaragoza 1993</w:t>
      </w:r>
    </w:p>
    <w:p w14:paraId="0DF0288B"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Bruner J. (1986). Desarrollo cognitivo y Educación: Morata, Madrid.</w:t>
      </w:r>
    </w:p>
    <w:p w14:paraId="515019C9"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COLOMBIA. SENADO DE LA REPUBLICA. Constitución Política de Colombia. 1991</w:t>
      </w:r>
    </w:p>
    <w:p w14:paraId="08FA2431"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COLOMBIA. SENADO DE LA REPUBLICA. Ley General de la Educación 115. 1994</w:t>
      </w:r>
    </w:p>
    <w:p w14:paraId="7F4B1C0D"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De </w:t>
      </w:r>
      <w:proofErr w:type="spellStart"/>
      <w:r w:rsidRPr="00BF4E78">
        <w:rPr>
          <w:rFonts w:ascii="Times New Roman" w:hAnsi="Times New Roman" w:cs="Times New Roman"/>
          <w:i/>
          <w:lang w:val="es-CO"/>
        </w:rPr>
        <w:t>Zubiría</w:t>
      </w:r>
      <w:proofErr w:type="spellEnd"/>
      <w:r w:rsidRPr="00BF4E78">
        <w:rPr>
          <w:rFonts w:ascii="Times New Roman" w:hAnsi="Times New Roman" w:cs="Times New Roman"/>
          <w:i/>
          <w:lang w:val="es-CO"/>
        </w:rPr>
        <w:t xml:space="preserve"> Samper, Julián. (1994). Los Modelos Pedagógicos, Ed. Fundación Alberto </w:t>
      </w:r>
      <w:proofErr w:type="spellStart"/>
      <w:r w:rsidRPr="00BF4E78">
        <w:rPr>
          <w:rFonts w:ascii="Times New Roman" w:hAnsi="Times New Roman" w:cs="Times New Roman"/>
          <w:i/>
          <w:lang w:val="es-CO"/>
        </w:rPr>
        <w:t>Merani</w:t>
      </w:r>
      <w:proofErr w:type="spellEnd"/>
      <w:r w:rsidRPr="00BF4E78">
        <w:rPr>
          <w:rFonts w:ascii="Times New Roman" w:hAnsi="Times New Roman" w:cs="Times New Roman"/>
          <w:i/>
          <w:lang w:val="es-CO"/>
        </w:rPr>
        <w:t xml:space="preserve">, Santa </w:t>
      </w:r>
      <w:proofErr w:type="spellStart"/>
      <w:r w:rsidRPr="00BF4E78">
        <w:rPr>
          <w:rFonts w:ascii="Times New Roman" w:hAnsi="Times New Roman" w:cs="Times New Roman"/>
          <w:i/>
          <w:lang w:val="es-CO"/>
        </w:rPr>
        <w:t>Fé</w:t>
      </w:r>
      <w:proofErr w:type="spellEnd"/>
      <w:r w:rsidRPr="00BF4E78">
        <w:rPr>
          <w:rFonts w:ascii="Times New Roman" w:hAnsi="Times New Roman" w:cs="Times New Roman"/>
          <w:i/>
          <w:lang w:val="es-CO"/>
        </w:rPr>
        <w:t xml:space="preserve"> de Bogotá.</w:t>
      </w:r>
    </w:p>
    <w:p w14:paraId="7F801E06" w14:textId="77777777" w:rsidR="005F76BF" w:rsidRPr="00BF4E78" w:rsidRDefault="005F76BF" w:rsidP="005F76BF">
      <w:pPr>
        <w:spacing w:after="160" w:line="259" w:lineRule="auto"/>
        <w:ind w:left="0" w:firstLine="0"/>
        <w:jc w:val="both"/>
        <w:rPr>
          <w:rFonts w:ascii="Times New Roman" w:hAnsi="Times New Roman" w:cs="Times New Roman"/>
          <w:i/>
          <w:lang w:val="en-US"/>
        </w:rPr>
      </w:pPr>
      <w:r w:rsidRPr="00BF4E78">
        <w:rPr>
          <w:rFonts w:ascii="Times New Roman" w:hAnsi="Times New Roman" w:cs="Times New Roman"/>
          <w:i/>
          <w:lang w:val="es-CO"/>
        </w:rPr>
        <w:t xml:space="preserve">Flores R. (1994). Hacia una Pedagogía del conocimiento. </w:t>
      </w:r>
      <w:proofErr w:type="spellStart"/>
      <w:r w:rsidRPr="00BF4E78">
        <w:rPr>
          <w:rFonts w:ascii="Times New Roman" w:hAnsi="Times New Roman" w:cs="Times New Roman"/>
          <w:i/>
          <w:lang w:val="en-US"/>
        </w:rPr>
        <w:t>Mc</w:t>
      </w:r>
      <w:proofErr w:type="spellEnd"/>
      <w:r w:rsidRPr="00BF4E78">
        <w:rPr>
          <w:rFonts w:ascii="Times New Roman" w:hAnsi="Times New Roman" w:cs="Times New Roman"/>
          <w:i/>
          <w:lang w:val="en-US"/>
        </w:rPr>
        <w:t xml:space="preserve"> </w:t>
      </w:r>
      <w:proofErr w:type="spellStart"/>
      <w:r w:rsidRPr="00BF4E78">
        <w:rPr>
          <w:rFonts w:ascii="Times New Roman" w:hAnsi="Times New Roman" w:cs="Times New Roman"/>
          <w:i/>
          <w:lang w:val="en-US"/>
        </w:rPr>
        <w:t>Graw</w:t>
      </w:r>
      <w:proofErr w:type="spellEnd"/>
      <w:r w:rsidRPr="00BF4E78">
        <w:rPr>
          <w:rFonts w:ascii="Times New Roman" w:hAnsi="Times New Roman" w:cs="Times New Roman"/>
          <w:i/>
          <w:lang w:val="en-US"/>
        </w:rPr>
        <w:t>-Hall, Bogotá.</w:t>
      </w:r>
    </w:p>
    <w:p w14:paraId="710CBD65" w14:textId="77777777" w:rsidR="005F76BF" w:rsidRPr="00BF4E78" w:rsidRDefault="005F76BF" w:rsidP="005F76BF">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n-US"/>
        </w:rPr>
        <w:t>Freire</w:t>
      </w:r>
      <w:proofErr w:type="spellEnd"/>
      <w:r w:rsidRPr="00BF4E78">
        <w:rPr>
          <w:rFonts w:ascii="Times New Roman" w:hAnsi="Times New Roman" w:cs="Times New Roman"/>
          <w:i/>
          <w:lang w:val="en-US"/>
        </w:rPr>
        <w:t xml:space="preserve">, P. (1973). </w:t>
      </w:r>
      <w:r w:rsidRPr="00BF4E78">
        <w:rPr>
          <w:rFonts w:ascii="Times New Roman" w:hAnsi="Times New Roman" w:cs="Times New Roman"/>
          <w:i/>
          <w:lang w:val="es-CO"/>
        </w:rPr>
        <w:t>La educación como práctica de la libertad. Buenos Aires, Siglo XXI.</w:t>
      </w:r>
    </w:p>
    <w:p w14:paraId="10CAB737"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Luria, </w:t>
      </w:r>
      <w:proofErr w:type="spellStart"/>
      <w:r w:rsidRPr="00BF4E78">
        <w:rPr>
          <w:rFonts w:ascii="Times New Roman" w:hAnsi="Times New Roman" w:cs="Times New Roman"/>
          <w:i/>
          <w:lang w:val="es-CO"/>
        </w:rPr>
        <w:t>Leontiev</w:t>
      </w:r>
      <w:proofErr w:type="spellEnd"/>
      <w:r w:rsidRPr="00BF4E78">
        <w:rPr>
          <w:rFonts w:ascii="Times New Roman" w:hAnsi="Times New Roman" w:cs="Times New Roman"/>
          <w:i/>
          <w:lang w:val="es-CO"/>
        </w:rPr>
        <w:t xml:space="preserve"> y Vygotsky. (1973). Psicología y Pedagogía, </w:t>
      </w:r>
      <w:proofErr w:type="spellStart"/>
      <w:r w:rsidRPr="00BF4E78">
        <w:rPr>
          <w:rFonts w:ascii="Times New Roman" w:hAnsi="Times New Roman" w:cs="Times New Roman"/>
          <w:i/>
          <w:lang w:val="es-CO"/>
        </w:rPr>
        <w:t>Akal</w:t>
      </w:r>
      <w:proofErr w:type="spellEnd"/>
      <w:r w:rsidRPr="00BF4E78">
        <w:rPr>
          <w:rFonts w:ascii="Times New Roman" w:hAnsi="Times New Roman" w:cs="Times New Roman"/>
          <w:i/>
          <w:lang w:val="es-CO"/>
        </w:rPr>
        <w:t>, Madrid.</w:t>
      </w:r>
    </w:p>
    <w:p w14:paraId="4BE385A2" w14:textId="77777777" w:rsidR="005F76BF" w:rsidRPr="00BF4E78" w:rsidRDefault="005F76BF" w:rsidP="005F76BF">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Novak</w:t>
      </w:r>
      <w:proofErr w:type="spellEnd"/>
      <w:r w:rsidRPr="00BF4E78">
        <w:rPr>
          <w:rFonts w:ascii="Times New Roman" w:hAnsi="Times New Roman" w:cs="Times New Roman"/>
          <w:i/>
          <w:lang w:val="es-CO"/>
        </w:rPr>
        <w:t xml:space="preserve"> Joseph. (1982). Teoría y práctica de la educación, Alianza Editorial, Madrid.</w:t>
      </w:r>
    </w:p>
    <w:p w14:paraId="728A6AB8"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Piaget Jean. (1973). Psicología y pedagogía. Barcelona, Editorial Ariel.</w:t>
      </w:r>
    </w:p>
    <w:p w14:paraId="432D1100"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Piaget, Jean. Psicología y epistemología: Epistemología · Epistemología Genética Método Experimental · Teoría De La Inteligencia · Psicología · Sociología · Antropología Social · Conocimiento · Epistemología · Cognición · Experiencia · Razón. Buenos Aires: </w:t>
      </w:r>
      <w:proofErr w:type="spellStart"/>
      <w:r w:rsidRPr="00BF4E78">
        <w:rPr>
          <w:rFonts w:ascii="Times New Roman" w:hAnsi="Times New Roman" w:cs="Times New Roman"/>
          <w:i/>
          <w:lang w:val="es-CO"/>
        </w:rPr>
        <w:t>Emecé</w:t>
      </w:r>
      <w:proofErr w:type="spellEnd"/>
      <w:r w:rsidRPr="00BF4E78">
        <w:rPr>
          <w:rFonts w:ascii="Times New Roman" w:hAnsi="Times New Roman" w:cs="Times New Roman"/>
          <w:i/>
          <w:lang w:val="es-CO"/>
        </w:rPr>
        <w:t>, 1992.</w:t>
      </w:r>
    </w:p>
    <w:p w14:paraId="32F20617"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Rogers, C. (1972). Libertad y creatividad en la educación. Buenos Aires, Paidós.</w:t>
      </w:r>
    </w:p>
    <w:p w14:paraId="09E07913" w14:textId="77777777" w:rsidR="005F76BF" w:rsidRPr="00BF4E78" w:rsidRDefault="005F76BF" w:rsidP="005F76BF">
      <w:pPr>
        <w:spacing w:after="160" w:line="259" w:lineRule="auto"/>
        <w:ind w:left="0" w:firstLine="0"/>
        <w:jc w:val="both"/>
        <w:rPr>
          <w:rFonts w:ascii="Times New Roman" w:hAnsi="Times New Roman" w:cs="Times New Roman"/>
          <w:i/>
          <w:lang w:val="es-CO"/>
        </w:rPr>
      </w:pPr>
      <w:proofErr w:type="spellStart"/>
      <w:r w:rsidRPr="00BF4E78">
        <w:rPr>
          <w:rFonts w:ascii="Times New Roman" w:hAnsi="Times New Roman" w:cs="Times New Roman"/>
          <w:i/>
          <w:lang w:val="es-CO"/>
        </w:rPr>
        <w:t>Skinner</w:t>
      </w:r>
      <w:proofErr w:type="spellEnd"/>
      <w:r w:rsidRPr="00BF4E78">
        <w:rPr>
          <w:rFonts w:ascii="Times New Roman" w:hAnsi="Times New Roman" w:cs="Times New Roman"/>
          <w:i/>
          <w:lang w:val="es-CO"/>
        </w:rPr>
        <w:t xml:space="preserve"> B.F. (1985). Aprendizaje y comportamiento (Antología) </w:t>
      </w:r>
      <w:proofErr w:type="spellStart"/>
      <w:r w:rsidRPr="00BF4E78">
        <w:rPr>
          <w:rFonts w:ascii="Times New Roman" w:hAnsi="Times New Roman" w:cs="Times New Roman"/>
          <w:i/>
          <w:lang w:val="es-CO"/>
        </w:rPr>
        <w:t>Martinez</w:t>
      </w:r>
      <w:proofErr w:type="spellEnd"/>
      <w:r w:rsidRPr="00BF4E78">
        <w:rPr>
          <w:rFonts w:ascii="Times New Roman" w:hAnsi="Times New Roman" w:cs="Times New Roman"/>
          <w:i/>
          <w:lang w:val="es-CO"/>
        </w:rPr>
        <w:t xml:space="preserve"> </w:t>
      </w:r>
      <w:proofErr w:type="spellStart"/>
      <w:r w:rsidRPr="00BF4E78">
        <w:rPr>
          <w:rFonts w:ascii="Times New Roman" w:hAnsi="Times New Roman" w:cs="Times New Roman"/>
          <w:i/>
          <w:lang w:val="es-CO"/>
        </w:rPr>
        <w:t>Rcca</w:t>
      </w:r>
      <w:proofErr w:type="spellEnd"/>
      <w:r w:rsidRPr="00BF4E78">
        <w:rPr>
          <w:rFonts w:ascii="Times New Roman" w:hAnsi="Times New Roman" w:cs="Times New Roman"/>
          <w:i/>
          <w:lang w:val="es-CO"/>
        </w:rPr>
        <w:t>, Barcelona.</w:t>
      </w:r>
    </w:p>
    <w:p w14:paraId="039183C8"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Vygotsky, L.S. Aprendizaje y desarrollo intelectual en la edad escolar, en: Infancia y Aprendizaje. Madrid, 1984.</w:t>
      </w:r>
    </w:p>
    <w:p w14:paraId="007933C7"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Wilson, John D., “Cómo valorar la calidad de la enseñanza” Paidós Ministerio de educación y Ciencia, España 1992, Pág. 72.</w:t>
      </w:r>
    </w:p>
    <w:p w14:paraId="44C3FB89" w14:textId="77777777" w:rsidR="005F76BF" w:rsidRPr="00BF4E78" w:rsidRDefault="005F76BF" w:rsidP="005F76BF">
      <w:pPr>
        <w:spacing w:after="160" w:line="259" w:lineRule="auto"/>
        <w:ind w:left="0" w:firstLine="0"/>
        <w:jc w:val="both"/>
        <w:rPr>
          <w:rFonts w:ascii="Times New Roman" w:hAnsi="Times New Roman" w:cs="Times New Roman"/>
          <w:i/>
          <w:lang w:val="es-CO"/>
        </w:rPr>
      </w:pPr>
    </w:p>
    <w:p w14:paraId="2D9590FC" w14:textId="72F21000" w:rsidR="005F76BF" w:rsidRPr="002E0007" w:rsidRDefault="005F76BF" w:rsidP="005F76BF">
      <w:pPr>
        <w:spacing w:after="160" w:line="259" w:lineRule="auto"/>
        <w:ind w:left="0" w:firstLine="0"/>
        <w:jc w:val="center"/>
        <w:rPr>
          <w:rFonts w:ascii="Times New Roman" w:hAnsi="Times New Roman" w:cs="Times New Roman"/>
          <w:b/>
          <w:i/>
          <w:sz w:val="28"/>
          <w:szCs w:val="28"/>
          <w:lang w:val="es-CO"/>
        </w:rPr>
      </w:pPr>
      <w:r w:rsidRPr="002E0007">
        <w:rPr>
          <w:rFonts w:ascii="Times New Roman" w:hAnsi="Times New Roman" w:cs="Times New Roman"/>
          <w:b/>
          <w:i/>
          <w:sz w:val="28"/>
          <w:szCs w:val="28"/>
          <w:lang w:val="es-CO"/>
        </w:rPr>
        <w:lastRenderedPageBreak/>
        <w:t>CIBERGRAFIA</w:t>
      </w:r>
    </w:p>
    <w:p w14:paraId="36A66B03" w14:textId="77777777" w:rsidR="002E0007" w:rsidRDefault="002E0007" w:rsidP="005F76BF">
      <w:pPr>
        <w:spacing w:after="160" w:line="259" w:lineRule="auto"/>
        <w:ind w:left="0" w:firstLine="0"/>
        <w:jc w:val="both"/>
        <w:rPr>
          <w:rFonts w:ascii="Times New Roman" w:hAnsi="Times New Roman" w:cs="Times New Roman"/>
          <w:i/>
          <w:lang w:val="es-CO"/>
        </w:rPr>
      </w:pPr>
    </w:p>
    <w:p w14:paraId="5DE7ED29" w14:textId="0D4BF944"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Vygotsky, 1962: http://64.233.167.104/search?q=cache:n7Q-</w:t>
      </w:r>
    </w:p>
    <w:p w14:paraId="25822107"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yXG_Ox0J:www.caib.es/ibae/esdeveniment/jornades_10_01/doc/reflexiones.doc+Vygotsky,+1962++y+el+constructivismo&amp;hl=es&amp;lr=lang_es</w:t>
      </w:r>
    </w:p>
    <w:p w14:paraId="0C39C8F0" w14:textId="77777777" w:rsidR="005F76BF" w:rsidRPr="00BF4E78" w:rsidRDefault="005F76BF" w:rsidP="005F76BF">
      <w:pPr>
        <w:spacing w:after="160" w:line="259" w:lineRule="auto"/>
        <w:ind w:left="0" w:firstLine="0"/>
        <w:jc w:val="both"/>
        <w:rPr>
          <w:rFonts w:ascii="Times New Roman" w:hAnsi="Times New Roman" w:cs="Times New Roman"/>
          <w:i/>
          <w:lang w:val="es-CO"/>
        </w:rPr>
      </w:pPr>
      <w:r w:rsidRPr="00BF4E78">
        <w:rPr>
          <w:rFonts w:ascii="Times New Roman" w:hAnsi="Times New Roman" w:cs="Times New Roman"/>
          <w:i/>
          <w:lang w:val="es-CO"/>
        </w:rPr>
        <w:t xml:space="preserve">Vygotsky (1978): http://campus.uab.es/~2133542/biografiav.html; http://www.educar.org/articulos/Vygotsky.asp http://www.ulsa.edu.mx/~estrategias/constructivismo_educacion.doc http://www.google.com/search?q=cache:DjbPsgh2FmkJ:www.ulsa.edu. </w:t>
      </w:r>
      <w:proofErr w:type="gramStart"/>
      <w:r w:rsidRPr="00BF4E78">
        <w:rPr>
          <w:rFonts w:ascii="Times New Roman" w:hAnsi="Times New Roman" w:cs="Times New Roman"/>
          <w:i/>
          <w:lang w:val="es-CO"/>
        </w:rPr>
        <w:t>mx</w:t>
      </w:r>
      <w:proofErr w:type="gramEnd"/>
      <w:r w:rsidRPr="00BF4E78">
        <w:rPr>
          <w:rFonts w:ascii="Times New Roman" w:hAnsi="Times New Roman" w:cs="Times New Roman"/>
          <w:i/>
          <w:lang w:val="es-CO"/>
        </w:rPr>
        <w:t xml:space="preserve">/~estrategias/constructivismo http://www.monografias.com/trabajos5/construc/construc.shtml#const http://www.monografias.com/trabajos14/cognitivismo/cognitivismo.shtml </w:t>
      </w:r>
      <w:hyperlink r:id="rId34" w:history="1">
        <w:r w:rsidRPr="00BF4E78">
          <w:rPr>
            <w:rStyle w:val="Hipervnculo"/>
            <w:rFonts w:ascii="Times New Roman" w:hAnsi="Times New Roman" w:cs="Times New Roman"/>
            <w:i/>
            <w:lang w:val="es-CO"/>
          </w:rPr>
          <w:t>http://www.cca.org.mx/dds/cursos/cep21/modulo_1/main0_35.htm</w:t>
        </w:r>
      </w:hyperlink>
    </w:p>
    <w:p w14:paraId="5BCD3369" w14:textId="77777777" w:rsidR="00F6030F" w:rsidRPr="00CA7A57" w:rsidRDefault="00F6030F" w:rsidP="00F6030F">
      <w:pPr>
        <w:tabs>
          <w:tab w:val="left" w:pos="284"/>
        </w:tabs>
        <w:autoSpaceDE w:val="0"/>
        <w:autoSpaceDN w:val="0"/>
        <w:adjustRightInd w:val="0"/>
        <w:jc w:val="both"/>
        <w:rPr>
          <w:rFonts w:ascii="Times New Roman" w:hAnsi="Times New Roman" w:cs="Times New Roman"/>
          <w:i/>
          <w:sz w:val="22"/>
          <w:lang w:eastAsia="es-ES_tradnl"/>
        </w:rPr>
      </w:pPr>
    </w:p>
    <w:sectPr w:rsidR="00F6030F" w:rsidRPr="00CA7A57" w:rsidSect="007C4443">
      <w:headerReference w:type="even" r:id="rId35"/>
      <w:headerReference w:type="default" r:id="rId36"/>
      <w:footerReference w:type="even" r:id="rId37"/>
      <w:footerReference w:type="default" r:id="rId38"/>
      <w:headerReference w:type="first" r:id="rId39"/>
      <w:footerReference w:type="first" r:id="rId40"/>
      <w:pgSz w:w="12240" w:h="15840"/>
      <w:pgMar w:top="1701" w:right="1701" w:bottom="1701" w:left="1701" w:header="720" w:footer="1134" w:gutter="0"/>
      <w:pgBorders w:offsetFrom="page">
        <w:top w:val="single" w:sz="4" w:space="24" w:color="auto"/>
        <w:left w:val="single" w:sz="4" w:space="24" w:color="auto"/>
        <w:bottom w:val="single" w:sz="4" w:space="24" w:color="auto"/>
        <w:right w:val="single" w:sz="4" w:space="24" w:color="auto"/>
      </w:pgBorders>
      <w:pgNumType w:start="1" w:chapStyle="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97F7267" w14:textId="77777777" w:rsidR="008D3180" w:rsidRDefault="008D3180">
      <w:pPr>
        <w:spacing w:after="0" w:line="240" w:lineRule="auto"/>
      </w:pPr>
      <w:r>
        <w:separator/>
      </w:r>
    </w:p>
  </w:endnote>
  <w:endnote w:type="continuationSeparator" w:id="0">
    <w:p w14:paraId="02E08BF8" w14:textId="77777777" w:rsidR="008D3180" w:rsidRDefault="008D31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panose1 w:val="020406020503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D01ABA1" w14:textId="77777777" w:rsidR="0005013E" w:rsidRDefault="0005013E">
    <w:pPr>
      <w:spacing w:after="160" w:line="259" w:lineRule="auto"/>
      <w:ind w:left="0" w:firstLine="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C9CACE5" w14:textId="77777777" w:rsidR="0005013E" w:rsidRDefault="0005013E">
    <w:pPr>
      <w:spacing w:after="160" w:line="259" w:lineRule="auto"/>
      <w:ind w:left="0" w:firstLine="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F405FB" w14:textId="77777777" w:rsidR="0005013E" w:rsidRDefault="0005013E">
    <w:pPr>
      <w:spacing w:after="160" w:line="259" w:lineRule="auto"/>
      <w:ind w:left="0" w:firstLin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C48D23F" w14:textId="77777777" w:rsidR="008D3180" w:rsidRDefault="008D3180">
      <w:pPr>
        <w:spacing w:after="0" w:line="240" w:lineRule="auto"/>
      </w:pPr>
      <w:r>
        <w:separator/>
      </w:r>
    </w:p>
  </w:footnote>
  <w:footnote w:type="continuationSeparator" w:id="0">
    <w:p w14:paraId="0685DFFB" w14:textId="77777777" w:rsidR="008D3180" w:rsidRDefault="008D318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BB68073" w14:textId="0B01EB69" w:rsidR="0005013E" w:rsidRDefault="0005013E">
    <w:pPr>
      <w:spacing w:after="160" w:line="259" w:lineRule="auto"/>
      <w:ind w:left="0" w:firstLine="0"/>
    </w:pPr>
    <w:r>
      <w:rPr>
        <w:noProof/>
      </w:rPr>
      <w:pict w14:anchorId="0CF0BFF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11172" o:spid="_x0000_s2050" type="#_x0000_t136" style="position:absolute;margin-left:0;margin-top:0;width:579.6pt;height:43.45pt;rotation:315;z-index:-251655168;mso-position-horizontal:center;mso-position-horizontal-relative:margin;mso-position-vertical:center;mso-position-vertical-relative:margin" o:allowincell="f" fillcolor="silver" stroked="f">
          <v:fill opacity=".5"/>
          <v:textpath style="font-family:&quot;Garamond&quot;;font-size:1pt" string="IEM SIDON - DOCUMENTO OFICIAL "/>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F5D86AF" w14:textId="0CD7F1D5" w:rsidR="0005013E" w:rsidRDefault="0005013E">
    <w:pPr>
      <w:pStyle w:val="Encabezado"/>
      <w:jc w:val="right"/>
    </w:pPr>
    <w:r>
      <w:rPr>
        <w:noProof/>
      </w:rPr>
      <w:pict w14:anchorId="19678C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11173" o:spid="_x0000_s2051" type="#_x0000_t136" style="position:absolute;left:0;text-align:left;margin-left:0;margin-top:0;width:579.6pt;height:43.45pt;rotation:315;z-index:-251653120;mso-position-horizontal:center;mso-position-horizontal-relative:margin;mso-position-vertical:center;mso-position-vertical-relative:margin" o:allowincell="f" fillcolor="silver" stroked="f">
          <v:fill opacity=".5"/>
          <v:textpath style="font-family:&quot;Garamond&quot;;font-size:1pt" string="IEM SIDON - DOCUMENTO OFICIAL "/>
          <w10:wrap anchorx="margin" anchory="margin"/>
        </v:shape>
      </w:pict>
    </w:r>
    <w:sdt>
      <w:sdtPr>
        <w:id w:val="-1009973480"/>
        <w:docPartObj>
          <w:docPartGallery w:val="Page Numbers (Top of Page)"/>
          <w:docPartUnique/>
        </w:docPartObj>
      </w:sdtPr>
      <w:sdtContent>
        <w:r>
          <w:fldChar w:fldCharType="begin"/>
        </w:r>
        <w:r>
          <w:instrText>PAGE   \* MERGEFORMAT</w:instrText>
        </w:r>
        <w:r>
          <w:fldChar w:fldCharType="separate"/>
        </w:r>
        <w:r w:rsidR="00802E9B">
          <w:rPr>
            <w:noProof/>
          </w:rPr>
          <w:t>42</w:t>
        </w:r>
        <w:r>
          <w:fldChar w:fldCharType="end"/>
        </w:r>
      </w:sdtContent>
    </w:sdt>
  </w:p>
  <w:p w14:paraId="588DBC01" w14:textId="77777777" w:rsidR="0005013E" w:rsidRDefault="0005013E">
    <w:pPr>
      <w:spacing w:after="160" w:line="259" w:lineRule="auto"/>
      <w:ind w:left="0" w:firstLine="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E6CD3CB" w14:textId="2E95BEB2" w:rsidR="0005013E" w:rsidRDefault="0005013E">
    <w:pPr>
      <w:spacing w:after="160" w:line="259" w:lineRule="auto"/>
      <w:ind w:left="0" w:firstLine="0"/>
    </w:pPr>
    <w:r>
      <w:rPr>
        <w:noProof/>
      </w:rPr>
      <w:pict w14:anchorId="48ACF73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11171" o:spid="_x0000_s2049" type="#_x0000_t136" style="position:absolute;margin-left:0;margin-top:0;width:579.6pt;height:43.45pt;rotation:315;z-index:-251657216;mso-position-horizontal:center;mso-position-horizontal-relative:margin;mso-position-vertical:center;mso-position-vertical-relative:margin" o:allowincell="f" fillcolor="silver" stroked="f">
          <v:fill opacity=".5"/>
          <v:textpath style="font-family:&quot;Garamond&quot;;font-size:1pt" string="IEM SIDON - DOCUMENTO OFICIAL "/>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155A4"/>
    <w:multiLevelType w:val="multilevel"/>
    <w:tmpl w:val="56740972"/>
    <w:lvl w:ilvl="0">
      <w:start w:val="5"/>
      <w:numFmt w:val="decimal"/>
      <w:lvlText w:val="%1."/>
      <w:lvlJc w:val="left"/>
      <w:pPr>
        <w:ind w:left="390" w:hanging="390"/>
      </w:pPr>
      <w:rPr>
        <w:rFonts w:hint="default"/>
      </w:rPr>
    </w:lvl>
    <w:lvl w:ilvl="1">
      <w:start w:val="1"/>
      <w:numFmt w:val="decimal"/>
      <w:lvlText w:val="%1.%2."/>
      <w:lvlJc w:val="left"/>
      <w:pPr>
        <w:ind w:left="1486" w:hanging="720"/>
      </w:pPr>
      <w:rPr>
        <w:rFonts w:hint="default"/>
      </w:rPr>
    </w:lvl>
    <w:lvl w:ilvl="2">
      <w:start w:val="1"/>
      <w:numFmt w:val="decimal"/>
      <w:lvlText w:val="%1.%2.%3."/>
      <w:lvlJc w:val="left"/>
      <w:pPr>
        <w:ind w:left="2252" w:hanging="720"/>
      </w:pPr>
      <w:rPr>
        <w:rFonts w:hint="default"/>
      </w:rPr>
    </w:lvl>
    <w:lvl w:ilvl="3">
      <w:start w:val="1"/>
      <w:numFmt w:val="decimal"/>
      <w:lvlText w:val="%1.%2.%3.%4."/>
      <w:lvlJc w:val="left"/>
      <w:pPr>
        <w:ind w:left="3378" w:hanging="1080"/>
      </w:pPr>
      <w:rPr>
        <w:rFonts w:hint="default"/>
      </w:rPr>
    </w:lvl>
    <w:lvl w:ilvl="4">
      <w:start w:val="1"/>
      <w:numFmt w:val="decimal"/>
      <w:lvlText w:val="%1.%2.%3.%4.%5."/>
      <w:lvlJc w:val="left"/>
      <w:pPr>
        <w:ind w:left="4144" w:hanging="1080"/>
      </w:pPr>
      <w:rPr>
        <w:rFonts w:hint="default"/>
      </w:rPr>
    </w:lvl>
    <w:lvl w:ilvl="5">
      <w:start w:val="1"/>
      <w:numFmt w:val="decimal"/>
      <w:lvlText w:val="%1.%2.%3.%4.%5.%6."/>
      <w:lvlJc w:val="left"/>
      <w:pPr>
        <w:ind w:left="5270" w:hanging="1440"/>
      </w:pPr>
      <w:rPr>
        <w:rFonts w:hint="default"/>
      </w:rPr>
    </w:lvl>
    <w:lvl w:ilvl="6">
      <w:start w:val="1"/>
      <w:numFmt w:val="decimal"/>
      <w:lvlText w:val="%1.%2.%3.%4.%5.%6.%7."/>
      <w:lvlJc w:val="left"/>
      <w:pPr>
        <w:ind w:left="6036" w:hanging="1440"/>
      </w:pPr>
      <w:rPr>
        <w:rFonts w:hint="default"/>
      </w:rPr>
    </w:lvl>
    <w:lvl w:ilvl="7">
      <w:start w:val="1"/>
      <w:numFmt w:val="decimal"/>
      <w:lvlText w:val="%1.%2.%3.%4.%5.%6.%7.%8."/>
      <w:lvlJc w:val="left"/>
      <w:pPr>
        <w:ind w:left="7162" w:hanging="1800"/>
      </w:pPr>
      <w:rPr>
        <w:rFonts w:hint="default"/>
      </w:rPr>
    </w:lvl>
    <w:lvl w:ilvl="8">
      <w:start w:val="1"/>
      <w:numFmt w:val="decimal"/>
      <w:lvlText w:val="%1.%2.%3.%4.%5.%6.%7.%8.%9."/>
      <w:lvlJc w:val="left"/>
      <w:pPr>
        <w:ind w:left="7928" w:hanging="1800"/>
      </w:pPr>
      <w:rPr>
        <w:rFonts w:hint="default"/>
      </w:rPr>
    </w:lvl>
  </w:abstractNum>
  <w:abstractNum w:abstractNumId="1">
    <w:nsid w:val="004B6987"/>
    <w:multiLevelType w:val="multilevel"/>
    <w:tmpl w:val="94366332"/>
    <w:lvl w:ilvl="0">
      <w:start w:val="1"/>
      <w:numFmt w:val="decimal"/>
      <w:lvlText w:val="%1."/>
      <w:lvlJc w:val="left"/>
      <w:pPr>
        <w:ind w:left="720" w:hanging="360"/>
      </w:pPr>
    </w:lvl>
    <w:lvl w:ilvl="1">
      <w:start w:val="2"/>
      <w:numFmt w:val="decimal"/>
      <w:isLgl/>
      <w:lvlText w:val="%1.%2."/>
      <w:lvlJc w:val="left"/>
      <w:pPr>
        <w:ind w:left="1275" w:hanging="780"/>
      </w:pPr>
      <w:rPr>
        <w:rFonts w:hint="default"/>
        <w:b/>
      </w:rPr>
    </w:lvl>
    <w:lvl w:ilvl="2">
      <w:start w:val="2"/>
      <w:numFmt w:val="decimal"/>
      <w:isLgl/>
      <w:lvlText w:val="%1.%2.%3."/>
      <w:lvlJc w:val="left"/>
      <w:pPr>
        <w:ind w:left="1410" w:hanging="780"/>
      </w:pPr>
      <w:rPr>
        <w:rFonts w:hint="default"/>
        <w:b/>
      </w:rPr>
    </w:lvl>
    <w:lvl w:ilvl="3">
      <w:start w:val="1"/>
      <w:numFmt w:val="decimal"/>
      <w:isLgl/>
      <w:lvlText w:val="%1.%2.%3.%4."/>
      <w:lvlJc w:val="left"/>
      <w:pPr>
        <w:ind w:left="1845" w:hanging="1080"/>
      </w:pPr>
      <w:rPr>
        <w:rFonts w:hint="default"/>
        <w:b/>
      </w:rPr>
    </w:lvl>
    <w:lvl w:ilvl="4">
      <w:start w:val="1"/>
      <w:numFmt w:val="decimal"/>
      <w:isLgl/>
      <w:lvlText w:val="%1.%2.%3.%4.%5."/>
      <w:lvlJc w:val="left"/>
      <w:pPr>
        <w:ind w:left="1980" w:hanging="1080"/>
      </w:pPr>
      <w:rPr>
        <w:rFonts w:hint="default"/>
        <w:b/>
      </w:rPr>
    </w:lvl>
    <w:lvl w:ilvl="5">
      <w:start w:val="1"/>
      <w:numFmt w:val="decimal"/>
      <w:isLgl/>
      <w:lvlText w:val="%1.%2.%3.%4.%5.%6."/>
      <w:lvlJc w:val="left"/>
      <w:pPr>
        <w:ind w:left="2475" w:hanging="1440"/>
      </w:pPr>
      <w:rPr>
        <w:rFonts w:hint="default"/>
        <w:b/>
      </w:rPr>
    </w:lvl>
    <w:lvl w:ilvl="6">
      <w:start w:val="1"/>
      <w:numFmt w:val="decimal"/>
      <w:isLgl/>
      <w:lvlText w:val="%1.%2.%3.%4.%5.%6.%7."/>
      <w:lvlJc w:val="left"/>
      <w:pPr>
        <w:ind w:left="2610" w:hanging="1440"/>
      </w:pPr>
      <w:rPr>
        <w:rFonts w:hint="default"/>
        <w:b/>
      </w:rPr>
    </w:lvl>
    <w:lvl w:ilvl="7">
      <w:start w:val="1"/>
      <w:numFmt w:val="decimal"/>
      <w:isLgl/>
      <w:lvlText w:val="%1.%2.%3.%4.%5.%6.%7.%8."/>
      <w:lvlJc w:val="left"/>
      <w:pPr>
        <w:ind w:left="3105" w:hanging="1800"/>
      </w:pPr>
      <w:rPr>
        <w:rFonts w:hint="default"/>
        <w:b/>
      </w:rPr>
    </w:lvl>
    <w:lvl w:ilvl="8">
      <w:start w:val="1"/>
      <w:numFmt w:val="decimal"/>
      <w:isLgl/>
      <w:lvlText w:val="%1.%2.%3.%4.%5.%6.%7.%8.%9."/>
      <w:lvlJc w:val="left"/>
      <w:pPr>
        <w:ind w:left="3240" w:hanging="1800"/>
      </w:pPr>
      <w:rPr>
        <w:rFonts w:hint="default"/>
        <w:b/>
      </w:rPr>
    </w:lvl>
  </w:abstractNum>
  <w:abstractNum w:abstractNumId="2">
    <w:nsid w:val="00E80291"/>
    <w:multiLevelType w:val="hybridMultilevel"/>
    <w:tmpl w:val="323C8AF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0182116A"/>
    <w:multiLevelType w:val="multilevel"/>
    <w:tmpl w:val="98FA1F7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0375468A"/>
    <w:multiLevelType w:val="hybridMultilevel"/>
    <w:tmpl w:val="C1F6870E"/>
    <w:lvl w:ilvl="0" w:tplc="0409000F">
      <w:start w:val="1"/>
      <w:numFmt w:val="decimal"/>
      <w:lvlText w:val="%1."/>
      <w:lvlJc w:val="left"/>
      <w:pPr>
        <w:ind w:left="1126" w:hanging="360"/>
      </w:pPr>
    </w:lvl>
    <w:lvl w:ilvl="1" w:tplc="04090019">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5">
    <w:nsid w:val="04C22522"/>
    <w:multiLevelType w:val="hybridMultilevel"/>
    <w:tmpl w:val="A0AED60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nsid w:val="06423A6A"/>
    <w:multiLevelType w:val="multilevel"/>
    <w:tmpl w:val="B936C082"/>
    <w:lvl w:ilvl="0">
      <w:start w:val="1"/>
      <w:numFmt w:val="decimal"/>
      <w:lvlText w:val="%1."/>
      <w:lvlJc w:val="left"/>
      <w:pPr>
        <w:ind w:left="360" w:hanging="360"/>
      </w:pPr>
    </w:lvl>
    <w:lvl w:ilvl="1">
      <w:start w:val="1"/>
      <w:numFmt w:val="decimal"/>
      <w:isLgl/>
      <w:lvlText w:val="%1.%2"/>
      <w:lvlJc w:val="left"/>
      <w:pPr>
        <w:ind w:left="1246" w:hanging="480"/>
      </w:pPr>
      <w:rPr>
        <w:rFonts w:hint="default"/>
      </w:rPr>
    </w:lvl>
    <w:lvl w:ilvl="2">
      <w:start w:val="1"/>
      <w:numFmt w:val="decimal"/>
      <w:isLgl/>
      <w:lvlText w:val="%1.%2.%3"/>
      <w:lvlJc w:val="left"/>
      <w:pPr>
        <w:ind w:left="2252" w:hanging="720"/>
      </w:pPr>
      <w:rPr>
        <w:rFonts w:hint="default"/>
      </w:rPr>
    </w:lvl>
    <w:lvl w:ilvl="3">
      <w:start w:val="1"/>
      <w:numFmt w:val="decimal"/>
      <w:isLgl/>
      <w:lvlText w:val="%1.%2.%3.%4"/>
      <w:lvlJc w:val="left"/>
      <w:pPr>
        <w:ind w:left="3018" w:hanging="720"/>
      </w:pPr>
      <w:rPr>
        <w:rFonts w:hint="default"/>
      </w:rPr>
    </w:lvl>
    <w:lvl w:ilvl="4">
      <w:start w:val="1"/>
      <w:numFmt w:val="decimal"/>
      <w:isLgl/>
      <w:lvlText w:val="%1.%2.%3.%4.%5"/>
      <w:lvlJc w:val="left"/>
      <w:pPr>
        <w:ind w:left="4144" w:hanging="1080"/>
      </w:pPr>
      <w:rPr>
        <w:rFonts w:hint="default"/>
      </w:rPr>
    </w:lvl>
    <w:lvl w:ilvl="5">
      <w:start w:val="1"/>
      <w:numFmt w:val="decimal"/>
      <w:isLgl/>
      <w:lvlText w:val="%1.%2.%3.%4.%5.%6"/>
      <w:lvlJc w:val="left"/>
      <w:pPr>
        <w:ind w:left="4910" w:hanging="1080"/>
      </w:pPr>
      <w:rPr>
        <w:rFonts w:hint="default"/>
      </w:rPr>
    </w:lvl>
    <w:lvl w:ilvl="6">
      <w:start w:val="1"/>
      <w:numFmt w:val="decimal"/>
      <w:isLgl/>
      <w:lvlText w:val="%1.%2.%3.%4.%5.%6.%7"/>
      <w:lvlJc w:val="left"/>
      <w:pPr>
        <w:ind w:left="6036" w:hanging="1440"/>
      </w:pPr>
      <w:rPr>
        <w:rFonts w:hint="default"/>
      </w:rPr>
    </w:lvl>
    <w:lvl w:ilvl="7">
      <w:start w:val="1"/>
      <w:numFmt w:val="decimal"/>
      <w:isLgl/>
      <w:lvlText w:val="%1.%2.%3.%4.%5.%6.%7.%8"/>
      <w:lvlJc w:val="left"/>
      <w:pPr>
        <w:ind w:left="6802" w:hanging="1440"/>
      </w:pPr>
      <w:rPr>
        <w:rFonts w:hint="default"/>
      </w:rPr>
    </w:lvl>
    <w:lvl w:ilvl="8">
      <w:start w:val="1"/>
      <w:numFmt w:val="decimal"/>
      <w:isLgl/>
      <w:lvlText w:val="%1.%2.%3.%4.%5.%6.%7.%8.%9"/>
      <w:lvlJc w:val="left"/>
      <w:pPr>
        <w:ind w:left="7928" w:hanging="1800"/>
      </w:pPr>
      <w:rPr>
        <w:rFonts w:hint="default"/>
      </w:rPr>
    </w:lvl>
  </w:abstractNum>
  <w:abstractNum w:abstractNumId="7">
    <w:nsid w:val="06A81649"/>
    <w:multiLevelType w:val="hybridMultilevel"/>
    <w:tmpl w:val="65CE1D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nsid w:val="07993701"/>
    <w:multiLevelType w:val="multilevel"/>
    <w:tmpl w:val="154C6DE2"/>
    <w:lvl w:ilvl="0">
      <w:start w:val="1"/>
      <w:numFmt w:val="decimal"/>
      <w:lvlText w:val="%1."/>
      <w:lvlJc w:val="left"/>
      <w:pPr>
        <w:ind w:left="360" w:hanging="360"/>
      </w:pPr>
    </w:lvl>
    <w:lvl w:ilvl="1">
      <w:start w:val="2"/>
      <w:numFmt w:val="decimal"/>
      <w:isLgl/>
      <w:lvlText w:val="%1.%2."/>
      <w:lvlJc w:val="left"/>
      <w:pPr>
        <w:ind w:left="1035" w:hanging="780"/>
      </w:pPr>
      <w:rPr>
        <w:rFonts w:hint="default"/>
        <w:b/>
      </w:rPr>
    </w:lvl>
    <w:lvl w:ilvl="2">
      <w:start w:val="2"/>
      <w:numFmt w:val="decimal"/>
      <w:isLgl/>
      <w:lvlText w:val="%1.%2.%3."/>
      <w:lvlJc w:val="left"/>
      <w:pPr>
        <w:ind w:left="1290" w:hanging="780"/>
      </w:pPr>
      <w:rPr>
        <w:rFonts w:hint="default"/>
        <w:b/>
      </w:rPr>
    </w:lvl>
    <w:lvl w:ilvl="3">
      <w:start w:val="1"/>
      <w:numFmt w:val="decimal"/>
      <w:isLgl/>
      <w:lvlText w:val="%1.%2.%3.%4."/>
      <w:lvlJc w:val="left"/>
      <w:pPr>
        <w:ind w:left="1545" w:hanging="780"/>
      </w:pPr>
      <w:rPr>
        <w:rFonts w:hint="default"/>
        <w:b/>
      </w:rPr>
    </w:lvl>
    <w:lvl w:ilvl="4">
      <w:start w:val="1"/>
      <w:numFmt w:val="decimal"/>
      <w:isLgl/>
      <w:lvlText w:val="%1.%2.%3.%4.%5."/>
      <w:lvlJc w:val="left"/>
      <w:pPr>
        <w:ind w:left="2100" w:hanging="1080"/>
      </w:pPr>
      <w:rPr>
        <w:rFonts w:hint="default"/>
        <w:b/>
      </w:rPr>
    </w:lvl>
    <w:lvl w:ilvl="5">
      <w:start w:val="1"/>
      <w:numFmt w:val="decimal"/>
      <w:isLgl/>
      <w:lvlText w:val="%1.%2.%3.%4.%5.%6."/>
      <w:lvlJc w:val="left"/>
      <w:pPr>
        <w:ind w:left="2355" w:hanging="1080"/>
      </w:pPr>
      <w:rPr>
        <w:rFonts w:hint="default"/>
        <w:b/>
      </w:rPr>
    </w:lvl>
    <w:lvl w:ilvl="6">
      <w:start w:val="1"/>
      <w:numFmt w:val="decimal"/>
      <w:isLgl/>
      <w:lvlText w:val="%1.%2.%3.%4.%5.%6.%7."/>
      <w:lvlJc w:val="left"/>
      <w:pPr>
        <w:ind w:left="2970" w:hanging="1440"/>
      </w:pPr>
      <w:rPr>
        <w:rFonts w:hint="default"/>
        <w:b/>
      </w:rPr>
    </w:lvl>
    <w:lvl w:ilvl="7">
      <w:start w:val="1"/>
      <w:numFmt w:val="decimal"/>
      <w:isLgl/>
      <w:lvlText w:val="%1.%2.%3.%4.%5.%6.%7.%8."/>
      <w:lvlJc w:val="left"/>
      <w:pPr>
        <w:ind w:left="3225" w:hanging="1440"/>
      </w:pPr>
      <w:rPr>
        <w:rFonts w:hint="default"/>
        <w:b/>
      </w:rPr>
    </w:lvl>
    <w:lvl w:ilvl="8">
      <w:start w:val="1"/>
      <w:numFmt w:val="decimal"/>
      <w:isLgl/>
      <w:lvlText w:val="%1.%2.%3.%4.%5.%6.%7.%8.%9."/>
      <w:lvlJc w:val="left"/>
      <w:pPr>
        <w:ind w:left="3840" w:hanging="1800"/>
      </w:pPr>
      <w:rPr>
        <w:rFonts w:hint="default"/>
        <w:b/>
      </w:rPr>
    </w:lvl>
  </w:abstractNum>
  <w:abstractNum w:abstractNumId="9">
    <w:nsid w:val="08722A42"/>
    <w:multiLevelType w:val="hybridMultilevel"/>
    <w:tmpl w:val="DB84E878"/>
    <w:lvl w:ilvl="0" w:tplc="0409000F">
      <w:start w:val="1"/>
      <w:numFmt w:val="decimal"/>
      <w:lvlText w:val="%1."/>
      <w:lvlJc w:val="left"/>
      <w:pPr>
        <w:ind w:left="1136" w:hanging="360"/>
      </w:pPr>
    </w:lvl>
    <w:lvl w:ilvl="1" w:tplc="240A000F">
      <w:start w:val="1"/>
      <w:numFmt w:val="decimal"/>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10">
    <w:nsid w:val="08861DD2"/>
    <w:multiLevelType w:val="hybridMultilevel"/>
    <w:tmpl w:val="6AB63A6A"/>
    <w:lvl w:ilvl="0" w:tplc="04090019">
      <w:start w:val="1"/>
      <w:numFmt w:val="lowerLetter"/>
      <w:lvlText w:val="%1."/>
      <w:lvlJc w:val="left"/>
      <w:pPr>
        <w:ind w:left="1486" w:hanging="360"/>
      </w:pPr>
    </w:lvl>
    <w:lvl w:ilvl="1" w:tplc="4DF8BAE2">
      <w:start w:val="1"/>
      <w:numFmt w:val="decimal"/>
      <w:lvlText w:val="%2."/>
      <w:lvlJc w:val="left"/>
      <w:pPr>
        <w:ind w:left="2566" w:hanging="720"/>
      </w:pPr>
      <w:rPr>
        <w:rFonts w:hint="default"/>
      </w:rPr>
    </w:lvl>
    <w:lvl w:ilvl="2" w:tplc="0409001B">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11">
    <w:nsid w:val="08EA1E21"/>
    <w:multiLevelType w:val="hybridMultilevel"/>
    <w:tmpl w:val="D5C2EB26"/>
    <w:lvl w:ilvl="0" w:tplc="8DDEFA14">
      <w:start w:val="1"/>
      <w:numFmt w:val="lowerLetter"/>
      <w:lvlText w:val="%1."/>
      <w:lvlJc w:val="left"/>
      <w:pPr>
        <w:ind w:left="720" w:hanging="360"/>
      </w:pPr>
      <w:rPr>
        <w:rFonts w:hint="default"/>
        <w:b/>
      </w:rPr>
    </w:lvl>
    <w:lvl w:ilvl="1" w:tplc="04090019">
      <w:start w:val="1"/>
      <w:numFmt w:val="lowerLetter"/>
      <w:lvlText w:val="%2."/>
      <w:lvlJc w:val="left"/>
      <w:pPr>
        <w:ind w:left="1440" w:hanging="360"/>
      </w:pPr>
    </w:lvl>
    <w:lvl w:ilvl="2" w:tplc="17161984">
      <w:start w:val="4"/>
      <w:numFmt w:val="upperLetter"/>
      <w:lvlText w:val="%3."/>
      <w:lvlJc w:val="left"/>
      <w:pPr>
        <w:ind w:left="2340" w:hanging="360"/>
      </w:pPr>
      <w:rPr>
        <w:rFonts w:hint="default"/>
      </w:rPr>
    </w:lvl>
    <w:lvl w:ilvl="3" w:tplc="C0400876">
      <w:start w:val="7"/>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996791A"/>
    <w:multiLevelType w:val="hybridMultilevel"/>
    <w:tmpl w:val="5AA009C0"/>
    <w:lvl w:ilvl="0" w:tplc="04090019">
      <w:start w:val="1"/>
      <w:numFmt w:val="lowerLetter"/>
      <w:lvlText w:val="%1."/>
      <w:lvlJc w:val="left"/>
      <w:pPr>
        <w:ind w:left="360" w:hanging="360"/>
      </w:pPr>
      <w:rPr>
        <w:b w:val="0"/>
        <w:i w:val="0"/>
        <w:strike w:val="0"/>
        <w:dstrike w:val="0"/>
        <w:color w:val="000000"/>
        <w:sz w:val="20"/>
        <w:szCs w:val="20"/>
        <w:u w:val="none" w:color="000000"/>
        <w:bdr w:val="none" w:sz="0" w:space="0" w:color="auto"/>
        <w:shd w:val="clear" w:color="auto" w:fill="auto"/>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AD37FE7"/>
    <w:multiLevelType w:val="hybridMultilevel"/>
    <w:tmpl w:val="19681224"/>
    <w:lvl w:ilvl="0" w:tplc="240A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40A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ADA7A85"/>
    <w:multiLevelType w:val="hybridMultilevel"/>
    <w:tmpl w:val="3AD42E82"/>
    <w:lvl w:ilvl="0" w:tplc="E85228F4">
      <w:start w:val="1"/>
      <w:numFmt w:val="bullet"/>
      <w:lvlText w:val="●"/>
      <w:lvlJc w:val="left"/>
      <w:pPr>
        <w:ind w:left="148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2206" w:hanging="360"/>
      </w:pPr>
      <w:rPr>
        <w:rFonts w:ascii="Courier New" w:hAnsi="Courier New" w:cs="Courier New" w:hint="default"/>
      </w:rPr>
    </w:lvl>
    <w:lvl w:ilvl="2" w:tplc="04090005">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5">
    <w:nsid w:val="0B7D7CA6"/>
    <w:multiLevelType w:val="hybridMultilevel"/>
    <w:tmpl w:val="18DE5C32"/>
    <w:lvl w:ilvl="0" w:tplc="04090019">
      <w:start w:val="1"/>
      <w:numFmt w:val="lowerLetter"/>
      <w:lvlText w:val="%1."/>
      <w:lvlJc w:val="left"/>
      <w:pPr>
        <w:ind w:left="1486" w:hanging="360"/>
      </w:pPr>
    </w:lvl>
    <w:lvl w:ilvl="1" w:tplc="7DD0F8F0">
      <w:start w:val="1"/>
      <w:numFmt w:val="decimal"/>
      <w:lvlText w:val="%2."/>
      <w:lvlJc w:val="left"/>
      <w:pPr>
        <w:ind w:left="2521" w:hanging="675"/>
      </w:pPr>
      <w:rPr>
        <w:rFonts w:hint="default"/>
      </w:r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16">
    <w:nsid w:val="0BC95384"/>
    <w:multiLevelType w:val="hybridMultilevel"/>
    <w:tmpl w:val="5EF2F510"/>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17">
    <w:nsid w:val="0F7C4240"/>
    <w:multiLevelType w:val="hybridMultilevel"/>
    <w:tmpl w:val="6F0EE6A6"/>
    <w:lvl w:ilvl="0" w:tplc="E85228F4">
      <w:start w:val="1"/>
      <w:numFmt w:val="bullet"/>
      <w:lvlText w:val="●"/>
      <w:lvlJc w:val="left"/>
      <w:pPr>
        <w:ind w:left="148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18">
    <w:nsid w:val="108D115D"/>
    <w:multiLevelType w:val="hybridMultilevel"/>
    <w:tmpl w:val="9EEA1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11F35AD4"/>
    <w:multiLevelType w:val="hybridMultilevel"/>
    <w:tmpl w:val="8A844B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128D6B69"/>
    <w:multiLevelType w:val="hybridMultilevel"/>
    <w:tmpl w:val="B73C067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nsid w:val="12DC2E28"/>
    <w:multiLevelType w:val="hybridMultilevel"/>
    <w:tmpl w:val="D7F6AF7A"/>
    <w:lvl w:ilvl="0" w:tplc="240A0001">
      <w:start w:val="1"/>
      <w:numFmt w:val="bullet"/>
      <w:lvlText w:val=""/>
      <w:lvlJc w:val="left"/>
      <w:pPr>
        <w:ind w:left="1136" w:hanging="360"/>
      </w:pPr>
      <w:rPr>
        <w:rFonts w:ascii="Symbol" w:hAnsi="Symbol" w:hint="default"/>
      </w:rPr>
    </w:lvl>
    <w:lvl w:ilvl="1" w:tplc="04090003">
      <w:start w:val="1"/>
      <w:numFmt w:val="bullet"/>
      <w:lvlText w:val="o"/>
      <w:lvlJc w:val="left"/>
      <w:pPr>
        <w:ind w:left="1856" w:hanging="360"/>
      </w:pPr>
      <w:rPr>
        <w:rFonts w:ascii="Courier New" w:hAnsi="Courier New" w:cs="Courier New" w:hint="default"/>
      </w:rPr>
    </w:lvl>
    <w:lvl w:ilvl="2" w:tplc="04090005">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2">
    <w:nsid w:val="168C33DB"/>
    <w:multiLevelType w:val="multilevel"/>
    <w:tmpl w:val="363E3CF6"/>
    <w:lvl w:ilvl="0">
      <w:start w:val="7"/>
      <w:numFmt w:val="decimal"/>
      <w:lvlText w:val="%1."/>
      <w:lvlJc w:val="left"/>
      <w:pPr>
        <w:ind w:left="780" w:hanging="780"/>
      </w:pPr>
      <w:rPr>
        <w:rFonts w:hint="default"/>
        <w:b/>
      </w:rPr>
    </w:lvl>
    <w:lvl w:ilvl="1">
      <w:start w:val="3"/>
      <w:numFmt w:val="decimal"/>
      <w:lvlText w:val="%1.%2."/>
      <w:lvlJc w:val="left"/>
      <w:pPr>
        <w:ind w:left="1035" w:hanging="780"/>
      </w:pPr>
      <w:rPr>
        <w:rFonts w:hint="default"/>
        <w:b/>
      </w:rPr>
    </w:lvl>
    <w:lvl w:ilvl="2">
      <w:start w:val="1"/>
      <w:numFmt w:val="decimal"/>
      <w:lvlText w:val="%1.%2.%3."/>
      <w:lvlJc w:val="left"/>
      <w:pPr>
        <w:ind w:left="1290" w:hanging="780"/>
      </w:pPr>
      <w:rPr>
        <w:rFonts w:hint="default"/>
        <w:b/>
      </w:rPr>
    </w:lvl>
    <w:lvl w:ilvl="3">
      <w:start w:val="1"/>
      <w:numFmt w:val="decimal"/>
      <w:lvlText w:val="%1.%2.%3.%4."/>
      <w:lvlJc w:val="left"/>
      <w:pPr>
        <w:ind w:left="1845" w:hanging="1080"/>
      </w:pPr>
      <w:rPr>
        <w:rFonts w:hint="default"/>
        <w:b/>
      </w:rPr>
    </w:lvl>
    <w:lvl w:ilvl="4">
      <w:start w:val="1"/>
      <w:numFmt w:val="decimal"/>
      <w:lvlText w:val="%1.%2.%3.%4.%5."/>
      <w:lvlJc w:val="left"/>
      <w:pPr>
        <w:ind w:left="2100" w:hanging="1080"/>
      </w:pPr>
      <w:rPr>
        <w:rFonts w:hint="default"/>
        <w:b/>
      </w:rPr>
    </w:lvl>
    <w:lvl w:ilvl="5">
      <w:start w:val="1"/>
      <w:numFmt w:val="decimal"/>
      <w:lvlText w:val="%1.%2.%3.%4.%5.%6."/>
      <w:lvlJc w:val="left"/>
      <w:pPr>
        <w:ind w:left="2715" w:hanging="1440"/>
      </w:pPr>
      <w:rPr>
        <w:rFonts w:hint="default"/>
        <w:b/>
      </w:rPr>
    </w:lvl>
    <w:lvl w:ilvl="6">
      <w:start w:val="1"/>
      <w:numFmt w:val="decimal"/>
      <w:lvlText w:val="%1.%2.%3.%4.%5.%6.%7."/>
      <w:lvlJc w:val="left"/>
      <w:pPr>
        <w:ind w:left="2970" w:hanging="1440"/>
      </w:pPr>
      <w:rPr>
        <w:rFonts w:hint="default"/>
        <w:b/>
      </w:rPr>
    </w:lvl>
    <w:lvl w:ilvl="7">
      <w:start w:val="1"/>
      <w:numFmt w:val="decimal"/>
      <w:lvlText w:val="%1.%2.%3.%4.%5.%6.%7.%8."/>
      <w:lvlJc w:val="left"/>
      <w:pPr>
        <w:ind w:left="3585" w:hanging="1800"/>
      </w:pPr>
      <w:rPr>
        <w:rFonts w:hint="default"/>
        <w:b/>
      </w:rPr>
    </w:lvl>
    <w:lvl w:ilvl="8">
      <w:start w:val="1"/>
      <w:numFmt w:val="decimal"/>
      <w:lvlText w:val="%1.%2.%3.%4.%5.%6.%7.%8.%9."/>
      <w:lvlJc w:val="left"/>
      <w:pPr>
        <w:ind w:left="3840" w:hanging="1800"/>
      </w:pPr>
      <w:rPr>
        <w:rFonts w:hint="default"/>
        <w:b/>
      </w:rPr>
    </w:lvl>
  </w:abstractNum>
  <w:abstractNum w:abstractNumId="23">
    <w:nsid w:val="18581280"/>
    <w:multiLevelType w:val="hybridMultilevel"/>
    <w:tmpl w:val="F2A07D86"/>
    <w:lvl w:ilvl="0" w:tplc="04090001">
      <w:start w:val="1"/>
      <w:numFmt w:val="bullet"/>
      <w:lvlText w:val=""/>
      <w:lvlJc w:val="left"/>
      <w:pPr>
        <w:ind w:left="1486" w:hanging="360"/>
      </w:pPr>
      <w:rPr>
        <w:rFonts w:ascii="Symbol" w:hAnsi="Symbol" w:hint="default"/>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24">
    <w:nsid w:val="1C18021D"/>
    <w:multiLevelType w:val="hybridMultilevel"/>
    <w:tmpl w:val="89A890F2"/>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5">
    <w:nsid w:val="1C8F474D"/>
    <w:multiLevelType w:val="hybridMultilevel"/>
    <w:tmpl w:val="33A6DC3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nsid w:val="1D393CEB"/>
    <w:multiLevelType w:val="hybridMultilevel"/>
    <w:tmpl w:val="876CD624"/>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7">
    <w:nsid w:val="1E5851FF"/>
    <w:multiLevelType w:val="hybridMultilevel"/>
    <w:tmpl w:val="C6FE8916"/>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8">
    <w:nsid w:val="1E75302A"/>
    <w:multiLevelType w:val="hybridMultilevel"/>
    <w:tmpl w:val="E3C22036"/>
    <w:lvl w:ilvl="0" w:tplc="0409000F">
      <w:start w:val="1"/>
      <w:numFmt w:val="decimal"/>
      <w:lvlText w:val="%1."/>
      <w:lvlJc w:val="left"/>
      <w:pPr>
        <w:ind w:left="1136" w:hanging="360"/>
      </w:pPr>
    </w:lvl>
    <w:lvl w:ilvl="1" w:tplc="04090019" w:tentative="1">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29">
    <w:nsid w:val="1EE913E8"/>
    <w:multiLevelType w:val="hybridMultilevel"/>
    <w:tmpl w:val="A13E4AA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nsid w:val="1FD7273E"/>
    <w:multiLevelType w:val="hybridMultilevel"/>
    <w:tmpl w:val="3E38568E"/>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start w:val="1"/>
      <w:numFmt w:val="lowerRoman"/>
      <w:lvlText w:val="%3."/>
      <w:lvlJc w:val="right"/>
      <w:pPr>
        <w:ind w:left="2576" w:hanging="180"/>
      </w:pPr>
    </w:lvl>
    <w:lvl w:ilvl="3" w:tplc="0409000F">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31">
    <w:nsid w:val="20C6012D"/>
    <w:multiLevelType w:val="hybridMultilevel"/>
    <w:tmpl w:val="B70CD70E"/>
    <w:lvl w:ilvl="0" w:tplc="6534DDF0">
      <w:numFmt w:val="bullet"/>
      <w:lvlText w:val="•"/>
      <w:lvlJc w:val="left"/>
      <w:pPr>
        <w:ind w:left="1350" w:hanging="675"/>
      </w:pPr>
      <w:rPr>
        <w:rFonts w:ascii="Times New Roman" w:eastAsia="Garamond" w:hAnsi="Times New Roman" w:cs="Times New Roman" w:hint="default"/>
      </w:rPr>
    </w:lvl>
    <w:lvl w:ilvl="1" w:tplc="04090003">
      <w:start w:val="1"/>
      <w:numFmt w:val="bullet"/>
      <w:lvlText w:val="o"/>
      <w:lvlJc w:val="left"/>
      <w:pPr>
        <w:ind w:left="619" w:hanging="360"/>
      </w:pPr>
      <w:rPr>
        <w:rFonts w:ascii="Courier New" w:hAnsi="Courier New" w:cs="Courier New" w:hint="default"/>
      </w:rPr>
    </w:lvl>
    <w:lvl w:ilvl="2" w:tplc="04090005" w:tentative="1">
      <w:start w:val="1"/>
      <w:numFmt w:val="bullet"/>
      <w:lvlText w:val=""/>
      <w:lvlJc w:val="left"/>
      <w:pPr>
        <w:ind w:left="1339" w:hanging="360"/>
      </w:pPr>
      <w:rPr>
        <w:rFonts w:ascii="Wingdings" w:hAnsi="Wingdings" w:hint="default"/>
      </w:rPr>
    </w:lvl>
    <w:lvl w:ilvl="3" w:tplc="04090001" w:tentative="1">
      <w:start w:val="1"/>
      <w:numFmt w:val="bullet"/>
      <w:lvlText w:val=""/>
      <w:lvlJc w:val="left"/>
      <w:pPr>
        <w:ind w:left="2059" w:hanging="360"/>
      </w:pPr>
      <w:rPr>
        <w:rFonts w:ascii="Symbol" w:hAnsi="Symbol" w:hint="default"/>
      </w:rPr>
    </w:lvl>
    <w:lvl w:ilvl="4" w:tplc="04090003" w:tentative="1">
      <w:start w:val="1"/>
      <w:numFmt w:val="bullet"/>
      <w:lvlText w:val="o"/>
      <w:lvlJc w:val="left"/>
      <w:pPr>
        <w:ind w:left="2779" w:hanging="360"/>
      </w:pPr>
      <w:rPr>
        <w:rFonts w:ascii="Courier New" w:hAnsi="Courier New" w:cs="Courier New" w:hint="default"/>
      </w:rPr>
    </w:lvl>
    <w:lvl w:ilvl="5" w:tplc="04090005" w:tentative="1">
      <w:start w:val="1"/>
      <w:numFmt w:val="bullet"/>
      <w:lvlText w:val=""/>
      <w:lvlJc w:val="left"/>
      <w:pPr>
        <w:ind w:left="3499" w:hanging="360"/>
      </w:pPr>
      <w:rPr>
        <w:rFonts w:ascii="Wingdings" w:hAnsi="Wingdings" w:hint="default"/>
      </w:rPr>
    </w:lvl>
    <w:lvl w:ilvl="6" w:tplc="04090001" w:tentative="1">
      <w:start w:val="1"/>
      <w:numFmt w:val="bullet"/>
      <w:lvlText w:val=""/>
      <w:lvlJc w:val="left"/>
      <w:pPr>
        <w:ind w:left="4219" w:hanging="360"/>
      </w:pPr>
      <w:rPr>
        <w:rFonts w:ascii="Symbol" w:hAnsi="Symbol" w:hint="default"/>
      </w:rPr>
    </w:lvl>
    <w:lvl w:ilvl="7" w:tplc="04090003" w:tentative="1">
      <w:start w:val="1"/>
      <w:numFmt w:val="bullet"/>
      <w:lvlText w:val="o"/>
      <w:lvlJc w:val="left"/>
      <w:pPr>
        <w:ind w:left="4939" w:hanging="360"/>
      </w:pPr>
      <w:rPr>
        <w:rFonts w:ascii="Courier New" w:hAnsi="Courier New" w:cs="Courier New" w:hint="default"/>
      </w:rPr>
    </w:lvl>
    <w:lvl w:ilvl="8" w:tplc="04090005" w:tentative="1">
      <w:start w:val="1"/>
      <w:numFmt w:val="bullet"/>
      <w:lvlText w:val=""/>
      <w:lvlJc w:val="left"/>
      <w:pPr>
        <w:ind w:left="5659" w:hanging="360"/>
      </w:pPr>
      <w:rPr>
        <w:rFonts w:ascii="Wingdings" w:hAnsi="Wingdings" w:hint="default"/>
      </w:rPr>
    </w:lvl>
  </w:abstractNum>
  <w:abstractNum w:abstractNumId="32">
    <w:nsid w:val="21E63577"/>
    <w:multiLevelType w:val="hybridMultilevel"/>
    <w:tmpl w:val="8D50D720"/>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33">
    <w:nsid w:val="25950ADC"/>
    <w:multiLevelType w:val="hybridMultilevel"/>
    <w:tmpl w:val="BB08CFFA"/>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34">
    <w:nsid w:val="273D7F45"/>
    <w:multiLevelType w:val="multilevel"/>
    <w:tmpl w:val="0B668F1E"/>
    <w:lvl w:ilvl="0">
      <w:start w:val="1"/>
      <w:numFmt w:val="upperRoman"/>
      <w:lvlText w:val="%1."/>
      <w:lvlJc w:val="left"/>
      <w:pPr>
        <w:ind w:left="1486" w:hanging="720"/>
      </w:pPr>
      <w:rPr>
        <w:rFonts w:hint="default"/>
      </w:rPr>
    </w:lvl>
    <w:lvl w:ilvl="1">
      <w:start w:val="4"/>
      <w:numFmt w:val="decimal"/>
      <w:isLgl/>
      <w:lvlText w:val="%1.%2."/>
      <w:lvlJc w:val="left"/>
      <w:pPr>
        <w:ind w:left="1306" w:hanging="540"/>
      </w:pPr>
      <w:rPr>
        <w:rFonts w:hint="default"/>
      </w:rPr>
    </w:lvl>
    <w:lvl w:ilvl="2">
      <w:start w:val="1"/>
      <w:numFmt w:val="decimal"/>
      <w:isLgl/>
      <w:lvlText w:val="%1.%2.%3."/>
      <w:lvlJc w:val="left"/>
      <w:pPr>
        <w:ind w:left="1486" w:hanging="720"/>
      </w:pPr>
      <w:rPr>
        <w:rFonts w:hint="default"/>
      </w:rPr>
    </w:lvl>
    <w:lvl w:ilvl="3">
      <w:start w:val="1"/>
      <w:numFmt w:val="decimal"/>
      <w:isLgl/>
      <w:lvlText w:val="%1.%2.%3.%4."/>
      <w:lvlJc w:val="left"/>
      <w:pPr>
        <w:ind w:left="1486" w:hanging="720"/>
      </w:pPr>
      <w:rPr>
        <w:rFonts w:hint="default"/>
      </w:rPr>
    </w:lvl>
    <w:lvl w:ilvl="4">
      <w:start w:val="1"/>
      <w:numFmt w:val="decimal"/>
      <w:isLgl/>
      <w:lvlText w:val="%1.%2.%3.%4.%5."/>
      <w:lvlJc w:val="left"/>
      <w:pPr>
        <w:ind w:left="1846" w:hanging="1080"/>
      </w:pPr>
      <w:rPr>
        <w:rFonts w:hint="default"/>
      </w:rPr>
    </w:lvl>
    <w:lvl w:ilvl="5">
      <w:start w:val="1"/>
      <w:numFmt w:val="decimal"/>
      <w:isLgl/>
      <w:lvlText w:val="%1.%2.%3.%4.%5.%6."/>
      <w:lvlJc w:val="left"/>
      <w:pPr>
        <w:ind w:left="1846" w:hanging="1080"/>
      </w:pPr>
      <w:rPr>
        <w:rFonts w:hint="default"/>
      </w:rPr>
    </w:lvl>
    <w:lvl w:ilvl="6">
      <w:start w:val="1"/>
      <w:numFmt w:val="decimal"/>
      <w:isLgl/>
      <w:lvlText w:val="%1.%2.%3.%4.%5.%6.%7."/>
      <w:lvlJc w:val="left"/>
      <w:pPr>
        <w:ind w:left="2206" w:hanging="1440"/>
      </w:pPr>
      <w:rPr>
        <w:rFonts w:hint="default"/>
      </w:rPr>
    </w:lvl>
    <w:lvl w:ilvl="7">
      <w:start w:val="1"/>
      <w:numFmt w:val="decimal"/>
      <w:isLgl/>
      <w:lvlText w:val="%1.%2.%3.%4.%5.%6.%7.%8."/>
      <w:lvlJc w:val="left"/>
      <w:pPr>
        <w:ind w:left="2206" w:hanging="1440"/>
      </w:pPr>
      <w:rPr>
        <w:rFonts w:hint="default"/>
      </w:rPr>
    </w:lvl>
    <w:lvl w:ilvl="8">
      <w:start w:val="1"/>
      <w:numFmt w:val="decimal"/>
      <w:isLgl/>
      <w:lvlText w:val="%1.%2.%3.%4.%5.%6.%7.%8.%9."/>
      <w:lvlJc w:val="left"/>
      <w:pPr>
        <w:ind w:left="2566" w:hanging="1800"/>
      </w:pPr>
      <w:rPr>
        <w:rFonts w:hint="default"/>
      </w:rPr>
    </w:lvl>
  </w:abstractNum>
  <w:abstractNum w:abstractNumId="35">
    <w:nsid w:val="27E77349"/>
    <w:multiLevelType w:val="hybridMultilevel"/>
    <w:tmpl w:val="027CA2B6"/>
    <w:lvl w:ilvl="0" w:tplc="04090019">
      <w:start w:val="1"/>
      <w:numFmt w:val="lowerLetter"/>
      <w:lvlText w:val="%1."/>
      <w:lvlJc w:val="left"/>
      <w:pPr>
        <w:ind w:left="360" w:hanging="360"/>
      </w:pPr>
      <w:rPr>
        <w:b w:val="0"/>
        <w:i w:val="0"/>
        <w:strike w:val="0"/>
        <w:dstrike w:val="0"/>
        <w:color w:val="000000"/>
        <w:sz w:val="20"/>
        <w:szCs w:val="20"/>
        <w:u w:val="none" w:color="000000"/>
        <w:bdr w:val="none" w:sz="0" w:space="0" w:color="auto"/>
        <w:shd w:val="clear" w:color="auto" w:fill="auto"/>
        <w:vertAlign w:val="baseline"/>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nsid w:val="28976C38"/>
    <w:multiLevelType w:val="hybridMultilevel"/>
    <w:tmpl w:val="C4CC5922"/>
    <w:lvl w:ilvl="0" w:tplc="0409000F">
      <w:start w:val="1"/>
      <w:numFmt w:val="decimal"/>
      <w:lvlText w:val="%1."/>
      <w:lvlJc w:val="left"/>
      <w:pPr>
        <w:ind w:left="360" w:hanging="360"/>
      </w:pPr>
      <w:rPr>
        <w:b w:val="0"/>
        <w:i w:val="0"/>
        <w:strike w:val="0"/>
        <w:dstrike w:val="0"/>
        <w:color w:val="000000"/>
        <w:sz w:val="20"/>
        <w:szCs w:val="20"/>
        <w:u w:val="none" w:color="000000"/>
        <w:bdr w:val="none" w:sz="0" w:space="0" w:color="auto"/>
        <w:shd w:val="clear" w:color="auto" w:fill="auto"/>
        <w:vertAlign w:val="baseline"/>
      </w:rPr>
    </w:lvl>
    <w:lvl w:ilvl="1" w:tplc="6846AE4C">
      <w:start w:val="1"/>
      <w:numFmt w:val="decimal"/>
      <w:lvlText w:val="%2."/>
      <w:lvlJc w:val="left"/>
      <w:pPr>
        <w:ind w:left="1440" w:hanging="720"/>
      </w:pPr>
      <w:rPr>
        <w:rFonts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nsid w:val="2BD41A25"/>
    <w:multiLevelType w:val="hybridMultilevel"/>
    <w:tmpl w:val="6DF85A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nsid w:val="2C1D2150"/>
    <w:multiLevelType w:val="hybridMultilevel"/>
    <w:tmpl w:val="4BA450DA"/>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39">
    <w:nsid w:val="2CE86CB0"/>
    <w:multiLevelType w:val="multilevel"/>
    <w:tmpl w:val="23CA8348"/>
    <w:lvl w:ilvl="0">
      <w:start w:val="1"/>
      <w:numFmt w:val="decimal"/>
      <w:lvlText w:val="%1."/>
      <w:lvlJc w:val="left"/>
      <w:pPr>
        <w:ind w:left="1486" w:hanging="360"/>
      </w:pPr>
    </w:lvl>
    <w:lvl w:ilvl="1">
      <w:start w:val="1"/>
      <w:numFmt w:val="decimal"/>
      <w:isLgl/>
      <w:lvlText w:val="%1.%2."/>
      <w:lvlJc w:val="left"/>
      <w:pPr>
        <w:ind w:left="2386" w:hanging="540"/>
      </w:pPr>
      <w:rPr>
        <w:rFonts w:hint="default"/>
      </w:rPr>
    </w:lvl>
    <w:lvl w:ilvl="2">
      <w:start w:val="1"/>
      <w:numFmt w:val="decimal"/>
      <w:isLgl/>
      <w:lvlText w:val="%1.%2.%3."/>
      <w:lvlJc w:val="left"/>
      <w:pPr>
        <w:ind w:left="3286" w:hanging="720"/>
      </w:pPr>
      <w:rPr>
        <w:rFonts w:hint="default"/>
      </w:rPr>
    </w:lvl>
    <w:lvl w:ilvl="3">
      <w:start w:val="1"/>
      <w:numFmt w:val="decimal"/>
      <w:isLgl/>
      <w:lvlText w:val="%1.%2.%3.%4."/>
      <w:lvlJc w:val="left"/>
      <w:pPr>
        <w:ind w:left="4006" w:hanging="720"/>
      </w:pPr>
      <w:rPr>
        <w:rFonts w:hint="default"/>
      </w:rPr>
    </w:lvl>
    <w:lvl w:ilvl="4">
      <w:start w:val="1"/>
      <w:numFmt w:val="decimal"/>
      <w:isLgl/>
      <w:lvlText w:val="%1.%2.%3.%4.%5."/>
      <w:lvlJc w:val="left"/>
      <w:pPr>
        <w:ind w:left="5086" w:hanging="1080"/>
      </w:pPr>
      <w:rPr>
        <w:rFonts w:hint="default"/>
      </w:rPr>
    </w:lvl>
    <w:lvl w:ilvl="5">
      <w:start w:val="1"/>
      <w:numFmt w:val="decimal"/>
      <w:isLgl/>
      <w:lvlText w:val="%1.%2.%3.%4.%5.%6."/>
      <w:lvlJc w:val="left"/>
      <w:pPr>
        <w:ind w:left="5806" w:hanging="1080"/>
      </w:pPr>
      <w:rPr>
        <w:rFonts w:hint="default"/>
      </w:rPr>
    </w:lvl>
    <w:lvl w:ilvl="6">
      <w:start w:val="1"/>
      <w:numFmt w:val="decimal"/>
      <w:isLgl/>
      <w:lvlText w:val="%1.%2.%3.%4.%5.%6.%7."/>
      <w:lvlJc w:val="left"/>
      <w:pPr>
        <w:ind w:left="6886" w:hanging="1440"/>
      </w:pPr>
      <w:rPr>
        <w:rFonts w:hint="default"/>
      </w:rPr>
    </w:lvl>
    <w:lvl w:ilvl="7">
      <w:start w:val="1"/>
      <w:numFmt w:val="decimal"/>
      <w:isLgl/>
      <w:lvlText w:val="%1.%2.%3.%4.%5.%6.%7.%8."/>
      <w:lvlJc w:val="left"/>
      <w:pPr>
        <w:ind w:left="7606" w:hanging="1440"/>
      </w:pPr>
      <w:rPr>
        <w:rFonts w:hint="default"/>
      </w:rPr>
    </w:lvl>
    <w:lvl w:ilvl="8">
      <w:start w:val="1"/>
      <w:numFmt w:val="decimal"/>
      <w:isLgl/>
      <w:lvlText w:val="%1.%2.%3.%4.%5.%6.%7.%8.%9."/>
      <w:lvlJc w:val="left"/>
      <w:pPr>
        <w:ind w:left="8686" w:hanging="1800"/>
      </w:pPr>
      <w:rPr>
        <w:rFonts w:hint="default"/>
      </w:rPr>
    </w:lvl>
  </w:abstractNum>
  <w:abstractNum w:abstractNumId="40">
    <w:nsid w:val="31D3346F"/>
    <w:multiLevelType w:val="hybridMultilevel"/>
    <w:tmpl w:val="685884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3239632D"/>
    <w:multiLevelType w:val="hybridMultilevel"/>
    <w:tmpl w:val="E5EAF58E"/>
    <w:lvl w:ilvl="0" w:tplc="0409000F">
      <w:start w:val="1"/>
      <w:numFmt w:val="decimal"/>
      <w:lvlText w:val="%1."/>
      <w:lvlJc w:val="left"/>
      <w:pPr>
        <w:ind w:left="1136" w:hanging="360"/>
      </w:pPr>
    </w:lvl>
    <w:lvl w:ilvl="1" w:tplc="04090019" w:tentative="1">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42">
    <w:nsid w:val="33034862"/>
    <w:multiLevelType w:val="hybridMultilevel"/>
    <w:tmpl w:val="31FA991A"/>
    <w:lvl w:ilvl="0" w:tplc="04090017">
      <w:start w:val="1"/>
      <w:numFmt w:val="lowerLetter"/>
      <w:lvlText w:val="%1)"/>
      <w:lvlJc w:val="left"/>
      <w:pPr>
        <w:ind w:left="1126" w:hanging="360"/>
      </w:pPr>
    </w:lvl>
    <w:lvl w:ilvl="1" w:tplc="04090019">
      <w:start w:val="1"/>
      <w:numFmt w:val="lowerLetter"/>
      <w:lvlText w:val="%2."/>
      <w:lvlJc w:val="left"/>
      <w:pPr>
        <w:ind w:left="1846" w:hanging="360"/>
      </w:pPr>
    </w:lvl>
    <w:lvl w:ilvl="2" w:tplc="0409001B" w:tentative="1">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43">
    <w:nsid w:val="344E4A7A"/>
    <w:multiLevelType w:val="hybridMultilevel"/>
    <w:tmpl w:val="51DCBC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nsid w:val="347E7147"/>
    <w:multiLevelType w:val="hybridMultilevel"/>
    <w:tmpl w:val="FF004DD2"/>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45">
    <w:nsid w:val="350C570A"/>
    <w:multiLevelType w:val="hybridMultilevel"/>
    <w:tmpl w:val="626429B4"/>
    <w:lvl w:ilvl="0" w:tplc="0409000F">
      <w:start w:val="1"/>
      <w:numFmt w:val="decimal"/>
      <w:lvlText w:val="%1."/>
      <w:lvlJc w:val="left"/>
      <w:pPr>
        <w:ind w:left="1136" w:hanging="360"/>
      </w:pPr>
    </w:lvl>
    <w:lvl w:ilvl="1" w:tplc="2B82A05A">
      <w:start w:val="1"/>
      <w:numFmt w:val="lowerLetter"/>
      <w:lvlText w:val="%2)"/>
      <w:lvlJc w:val="left"/>
      <w:pPr>
        <w:ind w:left="2171" w:hanging="675"/>
      </w:pPr>
      <w:rPr>
        <w:rFonts w:hint="default"/>
      </w:rPr>
    </w:lvl>
    <w:lvl w:ilvl="2" w:tplc="44305598">
      <w:start w:val="6"/>
      <w:numFmt w:val="bullet"/>
      <w:lvlText w:val="•"/>
      <w:lvlJc w:val="left"/>
      <w:pPr>
        <w:ind w:left="3071" w:hanging="675"/>
      </w:pPr>
      <w:rPr>
        <w:rFonts w:ascii="Times New Roman" w:eastAsia="Garamond" w:hAnsi="Times New Roman" w:cs="Times New Roman" w:hint="default"/>
      </w:r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46">
    <w:nsid w:val="35F12973"/>
    <w:multiLevelType w:val="hybridMultilevel"/>
    <w:tmpl w:val="D7903144"/>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47">
    <w:nsid w:val="38B24AD5"/>
    <w:multiLevelType w:val="hybridMultilevel"/>
    <w:tmpl w:val="21FE7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3B01471B"/>
    <w:multiLevelType w:val="hybridMultilevel"/>
    <w:tmpl w:val="39D865D8"/>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49">
    <w:nsid w:val="3C3A3C47"/>
    <w:multiLevelType w:val="hybridMultilevel"/>
    <w:tmpl w:val="4300E268"/>
    <w:lvl w:ilvl="0" w:tplc="04090019">
      <w:start w:val="1"/>
      <w:numFmt w:val="lowerLetter"/>
      <w:lvlText w:val="%1."/>
      <w:lvlJc w:val="left"/>
      <w:pPr>
        <w:ind w:left="1136" w:hanging="360"/>
      </w:pPr>
      <w:rPr>
        <w:b w:val="0"/>
        <w:i w:val="0"/>
        <w:strike w:val="0"/>
        <w:dstrike w:val="0"/>
        <w:color w:val="000000"/>
        <w:sz w:val="20"/>
        <w:szCs w:val="20"/>
        <w:u w:val="none" w:color="000000"/>
        <w:bdr w:val="none" w:sz="0" w:space="0" w:color="auto"/>
        <w:shd w:val="clear" w:color="auto" w:fill="auto"/>
        <w:vertAlign w:val="baseline"/>
      </w:rPr>
    </w:lvl>
    <w:lvl w:ilvl="1" w:tplc="6846AE4C">
      <w:start w:val="1"/>
      <w:numFmt w:val="decimal"/>
      <w:lvlText w:val="%2."/>
      <w:lvlJc w:val="left"/>
      <w:pPr>
        <w:ind w:left="2216" w:hanging="720"/>
      </w:pPr>
      <w:rPr>
        <w:rFonts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50">
    <w:nsid w:val="3C653D2D"/>
    <w:multiLevelType w:val="hybridMultilevel"/>
    <w:tmpl w:val="2D08FDA4"/>
    <w:lvl w:ilvl="0" w:tplc="0409000F">
      <w:start w:val="1"/>
      <w:numFmt w:val="decimal"/>
      <w:lvlText w:val="%1."/>
      <w:lvlJc w:val="left"/>
      <w:pPr>
        <w:ind w:left="1136" w:hanging="360"/>
      </w:pPr>
    </w:lvl>
    <w:lvl w:ilvl="1" w:tplc="7DD0F8F0">
      <w:start w:val="1"/>
      <w:numFmt w:val="decimal"/>
      <w:lvlText w:val="%2."/>
      <w:lvlJc w:val="left"/>
      <w:pPr>
        <w:ind w:left="2171" w:hanging="675"/>
      </w:pPr>
      <w:rPr>
        <w:rFonts w:hint="default"/>
      </w:r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51">
    <w:nsid w:val="3DB166DF"/>
    <w:multiLevelType w:val="hybridMultilevel"/>
    <w:tmpl w:val="65A840AC"/>
    <w:lvl w:ilvl="0" w:tplc="04090017">
      <w:start w:val="1"/>
      <w:numFmt w:val="lowerLetter"/>
      <w:lvlText w:val="%1)"/>
      <w:lvlJc w:val="left"/>
      <w:pPr>
        <w:ind w:left="1486" w:hanging="360"/>
      </w:pPr>
    </w:lvl>
    <w:lvl w:ilvl="1" w:tplc="51CEB0D2">
      <w:start w:val="1"/>
      <w:numFmt w:val="decimal"/>
      <w:lvlText w:val="%2."/>
      <w:lvlJc w:val="left"/>
      <w:pPr>
        <w:ind w:left="2566" w:hanging="720"/>
      </w:pPr>
      <w:rPr>
        <w:rFonts w:hint="default"/>
      </w:r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52">
    <w:nsid w:val="41E954B9"/>
    <w:multiLevelType w:val="hybridMultilevel"/>
    <w:tmpl w:val="B77EDBF8"/>
    <w:lvl w:ilvl="0" w:tplc="6C124C44">
      <w:start w:val="5"/>
      <w:numFmt w:val="upperRoman"/>
      <w:lvlText w:val="%1."/>
      <w:lvlJc w:val="left"/>
      <w:pPr>
        <w:ind w:left="1486" w:hanging="720"/>
      </w:pPr>
      <w:rPr>
        <w:rFonts w:hint="default"/>
        <w:b/>
        <w:sz w:val="28"/>
      </w:rPr>
    </w:lvl>
    <w:lvl w:ilvl="1" w:tplc="04090019" w:tentative="1">
      <w:start w:val="1"/>
      <w:numFmt w:val="lowerLetter"/>
      <w:lvlText w:val="%2."/>
      <w:lvlJc w:val="left"/>
      <w:pPr>
        <w:ind w:left="1846" w:hanging="360"/>
      </w:pPr>
    </w:lvl>
    <w:lvl w:ilvl="2" w:tplc="0409001B">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53">
    <w:nsid w:val="43B36239"/>
    <w:multiLevelType w:val="hybridMultilevel"/>
    <w:tmpl w:val="00E0E8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44886769"/>
    <w:multiLevelType w:val="hybridMultilevel"/>
    <w:tmpl w:val="D36EB1DE"/>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55">
    <w:nsid w:val="474C65CD"/>
    <w:multiLevelType w:val="multilevel"/>
    <w:tmpl w:val="05840620"/>
    <w:lvl w:ilvl="0">
      <w:start w:val="5"/>
      <w:numFmt w:val="decimal"/>
      <w:lvlText w:val="%1."/>
      <w:lvlJc w:val="left"/>
      <w:pPr>
        <w:ind w:left="1801" w:hanging="360"/>
      </w:pPr>
      <w:rPr>
        <w:rFonts w:hint="default"/>
      </w:rPr>
    </w:lvl>
    <w:lvl w:ilvl="1">
      <w:start w:val="1"/>
      <w:numFmt w:val="decimal"/>
      <w:isLgl/>
      <w:lvlText w:val="%1.%2."/>
      <w:lvlJc w:val="left"/>
      <w:pPr>
        <w:ind w:left="1801" w:hanging="360"/>
      </w:pPr>
      <w:rPr>
        <w:rFonts w:hint="default"/>
      </w:rPr>
    </w:lvl>
    <w:lvl w:ilvl="2">
      <w:start w:val="1"/>
      <w:numFmt w:val="decimal"/>
      <w:isLgl/>
      <w:lvlText w:val="%1.%2.%3."/>
      <w:lvlJc w:val="left"/>
      <w:pPr>
        <w:ind w:left="2161" w:hanging="720"/>
      </w:pPr>
      <w:rPr>
        <w:rFonts w:hint="default"/>
      </w:rPr>
    </w:lvl>
    <w:lvl w:ilvl="3">
      <w:start w:val="1"/>
      <w:numFmt w:val="decimal"/>
      <w:isLgl/>
      <w:lvlText w:val="%1.%2.%3.%4."/>
      <w:lvlJc w:val="left"/>
      <w:pPr>
        <w:ind w:left="2161" w:hanging="720"/>
      </w:pPr>
      <w:rPr>
        <w:rFonts w:hint="default"/>
      </w:rPr>
    </w:lvl>
    <w:lvl w:ilvl="4">
      <w:start w:val="1"/>
      <w:numFmt w:val="decimal"/>
      <w:isLgl/>
      <w:lvlText w:val="%1.%2.%3.%4.%5."/>
      <w:lvlJc w:val="left"/>
      <w:pPr>
        <w:ind w:left="2521" w:hanging="1080"/>
      </w:pPr>
      <w:rPr>
        <w:rFonts w:hint="default"/>
      </w:rPr>
    </w:lvl>
    <w:lvl w:ilvl="5">
      <w:start w:val="1"/>
      <w:numFmt w:val="decimal"/>
      <w:isLgl/>
      <w:lvlText w:val="%1.%2.%3.%4.%5.%6."/>
      <w:lvlJc w:val="left"/>
      <w:pPr>
        <w:ind w:left="2521" w:hanging="1080"/>
      </w:pPr>
      <w:rPr>
        <w:rFonts w:hint="default"/>
      </w:rPr>
    </w:lvl>
    <w:lvl w:ilvl="6">
      <w:start w:val="1"/>
      <w:numFmt w:val="decimal"/>
      <w:isLgl/>
      <w:lvlText w:val="%1.%2.%3.%4.%5.%6.%7."/>
      <w:lvlJc w:val="left"/>
      <w:pPr>
        <w:ind w:left="2881" w:hanging="1440"/>
      </w:pPr>
      <w:rPr>
        <w:rFonts w:hint="default"/>
      </w:rPr>
    </w:lvl>
    <w:lvl w:ilvl="7">
      <w:start w:val="1"/>
      <w:numFmt w:val="decimal"/>
      <w:isLgl/>
      <w:lvlText w:val="%1.%2.%3.%4.%5.%6.%7.%8."/>
      <w:lvlJc w:val="left"/>
      <w:pPr>
        <w:ind w:left="2881" w:hanging="1440"/>
      </w:pPr>
      <w:rPr>
        <w:rFonts w:hint="default"/>
      </w:rPr>
    </w:lvl>
    <w:lvl w:ilvl="8">
      <w:start w:val="1"/>
      <w:numFmt w:val="decimal"/>
      <w:isLgl/>
      <w:lvlText w:val="%1.%2.%3.%4.%5.%6.%7.%8.%9."/>
      <w:lvlJc w:val="left"/>
      <w:pPr>
        <w:ind w:left="3241" w:hanging="1800"/>
      </w:pPr>
      <w:rPr>
        <w:rFonts w:hint="default"/>
      </w:rPr>
    </w:lvl>
  </w:abstractNum>
  <w:abstractNum w:abstractNumId="56">
    <w:nsid w:val="47986855"/>
    <w:multiLevelType w:val="hybridMultilevel"/>
    <w:tmpl w:val="C8202642"/>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57">
    <w:nsid w:val="47DE4AA9"/>
    <w:multiLevelType w:val="hybridMultilevel"/>
    <w:tmpl w:val="BA4A52C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8">
    <w:nsid w:val="48437ADA"/>
    <w:multiLevelType w:val="multilevel"/>
    <w:tmpl w:val="DCBA8354"/>
    <w:lvl w:ilvl="0">
      <w:start w:val="1"/>
      <w:numFmt w:val="decimal"/>
      <w:lvlText w:val="%1."/>
      <w:lvlJc w:val="left"/>
      <w:pPr>
        <w:ind w:left="1441" w:hanging="675"/>
      </w:pPr>
      <w:rPr>
        <w:rFonts w:hint="default"/>
        <w:b w:val="0"/>
        <w:i/>
        <w:strike w:val="0"/>
        <w:dstrike w:val="0"/>
        <w:color w:val="000000"/>
        <w:sz w:val="20"/>
        <w:szCs w:val="20"/>
        <w:u w:val="none" w:color="000000"/>
        <w:bdr w:val="none" w:sz="0" w:space="0" w:color="auto"/>
        <w:shd w:val="clear" w:color="auto" w:fill="auto"/>
        <w:vertAlign w:val="baseline"/>
      </w:rPr>
    </w:lvl>
    <w:lvl w:ilvl="1">
      <w:start w:val="4"/>
      <w:numFmt w:val="decimal"/>
      <w:isLgl/>
      <w:lvlText w:val="%1.%2."/>
      <w:lvlJc w:val="left"/>
      <w:pPr>
        <w:ind w:left="1351" w:hanging="585"/>
      </w:pPr>
      <w:rPr>
        <w:rFonts w:hint="default"/>
      </w:rPr>
    </w:lvl>
    <w:lvl w:ilvl="2">
      <w:start w:val="1"/>
      <w:numFmt w:val="decimal"/>
      <w:isLgl/>
      <w:lvlText w:val="%1.%2.%3."/>
      <w:lvlJc w:val="left"/>
      <w:pPr>
        <w:ind w:left="1486" w:hanging="720"/>
      </w:pPr>
      <w:rPr>
        <w:rFonts w:hint="default"/>
      </w:rPr>
    </w:lvl>
    <w:lvl w:ilvl="3">
      <w:start w:val="1"/>
      <w:numFmt w:val="decimal"/>
      <w:isLgl/>
      <w:lvlText w:val="%1.%2.%3.%4."/>
      <w:lvlJc w:val="left"/>
      <w:pPr>
        <w:ind w:left="1486" w:hanging="720"/>
      </w:pPr>
      <w:rPr>
        <w:rFonts w:hint="default"/>
      </w:rPr>
    </w:lvl>
    <w:lvl w:ilvl="4">
      <w:start w:val="1"/>
      <w:numFmt w:val="decimal"/>
      <w:isLgl/>
      <w:lvlText w:val="%1.%2.%3.%4.%5."/>
      <w:lvlJc w:val="left"/>
      <w:pPr>
        <w:ind w:left="1846" w:hanging="1080"/>
      </w:pPr>
      <w:rPr>
        <w:rFonts w:hint="default"/>
      </w:rPr>
    </w:lvl>
    <w:lvl w:ilvl="5">
      <w:start w:val="1"/>
      <w:numFmt w:val="decimal"/>
      <w:isLgl/>
      <w:lvlText w:val="%1.%2.%3.%4.%5.%6."/>
      <w:lvlJc w:val="left"/>
      <w:pPr>
        <w:ind w:left="1846" w:hanging="1080"/>
      </w:pPr>
      <w:rPr>
        <w:rFonts w:hint="default"/>
      </w:rPr>
    </w:lvl>
    <w:lvl w:ilvl="6">
      <w:start w:val="1"/>
      <w:numFmt w:val="decimal"/>
      <w:isLgl/>
      <w:lvlText w:val="%1.%2.%3.%4.%5.%6.%7."/>
      <w:lvlJc w:val="left"/>
      <w:pPr>
        <w:ind w:left="2206" w:hanging="1440"/>
      </w:pPr>
      <w:rPr>
        <w:rFonts w:hint="default"/>
      </w:rPr>
    </w:lvl>
    <w:lvl w:ilvl="7">
      <w:start w:val="1"/>
      <w:numFmt w:val="decimal"/>
      <w:isLgl/>
      <w:lvlText w:val="%1.%2.%3.%4.%5.%6.%7.%8."/>
      <w:lvlJc w:val="left"/>
      <w:pPr>
        <w:ind w:left="2206" w:hanging="1440"/>
      </w:pPr>
      <w:rPr>
        <w:rFonts w:hint="default"/>
      </w:rPr>
    </w:lvl>
    <w:lvl w:ilvl="8">
      <w:start w:val="1"/>
      <w:numFmt w:val="decimal"/>
      <w:isLgl/>
      <w:lvlText w:val="%1.%2.%3.%4.%5.%6.%7.%8.%9."/>
      <w:lvlJc w:val="left"/>
      <w:pPr>
        <w:ind w:left="2566" w:hanging="1800"/>
      </w:pPr>
      <w:rPr>
        <w:rFonts w:hint="default"/>
      </w:rPr>
    </w:lvl>
  </w:abstractNum>
  <w:abstractNum w:abstractNumId="59">
    <w:nsid w:val="48CC7C24"/>
    <w:multiLevelType w:val="hybridMultilevel"/>
    <w:tmpl w:val="A0845E86"/>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start w:val="1"/>
      <w:numFmt w:val="lowerRoman"/>
      <w:lvlText w:val="%3."/>
      <w:lvlJc w:val="right"/>
      <w:pPr>
        <w:ind w:left="2576" w:hanging="180"/>
      </w:pPr>
    </w:lvl>
    <w:lvl w:ilvl="3" w:tplc="0409000F">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60">
    <w:nsid w:val="490C150B"/>
    <w:multiLevelType w:val="multilevel"/>
    <w:tmpl w:val="FEE435C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1">
    <w:nsid w:val="49561DFF"/>
    <w:multiLevelType w:val="hybridMultilevel"/>
    <w:tmpl w:val="8C065684"/>
    <w:lvl w:ilvl="0" w:tplc="4BEC07EA">
      <w:start w:val="1"/>
      <w:numFmt w:val="upp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2">
    <w:nsid w:val="49B84B5B"/>
    <w:multiLevelType w:val="hybridMultilevel"/>
    <w:tmpl w:val="675A6A80"/>
    <w:lvl w:ilvl="0" w:tplc="72D26B44">
      <w:start w:val="5"/>
      <w:numFmt w:val="decimal"/>
      <w:lvlText w:val="%1."/>
      <w:lvlJc w:val="left"/>
      <w:pPr>
        <w:ind w:left="1126" w:hanging="360"/>
      </w:pPr>
      <w:rPr>
        <w:rFonts w:hint="default"/>
        <w:b/>
      </w:rPr>
    </w:lvl>
    <w:lvl w:ilvl="1" w:tplc="04090019" w:tentative="1">
      <w:start w:val="1"/>
      <w:numFmt w:val="lowerLetter"/>
      <w:lvlText w:val="%2."/>
      <w:lvlJc w:val="left"/>
      <w:pPr>
        <w:ind w:left="1846" w:hanging="360"/>
      </w:pPr>
    </w:lvl>
    <w:lvl w:ilvl="2" w:tplc="0409001B">
      <w:start w:val="1"/>
      <w:numFmt w:val="lowerRoman"/>
      <w:lvlText w:val="%3."/>
      <w:lvlJc w:val="right"/>
      <w:pPr>
        <w:ind w:left="2566" w:hanging="180"/>
      </w:pPr>
    </w:lvl>
    <w:lvl w:ilvl="3" w:tplc="0409000F" w:tentative="1">
      <w:start w:val="1"/>
      <w:numFmt w:val="decimal"/>
      <w:lvlText w:val="%4."/>
      <w:lvlJc w:val="left"/>
      <w:pPr>
        <w:ind w:left="3286" w:hanging="360"/>
      </w:pPr>
    </w:lvl>
    <w:lvl w:ilvl="4" w:tplc="04090019" w:tentative="1">
      <w:start w:val="1"/>
      <w:numFmt w:val="lowerLetter"/>
      <w:lvlText w:val="%5."/>
      <w:lvlJc w:val="left"/>
      <w:pPr>
        <w:ind w:left="4006" w:hanging="360"/>
      </w:pPr>
    </w:lvl>
    <w:lvl w:ilvl="5" w:tplc="0409001B" w:tentative="1">
      <w:start w:val="1"/>
      <w:numFmt w:val="lowerRoman"/>
      <w:lvlText w:val="%6."/>
      <w:lvlJc w:val="right"/>
      <w:pPr>
        <w:ind w:left="4726" w:hanging="180"/>
      </w:pPr>
    </w:lvl>
    <w:lvl w:ilvl="6" w:tplc="0409000F" w:tentative="1">
      <w:start w:val="1"/>
      <w:numFmt w:val="decimal"/>
      <w:lvlText w:val="%7."/>
      <w:lvlJc w:val="left"/>
      <w:pPr>
        <w:ind w:left="5446" w:hanging="360"/>
      </w:pPr>
    </w:lvl>
    <w:lvl w:ilvl="7" w:tplc="04090019" w:tentative="1">
      <w:start w:val="1"/>
      <w:numFmt w:val="lowerLetter"/>
      <w:lvlText w:val="%8."/>
      <w:lvlJc w:val="left"/>
      <w:pPr>
        <w:ind w:left="6166" w:hanging="360"/>
      </w:pPr>
    </w:lvl>
    <w:lvl w:ilvl="8" w:tplc="0409001B" w:tentative="1">
      <w:start w:val="1"/>
      <w:numFmt w:val="lowerRoman"/>
      <w:lvlText w:val="%9."/>
      <w:lvlJc w:val="right"/>
      <w:pPr>
        <w:ind w:left="6886" w:hanging="180"/>
      </w:pPr>
    </w:lvl>
  </w:abstractNum>
  <w:abstractNum w:abstractNumId="63">
    <w:nsid w:val="4B8D294B"/>
    <w:multiLevelType w:val="hybridMultilevel"/>
    <w:tmpl w:val="C2F6F98E"/>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64">
    <w:nsid w:val="4C1513E2"/>
    <w:multiLevelType w:val="hybridMultilevel"/>
    <w:tmpl w:val="09926B66"/>
    <w:lvl w:ilvl="0" w:tplc="0409000F">
      <w:start w:val="1"/>
      <w:numFmt w:val="decimal"/>
      <w:lvlText w:val="%1."/>
      <w:lvlJc w:val="left"/>
      <w:pPr>
        <w:ind w:left="1486" w:hanging="360"/>
      </w:pPr>
    </w:lvl>
    <w:lvl w:ilvl="1" w:tplc="04090019" w:tentative="1">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65">
    <w:nsid w:val="4CB621A9"/>
    <w:multiLevelType w:val="multilevel"/>
    <w:tmpl w:val="118C8740"/>
    <w:lvl w:ilvl="0">
      <w:start w:val="1"/>
      <w:numFmt w:val="decimal"/>
      <w:lvlText w:val="%1."/>
      <w:lvlJc w:val="left"/>
      <w:pPr>
        <w:ind w:left="720" w:hanging="720"/>
      </w:pPr>
      <w:rPr>
        <w:rFonts w:hint="default"/>
      </w:rPr>
    </w:lvl>
    <w:lvl w:ilvl="1">
      <w:start w:val="1"/>
      <w:numFmt w:val="decimal"/>
      <w:isLgl/>
      <w:lvlText w:val="%1.%2."/>
      <w:lvlJc w:val="left"/>
      <w:pPr>
        <w:ind w:left="1486" w:hanging="720"/>
      </w:pPr>
      <w:rPr>
        <w:rFonts w:hint="default"/>
      </w:rPr>
    </w:lvl>
    <w:lvl w:ilvl="2">
      <w:start w:val="1"/>
      <w:numFmt w:val="decimal"/>
      <w:isLgl/>
      <w:lvlText w:val="%1.%2.%3."/>
      <w:lvlJc w:val="left"/>
      <w:pPr>
        <w:ind w:left="2252" w:hanging="720"/>
      </w:pPr>
      <w:rPr>
        <w:rFonts w:hint="default"/>
      </w:rPr>
    </w:lvl>
    <w:lvl w:ilvl="3">
      <w:start w:val="1"/>
      <w:numFmt w:val="decimal"/>
      <w:isLgl/>
      <w:lvlText w:val="%1.%2.%3.%4."/>
      <w:lvlJc w:val="left"/>
      <w:pPr>
        <w:ind w:left="3378" w:hanging="1080"/>
      </w:pPr>
      <w:rPr>
        <w:rFonts w:hint="default"/>
      </w:rPr>
    </w:lvl>
    <w:lvl w:ilvl="4">
      <w:start w:val="1"/>
      <w:numFmt w:val="decimal"/>
      <w:isLgl/>
      <w:lvlText w:val="%1.%2.%3.%4.%5."/>
      <w:lvlJc w:val="left"/>
      <w:pPr>
        <w:ind w:left="4144" w:hanging="1080"/>
      </w:pPr>
      <w:rPr>
        <w:rFonts w:hint="default"/>
      </w:rPr>
    </w:lvl>
    <w:lvl w:ilvl="5">
      <w:start w:val="1"/>
      <w:numFmt w:val="decimal"/>
      <w:isLgl/>
      <w:lvlText w:val="%1.%2.%3.%4.%5.%6."/>
      <w:lvlJc w:val="left"/>
      <w:pPr>
        <w:ind w:left="5270" w:hanging="1440"/>
      </w:pPr>
      <w:rPr>
        <w:rFonts w:hint="default"/>
      </w:rPr>
    </w:lvl>
    <w:lvl w:ilvl="6">
      <w:start w:val="1"/>
      <w:numFmt w:val="decimal"/>
      <w:isLgl/>
      <w:lvlText w:val="%1.%2.%3.%4.%5.%6.%7."/>
      <w:lvlJc w:val="left"/>
      <w:pPr>
        <w:ind w:left="6036" w:hanging="1440"/>
      </w:pPr>
      <w:rPr>
        <w:rFonts w:hint="default"/>
      </w:rPr>
    </w:lvl>
    <w:lvl w:ilvl="7">
      <w:start w:val="1"/>
      <w:numFmt w:val="decimal"/>
      <w:isLgl/>
      <w:lvlText w:val="%1.%2.%3.%4.%5.%6.%7.%8."/>
      <w:lvlJc w:val="left"/>
      <w:pPr>
        <w:ind w:left="7162" w:hanging="1800"/>
      </w:pPr>
      <w:rPr>
        <w:rFonts w:hint="default"/>
      </w:rPr>
    </w:lvl>
    <w:lvl w:ilvl="8">
      <w:start w:val="1"/>
      <w:numFmt w:val="decimal"/>
      <w:isLgl/>
      <w:lvlText w:val="%1.%2.%3.%4.%5.%6.%7.%8.%9."/>
      <w:lvlJc w:val="left"/>
      <w:pPr>
        <w:ind w:left="7928" w:hanging="1800"/>
      </w:pPr>
      <w:rPr>
        <w:rFonts w:hint="default"/>
      </w:rPr>
    </w:lvl>
  </w:abstractNum>
  <w:abstractNum w:abstractNumId="66">
    <w:nsid w:val="4E8764AF"/>
    <w:multiLevelType w:val="multilevel"/>
    <w:tmpl w:val="80D28332"/>
    <w:lvl w:ilvl="0">
      <w:start w:val="1"/>
      <w:numFmt w:val="decimal"/>
      <w:lvlText w:val="%1."/>
      <w:lvlJc w:val="left"/>
      <w:pPr>
        <w:ind w:left="360" w:hanging="360"/>
      </w:pPr>
      <w:rPr>
        <w:rFonts w:hint="default"/>
        <w:b w:val="0"/>
        <w:i w:val="0"/>
        <w:color w:val="auto"/>
        <w:sz w:val="22"/>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7">
    <w:nsid w:val="4EE737F4"/>
    <w:multiLevelType w:val="hybridMultilevel"/>
    <w:tmpl w:val="86A8755C"/>
    <w:lvl w:ilvl="0" w:tplc="E85228F4">
      <w:start w:val="1"/>
      <w:numFmt w:val="bullet"/>
      <w:lvlText w:val="●"/>
      <w:lvlJc w:val="left"/>
      <w:pPr>
        <w:ind w:left="113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68">
    <w:nsid w:val="500E6883"/>
    <w:multiLevelType w:val="hybridMultilevel"/>
    <w:tmpl w:val="9318A2B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69">
    <w:nsid w:val="51DC2131"/>
    <w:multiLevelType w:val="hybridMultilevel"/>
    <w:tmpl w:val="1EA4CE18"/>
    <w:lvl w:ilvl="0" w:tplc="04090019">
      <w:start w:val="1"/>
      <w:numFmt w:val="lowerLetter"/>
      <w:lvlText w:val="%1."/>
      <w:lvlJc w:val="left"/>
      <w:pPr>
        <w:ind w:left="1136" w:hanging="360"/>
      </w:pPr>
    </w:lvl>
    <w:lvl w:ilvl="1" w:tplc="27649706">
      <w:start w:val="1"/>
      <w:numFmt w:val="decimal"/>
      <w:lvlText w:val="%2."/>
      <w:lvlJc w:val="left"/>
      <w:pPr>
        <w:ind w:left="2171" w:hanging="675"/>
      </w:pPr>
      <w:rPr>
        <w:rFonts w:hint="default"/>
      </w:r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70">
    <w:nsid w:val="54DD71FA"/>
    <w:multiLevelType w:val="hybridMultilevel"/>
    <w:tmpl w:val="BC5A7200"/>
    <w:lvl w:ilvl="0" w:tplc="240A000F">
      <w:start w:val="1"/>
      <w:numFmt w:val="decimal"/>
      <w:lvlText w:val="%1."/>
      <w:lvlJc w:val="left"/>
      <w:pPr>
        <w:ind w:left="1486" w:hanging="360"/>
      </w:pPr>
    </w:lvl>
    <w:lvl w:ilvl="1" w:tplc="04090019" w:tentative="1">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71">
    <w:nsid w:val="575B1496"/>
    <w:multiLevelType w:val="hybridMultilevel"/>
    <w:tmpl w:val="F2BCC366"/>
    <w:lvl w:ilvl="0" w:tplc="0409000F">
      <w:start w:val="1"/>
      <w:numFmt w:val="decimal"/>
      <w:lvlText w:val="%1."/>
      <w:lvlJc w:val="left"/>
      <w:pPr>
        <w:ind w:left="1486" w:hanging="360"/>
      </w:pPr>
    </w:lvl>
    <w:lvl w:ilvl="1" w:tplc="04090019" w:tentative="1">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72">
    <w:nsid w:val="582D044F"/>
    <w:multiLevelType w:val="hybridMultilevel"/>
    <w:tmpl w:val="F5C8AD8C"/>
    <w:lvl w:ilvl="0" w:tplc="240A0001">
      <w:start w:val="1"/>
      <w:numFmt w:val="bullet"/>
      <w:lvlText w:val=""/>
      <w:lvlJc w:val="left"/>
      <w:pPr>
        <w:ind w:left="1136" w:hanging="360"/>
      </w:pPr>
      <w:rPr>
        <w:rFonts w:ascii="Symbol" w:hAnsi="Symbol" w:hint="default"/>
      </w:rPr>
    </w:lvl>
    <w:lvl w:ilvl="1" w:tplc="2B82A05A">
      <w:start w:val="1"/>
      <w:numFmt w:val="lowerLetter"/>
      <w:lvlText w:val="%2)"/>
      <w:lvlJc w:val="left"/>
      <w:pPr>
        <w:ind w:left="2171" w:hanging="675"/>
      </w:pPr>
      <w:rPr>
        <w:rFonts w:hint="default"/>
      </w:rPr>
    </w:lvl>
    <w:lvl w:ilvl="2" w:tplc="44305598">
      <w:start w:val="6"/>
      <w:numFmt w:val="bullet"/>
      <w:lvlText w:val="•"/>
      <w:lvlJc w:val="left"/>
      <w:pPr>
        <w:ind w:left="3071" w:hanging="675"/>
      </w:pPr>
      <w:rPr>
        <w:rFonts w:ascii="Times New Roman" w:eastAsia="Garamond" w:hAnsi="Times New Roman" w:cs="Times New Roman" w:hint="default"/>
      </w:r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73">
    <w:nsid w:val="58B96AA2"/>
    <w:multiLevelType w:val="hybridMultilevel"/>
    <w:tmpl w:val="11E0FCAE"/>
    <w:lvl w:ilvl="0" w:tplc="04090019">
      <w:start w:val="1"/>
      <w:numFmt w:val="lowerLetter"/>
      <w:lvlText w:val="%1."/>
      <w:lvlJc w:val="left"/>
      <w:pPr>
        <w:ind w:left="360" w:hanging="360"/>
      </w:pPr>
    </w:lvl>
    <w:lvl w:ilvl="1" w:tplc="0409000F">
      <w:start w:val="1"/>
      <w:numFmt w:val="decimal"/>
      <w:lvlText w:val="%2."/>
      <w:lvlJc w:val="left"/>
      <w:pPr>
        <w:ind w:left="1395" w:hanging="6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nsid w:val="58C965EF"/>
    <w:multiLevelType w:val="hybridMultilevel"/>
    <w:tmpl w:val="7A48A31C"/>
    <w:lvl w:ilvl="0" w:tplc="0409000F">
      <w:start w:val="1"/>
      <w:numFmt w:val="decimal"/>
      <w:lvlText w:val="%1."/>
      <w:lvlJc w:val="left"/>
      <w:pPr>
        <w:ind w:left="1136" w:hanging="360"/>
      </w:pPr>
    </w:lvl>
    <w:lvl w:ilvl="1" w:tplc="1C4E23AC">
      <w:start w:val="1"/>
      <w:numFmt w:val="lowerLetter"/>
      <w:lvlText w:val="%2."/>
      <w:lvlJc w:val="left"/>
      <w:pPr>
        <w:ind w:left="2216" w:hanging="720"/>
      </w:pPr>
      <w:rPr>
        <w:rFonts w:hint="default"/>
      </w:r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75">
    <w:nsid w:val="58D2375B"/>
    <w:multiLevelType w:val="hybridMultilevel"/>
    <w:tmpl w:val="F73205BC"/>
    <w:lvl w:ilvl="0" w:tplc="E85228F4">
      <w:start w:val="1"/>
      <w:numFmt w:val="bullet"/>
      <w:lvlText w:val="●"/>
      <w:lvlJc w:val="left"/>
      <w:pPr>
        <w:ind w:left="113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6534DDF0">
      <w:numFmt w:val="bullet"/>
      <w:lvlText w:val="•"/>
      <w:lvlJc w:val="left"/>
      <w:pPr>
        <w:ind w:left="2171" w:hanging="675"/>
      </w:pPr>
      <w:rPr>
        <w:rFonts w:ascii="Times New Roman" w:eastAsia="Garamond" w:hAnsi="Times New Roman" w:cs="Times New Roman"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76">
    <w:nsid w:val="5A180698"/>
    <w:multiLevelType w:val="hybridMultilevel"/>
    <w:tmpl w:val="3872FC9A"/>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77">
    <w:nsid w:val="5BD36A42"/>
    <w:multiLevelType w:val="hybridMultilevel"/>
    <w:tmpl w:val="7AE29D6E"/>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8">
    <w:nsid w:val="5C781F19"/>
    <w:multiLevelType w:val="hybridMultilevel"/>
    <w:tmpl w:val="55A06F02"/>
    <w:lvl w:ilvl="0" w:tplc="04090001">
      <w:start w:val="1"/>
      <w:numFmt w:val="bullet"/>
      <w:lvlText w:val=""/>
      <w:lvlJc w:val="left"/>
      <w:pPr>
        <w:ind w:left="1136" w:hanging="360"/>
      </w:pPr>
      <w:rPr>
        <w:rFonts w:ascii="Symbol" w:hAnsi="Symbol"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79">
    <w:nsid w:val="60B678B2"/>
    <w:multiLevelType w:val="hybridMultilevel"/>
    <w:tmpl w:val="20B4F7DA"/>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80">
    <w:nsid w:val="637A174D"/>
    <w:multiLevelType w:val="hybridMultilevel"/>
    <w:tmpl w:val="2F482E22"/>
    <w:lvl w:ilvl="0" w:tplc="0409000F">
      <w:start w:val="1"/>
      <w:numFmt w:val="decimal"/>
      <w:lvlText w:val="%1."/>
      <w:lvlJc w:val="left"/>
      <w:pPr>
        <w:ind w:left="360" w:hanging="360"/>
      </w:pPr>
    </w:lvl>
    <w:lvl w:ilvl="1" w:tplc="27649706">
      <w:start w:val="1"/>
      <w:numFmt w:val="decimal"/>
      <w:lvlText w:val="%2."/>
      <w:lvlJc w:val="left"/>
      <w:pPr>
        <w:ind w:left="1395" w:hanging="675"/>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1">
    <w:nsid w:val="64B54B5C"/>
    <w:multiLevelType w:val="multilevel"/>
    <w:tmpl w:val="98FA1F7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2">
    <w:nsid w:val="69453857"/>
    <w:multiLevelType w:val="hybridMultilevel"/>
    <w:tmpl w:val="2B0AAD4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6A1A31B0"/>
    <w:multiLevelType w:val="hybridMultilevel"/>
    <w:tmpl w:val="F73EC066"/>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84">
    <w:nsid w:val="6B9345FF"/>
    <w:multiLevelType w:val="hybridMultilevel"/>
    <w:tmpl w:val="24AAEE6E"/>
    <w:lvl w:ilvl="0" w:tplc="240A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6C5E2A8F"/>
    <w:multiLevelType w:val="multilevel"/>
    <w:tmpl w:val="E9DE7E1C"/>
    <w:lvl w:ilvl="0">
      <w:start w:val="1"/>
      <w:numFmt w:val="decimal"/>
      <w:lvlText w:val="%1."/>
      <w:lvlJc w:val="left"/>
      <w:pPr>
        <w:ind w:left="360" w:hanging="360"/>
      </w:pPr>
    </w:lvl>
    <w:lvl w:ilvl="1">
      <w:start w:val="3"/>
      <w:numFmt w:val="decimal"/>
      <w:isLgl/>
      <w:lvlText w:val="%1.%2."/>
      <w:lvlJc w:val="left"/>
      <w:pPr>
        <w:ind w:left="1035" w:hanging="780"/>
      </w:pPr>
      <w:rPr>
        <w:rFonts w:hint="default"/>
        <w:b/>
      </w:rPr>
    </w:lvl>
    <w:lvl w:ilvl="2">
      <w:start w:val="1"/>
      <w:numFmt w:val="decimal"/>
      <w:isLgl/>
      <w:lvlText w:val="%1.%2.%3."/>
      <w:lvlJc w:val="left"/>
      <w:pPr>
        <w:ind w:left="1290" w:hanging="780"/>
      </w:pPr>
      <w:rPr>
        <w:rFonts w:hint="default"/>
        <w:b/>
      </w:rPr>
    </w:lvl>
    <w:lvl w:ilvl="3">
      <w:start w:val="1"/>
      <w:numFmt w:val="decimal"/>
      <w:isLgl/>
      <w:lvlText w:val="%1.%2.%3.%4."/>
      <w:lvlJc w:val="left"/>
      <w:pPr>
        <w:ind w:left="1545" w:hanging="780"/>
      </w:pPr>
      <w:rPr>
        <w:rFonts w:hint="default"/>
        <w:b/>
      </w:rPr>
    </w:lvl>
    <w:lvl w:ilvl="4">
      <w:start w:val="1"/>
      <w:numFmt w:val="decimal"/>
      <w:isLgl/>
      <w:lvlText w:val="%1.%2.%3.%4.%5."/>
      <w:lvlJc w:val="left"/>
      <w:pPr>
        <w:ind w:left="2100" w:hanging="1080"/>
      </w:pPr>
      <w:rPr>
        <w:rFonts w:hint="default"/>
        <w:b/>
      </w:rPr>
    </w:lvl>
    <w:lvl w:ilvl="5">
      <w:start w:val="1"/>
      <w:numFmt w:val="decimal"/>
      <w:isLgl/>
      <w:lvlText w:val="%1.%2.%3.%4.%5.%6."/>
      <w:lvlJc w:val="left"/>
      <w:pPr>
        <w:ind w:left="2355" w:hanging="1080"/>
      </w:pPr>
      <w:rPr>
        <w:rFonts w:hint="default"/>
        <w:b/>
      </w:rPr>
    </w:lvl>
    <w:lvl w:ilvl="6">
      <w:start w:val="1"/>
      <w:numFmt w:val="decimal"/>
      <w:isLgl/>
      <w:lvlText w:val="%1.%2.%3.%4.%5.%6.%7."/>
      <w:lvlJc w:val="left"/>
      <w:pPr>
        <w:ind w:left="2970" w:hanging="1440"/>
      </w:pPr>
      <w:rPr>
        <w:rFonts w:hint="default"/>
        <w:b/>
      </w:rPr>
    </w:lvl>
    <w:lvl w:ilvl="7">
      <w:start w:val="1"/>
      <w:numFmt w:val="decimal"/>
      <w:isLgl/>
      <w:lvlText w:val="%1.%2.%3.%4.%5.%6.%7.%8."/>
      <w:lvlJc w:val="left"/>
      <w:pPr>
        <w:ind w:left="3225" w:hanging="1440"/>
      </w:pPr>
      <w:rPr>
        <w:rFonts w:hint="default"/>
        <w:b/>
      </w:rPr>
    </w:lvl>
    <w:lvl w:ilvl="8">
      <w:start w:val="1"/>
      <w:numFmt w:val="decimal"/>
      <w:isLgl/>
      <w:lvlText w:val="%1.%2.%3.%4.%5.%6.%7.%8.%9."/>
      <w:lvlJc w:val="left"/>
      <w:pPr>
        <w:ind w:left="3840" w:hanging="1800"/>
      </w:pPr>
      <w:rPr>
        <w:rFonts w:hint="default"/>
        <w:b/>
      </w:rPr>
    </w:lvl>
  </w:abstractNum>
  <w:abstractNum w:abstractNumId="86">
    <w:nsid w:val="6DF1076A"/>
    <w:multiLevelType w:val="multilevel"/>
    <w:tmpl w:val="98B878FA"/>
    <w:lvl w:ilvl="0">
      <w:start w:val="1"/>
      <w:numFmt w:val="decimal"/>
      <w:lvlText w:val="%1."/>
      <w:lvlJc w:val="left"/>
      <w:pPr>
        <w:ind w:left="360" w:hanging="360"/>
      </w:pPr>
    </w:lvl>
    <w:lvl w:ilvl="1">
      <w:start w:val="3"/>
      <w:numFmt w:val="decimal"/>
      <w:isLgl/>
      <w:lvlText w:val="%1.%2."/>
      <w:lvlJc w:val="left"/>
      <w:pPr>
        <w:ind w:left="983" w:hanging="600"/>
      </w:pPr>
      <w:rPr>
        <w:rFonts w:hint="default"/>
      </w:rPr>
    </w:lvl>
    <w:lvl w:ilvl="2">
      <w:start w:val="6"/>
      <w:numFmt w:val="decimal"/>
      <w:isLgl/>
      <w:lvlText w:val="%1.%2.%3."/>
      <w:lvlJc w:val="left"/>
      <w:pPr>
        <w:ind w:left="1486" w:hanging="720"/>
      </w:pPr>
      <w:rPr>
        <w:rFonts w:hint="default"/>
      </w:rPr>
    </w:lvl>
    <w:lvl w:ilvl="3">
      <w:start w:val="1"/>
      <w:numFmt w:val="decimal"/>
      <w:isLgl/>
      <w:lvlText w:val="%1.%2.%3.%4."/>
      <w:lvlJc w:val="left"/>
      <w:pPr>
        <w:ind w:left="1869" w:hanging="720"/>
      </w:pPr>
      <w:rPr>
        <w:rFonts w:hint="default"/>
      </w:rPr>
    </w:lvl>
    <w:lvl w:ilvl="4">
      <w:start w:val="1"/>
      <w:numFmt w:val="decimal"/>
      <w:isLgl/>
      <w:lvlText w:val="%1.%2.%3.%4.%5."/>
      <w:lvlJc w:val="left"/>
      <w:pPr>
        <w:ind w:left="2612" w:hanging="1080"/>
      </w:pPr>
      <w:rPr>
        <w:rFonts w:hint="default"/>
      </w:rPr>
    </w:lvl>
    <w:lvl w:ilvl="5">
      <w:start w:val="1"/>
      <w:numFmt w:val="decimal"/>
      <w:isLgl/>
      <w:lvlText w:val="%1.%2.%3.%4.%5.%6."/>
      <w:lvlJc w:val="left"/>
      <w:pPr>
        <w:ind w:left="2995" w:hanging="1080"/>
      </w:pPr>
      <w:rPr>
        <w:rFonts w:hint="default"/>
      </w:rPr>
    </w:lvl>
    <w:lvl w:ilvl="6">
      <w:start w:val="1"/>
      <w:numFmt w:val="decimal"/>
      <w:isLgl/>
      <w:lvlText w:val="%1.%2.%3.%4.%5.%6.%7."/>
      <w:lvlJc w:val="left"/>
      <w:pPr>
        <w:ind w:left="3738" w:hanging="1440"/>
      </w:pPr>
      <w:rPr>
        <w:rFonts w:hint="default"/>
      </w:rPr>
    </w:lvl>
    <w:lvl w:ilvl="7">
      <w:start w:val="1"/>
      <w:numFmt w:val="decimal"/>
      <w:isLgl/>
      <w:lvlText w:val="%1.%2.%3.%4.%5.%6.%7.%8."/>
      <w:lvlJc w:val="left"/>
      <w:pPr>
        <w:ind w:left="4121" w:hanging="1440"/>
      </w:pPr>
      <w:rPr>
        <w:rFonts w:hint="default"/>
      </w:rPr>
    </w:lvl>
    <w:lvl w:ilvl="8">
      <w:start w:val="1"/>
      <w:numFmt w:val="decimal"/>
      <w:isLgl/>
      <w:lvlText w:val="%1.%2.%3.%4.%5.%6.%7.%8.%9."/>
      <w:lvlJc w:val="left"/>
      <w:pPr>
        <w:ind w:left="4864" w:hanging="1800"/>
      </w:pPr>
      <w:rPr>
        <w:rFonts w:hint="default"/>
      </w:rPr>
    </w:lvl>
  </w:abstractNum>
  <w:abstractNum w:abstractNumId="87">
    <w:nsid w:val="6E6D0860"/>
    <w:multiLevelType w:val="hybridMultilevel"/>
    <w:tmpl w:val="043E22B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nsid w:val="70B763C6"/>
    <w:multiLevelType w:val="hybridMultilevel"/>
    <w:tmpl w:val="B28E86EE"/>
    <w:lvl w:ilvl="0" w:tplc="E85228F4">
      <w:start w:val="1"/>
      <w:numFmt w:val="bullet"/>
      <w:lvlText w:val="●"/>
      <w:lvlJc w:val="left"/>
      <w:pPr>
        <w:ind w:left="148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A5C61304">
      <w:start w:val="10"/>
      <w:numFmt w:val="bullet"/>
      <w:lvlText w:val="-"/>
      <w:lvlJc w:val="left"/>
      <w:pPr>
        <w:ind w:left="2206" w:hanging="360"/>
      </w:pPr>
      <w:rPr>
        <w:rFonts w:ascii="Times New Roman" w:eastAsia="Garamond" w:hAnsi="Times New Roman" w:cs="Times New Roman"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89">
    <w:nsid w:val="76514594"/>
    <w:multiLevelType w:val="hybridMultilevel"/>
    <w:tmpl w:val="CB40D5B0"/>
    <w:lvl w:ilvl="0" w:tplc="E85228F4">
      <w:start w:val="1"/>
      <w:numFmt w:val="bullet"/>
      <w:lvlText w:val="●"/>
      <w:lvlJc w:val="left"/>
      <w:pPr>
        <w:ind w:left="1486" w:hanging="360"/>
      </w:pPr>
      <w:rPr>
        <w:rFonts w:ascii="Garamond" w:eastAsia="Garamond" w:hAnsi="Garamond" w:cs="Garamond"/>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206" w:hanging="360"/>
      </w:pPr>
      <w:rPr>
        <w:rFonts w:ascii="Courier New" w:hAnsi="Courier New" w:cs="Courier New" w:hint="default"/>
      </w:rPr>
    </w:lvl>
    <w:lvl w:ilvl="2" w:tplc="04090005" w:tentative="1">
      <w:start w:val="1"/>
      <w:numFmt w:val="bullet"/>
      <w:lvlText w:val=""/>
      <w:lvlJc w:val="left"/>
      <w:pPr>
        <w:ind w:left="2926" w:hanging="360"/>
      </w:pPr>
      <w:rPr>
        <w:rFonts w:ascii="Wingdings" w:hAnsi="Wingdings" w:hint="default"/>
      </w:rPr>
    </w:lvl>
    <w:lvl w:ilvl="3" w:tplc="04090001" w:tentative="1">
      <w:start w:val="1"/>
      <w:numFmt w:val="bullet"/>
      <w:lvlText w:val=""/>
      <w:lvlJc w:val="left"/>
      <w:pPr>
        <w:ind w:left="3646" w:hanging="360"/>
      </w:pPr>
      <w:rPr>
        <w:rFonts w:ascii="Symbol" w:hAnsi="Symbol" w:hint="default"/>
      </w:rPr>
    </w:lvl>
    <w:lvl w:ilvl="4" w:tplc="04090003" w:tentative="1">
      <w:start w:val="1"/>
      <w:numFmt w:val="bullet"/>
      <w:lvlText w:val="o"/>
      <w:lvlJc w:val="left"/>
      <w:pPr>
        <w:ind w:left="4366" w:hanging="360"/>
      </w:pPr>
      <w:rPr>
        <w:rFonts w:ascii="Courier New" w:hAnsi="Courier New" w:cs="Courier New" w:hint="default"/>
      </w:rPr>
    </w:lvl>
    <w:lvl w:ilvl="5" w:tplc="04090005" w:tentative="1">
      <w:start w:val="1"/>
      <w:numFmt w:val="bullet"/>
      <w:lvlText w:val=""/>
      <w:lvlJc w:val="left"/>
      <w:pPr>
        <w:ind w:left="5086" w:hanging="360"/>
      </w:pPr>
      <w:rPr>
        <w:rFonts w:ascii="Wingdings" w:hAnsi="Wingdings" w:hint="default"/>
      </w:rPr>
    </w:lvl>
    <w:lvl w:ilvl="6" w:tplc="04090001" w:tentative="1">
      <w:start w:val="1"/>
      <w:numFmt w:val="bullet"/>
      <w:lvlText w:val=""/>
      <w:lvlJc w:val="left"/>
      <w:pPr>
        <w:ind w:left="5806" w:hanging="360"/>
      </w:pPr>
      <w:rPr>
        <w:rFonts w:ascii="Symbol" w:hAnsi="Symbol" w:hint="default"/>
      </w:rPr>
    </w:lvl>
    <w:lvl w:ilvl="7" w:tplc="04090003" w:tentative="1">
      <w:start w:val="1"/>
      <w:numFmt w:val="bullet"/>
      <w:lvlText w:val="o"/>
      <w:lvlJc w:val="left"/>
      <w:pPr>
        <w:ind w:left="6526" w:hanging="360"/>
      </w:pPr>
      <w:rPr>
        <w:rFonts w:ascii="Courier New" w:hAnsi="Courier New" w:cs="Courier New" w:hint="default"/>
      </w:rPr>
    </w:lvl>
    <w:lvl w:ilvl="8" w:tplc="04090005" w:tentative="1">
      <w:start w:val="1"/>
      <w:numFmt w:val="bullet"/>
      <w:lvlText w:val=""/>
      <w:lvlJc w:val="left"/>
      <w:pPr>
        <w:ind w:left="7246" w:hanging="360"/>
      </w:pPr>
      <w:rPr>
        <w:rFonts w:ascii="Wingdings" w:hAnsi="Wingdings" w:hint="default"/>
      </w:rPr>
    </w:lvl>
  </w:abstractNum>
  <w:abstractNum w:abstractNumId="90">
    <w:nsid w:val="77C21614"/>
    <w:multiLevelType w:val="multilevel"/>
    <w:tmpl w:val="5E5AFF66"/>
    <w:lvl w:ilvl="0">
      <w:start w:val="6"/>
      <w:numFmt w:val="decimal"/>
      <w:lvlText w:val="%1."/>
      <w:lvlJc w:val="left"/>
      <w:pPr>
        <w:ind w:left="585" w:hanging="585"/>
      </w:pPr>
      <w:rPr>
        <w:rFonts w:hint="default"/>
      </w:rPr>
    </w:lvl>
    <w:lvl w:ilvl="1">
      <w:start w:val="3"/>
      <w:numFmt w:val="decimal"/>
      <w:lvlText w:val="%1.%2."/>
      <w:lvlJc w:val="left"/>
      <w:pPr>
        <w:ind w:left="1103" w:hanging="720"/>
      </w:pPr>
      <w:rPr>
        <w:rFonts w:hint="default"/>
      </w:rPr>
    </w:lvl>
    <w:lvl w:ilvl="2">
      <w:start w:val="6"/>
      <w:numFmt w:val="decimal"/>
      <w:lvlText w:val="%1.%2.%3."/>
      <w:lvlJc w:val="left"/>
      <w:pPr>
        <w:ind w:left="1486" w:hanging="720"/>
      </w:pPr>
      <w:rPr>
        <w:rFonts w:hint="default"/>
      </w:rPr>
    </w:lvl>
    <w:lvl w:ilvl="3">
      <w:start w:val="1"/>
      <w:numFmt w:val="decimal"/>
      <w:lvlText w:val="%1.%2.%3.%4."/>
      <w:lvlJc w:val="left"/>
      <w:pPr>
        <w:ind w:left="2229" w:hanging="1080"/>
      </w:pPr>
      <w:rPr>
        <w:rFonts w:hint="default"/>
      </w:rPr>
    </w:lvl>
    <w:lvl w:ilvl="4">
      <w:start w:val="1"/>
      <w:numFmt w:val="decimal"/>
      <w:lvlText w:val="%1.%2.%3.%4.%5."/>
      <w:lvlJc w:val="left"/>
      <w:pPr>
        <w:ind w:left="2612" w:hanging="1080"/>
      </w:pPr>
      <w:rPr>
        <w:rFonts w:hint="default"/>
      </w:rPr>
    </w:lvl>
    <w:lvl w:ilvl="5">
      <w:start w:val="1"/>
      <w:numFmt w:val="decimal"/>
      <w:lvlText w:val="%1.%2.%3.%4.%5.%6."/>
      <w:lvlJc w:val="left"/>
      <w:pPr>
        <w:ind w:left="3355" w:hanging="1440"/>
      </w:pPr>
      <w:rPr>
        <w:rFonts w:hint="default"/>
      </w:rPr>
    </w:lvl>
    <w:lvl w:ilvl="6">
      <w:start w:val="1"/>
      <w:numFmt w:val="decimal"/>
      <w:lvlText w:val="%1.%2.%3.%4.%5.%6.%7."/>
      <w:lvlJc w:val="left"/>
      <w:pPr>
        <w:ind w:left="3738" w:hanging="1440"/>
      </w:pPr>
      <w:rPr>
        <w:rFonts w:hint="default"/>
      </w:rPr>
    </w:lvl>
    <w:lvl w:ilvl="7">
      <w:start w:val="1"/>
      <w:numFmt w:val="decimal"/>
      <w:lvlText w:val="%1.%2.%3.%4.%5.%6.%7.%8."/>
      <w:lvlJc w:val="left"/>
      <w:pPr>
        <w:ind w:left="4481" w:hanging="1800"/>
      </w:pPr>
      <w:rPr>
        <w:rFonts w:hint="default"/>
      </w:rPr>
    </w:lvl>
    <w:lvl w:ilvl="8">
      <w:start w:val="1"/>
      <w:numFmt w:val="decimal"/>
      <w:lvlText w:val="%1.%2.%3.%4.%5.%6.%7.%8.%9."/>
      <w:lvlJc w:val="left"/>
      <w:pPr>
        <w:ind w:left="4864" w:hanging="1800"/>
      </w:pPr>
      <w:rPr>
        <w:rFonts w:hint="default"/>
      </w:rPr>
    </w:lvl>
  </w:abstractNum>
  <w:abstractNum w:abstractNumId="91">
    <w:nsid w:val="785521BF"/>
    <w:multiLevelType w:val="hybridMultilevel"/>
    <w:tmpl w:val="F828DFFE"/>
    <w:lvl w:ilvl="0" w:tplc="E9645C0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nsid w:val="79D81E6C"/>
    <w:multiLevelType w:val="hybridMultilevel"/>
    <w:tmpl w:val="A44693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nsid w:val="7A333F72"/>
    <w:multiLevelType w:val="hybridMultilevel"/>
    <w:tmpl w:val="870C5582"/>
    <w:lvl w:ilvl="0" w:tplc="0409000F">
      <w:start w:val="1"/>
      <w:numFmt w:val="decimal"/>
      <w:lvlText w:val="%1."/>
      <w:lvlJc w:val="left"/>
      <w:pPr>
        <w:ind w:left="1486" w:hanging="360"/>
      </w:pPr>
    </w:lvl>
    <w:lvl w:ilvl="1" w:tplc="04090019">
      <w:start w:val="1"/>
      <w:numFmt w:val="lowerLetter"/>
      <w:lvlText w:val="%2."/>
      <w:lvlJc w:val="left"/>
      <w:pPr>
        <w:ind w:left="2206" w:hanging="360"/>
      </w:pPr>
    </w:lvl>
    <w:lvl w:ilvl="2" w:tplc="0409001B" w:tentative="1">
      <w:start w:val="1"/>
      <w:numFmt w:val="lowerRoman"/>
      <w:lvlText w:val="%3."/>
      <w:lvlJc w:val="right"/>
      <w:pPr>
        <w:ind w:left="2926" w:hanging="180"/>
      </w:pPr>
    </w:lvl>
    <w:lvl w:ilvl="3" w:tplc="0409000F" w:tentative="1">
      <w:start w:val="1"/>
      <w:numFmt w:val="decimal"/>
      <w:lvlText w:val="%4."/>
      <w:lvlJc w:val="left"/>
      <w:pPr>
        <w:ind w:left="3646" w:hanging="360"/>
      </w:pPr>
    </w:lvl>
    <w:lvl w:ilvl="4" w:tplc="04090019" w:tentative="1">
      <w:start w:val="1"/>
      <w:numFmt w:val="lowerLetter"/>
      <w:lvlText w:val="%5."/>
      <w:lvlJc w:val="left"/>
      <w:pPr>
        <w:ind w:left="4366" w:hanging="360"/>
      </w:pPr>
    </w:lvl>
    <w:lvl w:ilvl="5" w:tplc="0409001B" w:tentative="1">
      <w:start w:val="1"/>
      <w:numFmt w:val="lowerRoman"/>
      <w:lvlText w:val="%6."/>
      <w:lvlJc w:val="right"/>
      <w:pPr>
        <w:ind w:left="5086" w:hanging="180"/>
      </w:pPr>
    </w:lvl>
    <w:lvl w:ilvl="6" w:tplc="0409000F" w:tentative="1">
      <w:start w:val="1"/>
      <w:numFmt w:val="decimal"/>
      <w:lvlText w:val="%7."/>
      <w:lvlJc w:val="left"/>
      <w:pPr>
        <w:ind w:left="5806" w:hanging="360"/>
      </w:pPr>
    </w:lvl>
    <w:lvl w:ilvl="7" w:tplc="04090019" w:tentative="1">
      <w:start w:val="1"/>
      <w:numFmt w:val="lowerLetter"/>
      <w:lvlText w:val="%8."/>
      <w:lvlJc w:val="left"/>
      <w:pPr>
        <w:ind w:left="6526" w:hanging="360"/>
      </w:pPr>
    </w:lvl>
    <w:lvl w:ilvl="8" w:tplc="0409001B" w:tentative="1">
      <w:start w:val="1"/>
      <w:numFmt w:val="lowerRoman"/>
      <w:lvlText w:val="%9."/>
      <w:lvlJc w:val="right"/>
      <w:pPr>
        <w:ind w:left="7246" w:hanging="180"/>
      </w:pPr>
    </w:lvl>
  </w:abstractNum>
  <w:abstractNum w:abstractNumId="94">
    <w:nsid w:val="7B676E26"/>
    <w:multiLevelType w:val="hybridMultilevel"/>
    <w:tmpl w:val="FE70AE3A"/>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95">
    <w:nsid w:val="7D200729"/>
    <w:multiLevelType w:val="hybridMultilevel"/>
    <w:tmpl w:val="BD02912A"/>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6">
    <w:nsid w:val="7E4734EF"/>
    <w:multiLevelType w:val="hybridMultilevel"/>
    <w:tmpl w:val="FAE85916"/>
    <w:lvl w:ilvl="0" w:tplc="04090001">
      <w:start w:val="1"/>
      <w:numFmt w:val="bullet"/>
      <w:lvlText w:val=""/>
      <w:lvlJc w:val="left"/>
      <w:pPr>
        <w:ind w:left="360" w:hanging="360"/>
      </w:pPr>
      <w:rPr>
        <w:rFonts w:ascii="Symbol" w:hAnsi="Symbol" w:hint="default"/>
      </w:rPr>
    </w:lvl>
    <w:lvl w:ilvl="1" w:tplc="2B82A05A">
      <w:start w:val="1"/>
      <w:numFmt w:val="lowerLetter"/>
      <w:lvlText w:val="%2)"/>
      <w:lvlJc w:val="left"/>
      <w:pPr>
        <w:ind w:left="1395" w:hanging="675"/>
      </w:pPr>
      <w:rPr>
        <w:rFonts w:hint="default"/>
      </w:rPr>
    </w:lvl>
    <w:lvl w:ilvl="2" w:tplc="44305598">
      <w:start w:val="6"/>
      <w:numFmt w:val="bullet"/>
      <w:lvlText w:val="•"/>
      <w:lvlJc w:val="left"/>
      <w:pPr>
        <w:ind w:left="2295" w:hanging="675"/>
      </w:pPr>
      <w:rPr>
        <w:rFonts w:ascii="Times New Roman" w:eastAsia="Garamond" w:hAnsi="Times New Roman" w:cs="Times New Roman"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nsid w:val="7F2E6A48"/>
    <w:multiLevelType w:val="hybridMultilevel"/>
    <w:tmpl w:val="25F20918"/>
    <w:lvl w:ilvl="0" w:tplc="04090019">
      <w:start w:val="1"/>
      <w:numFmt w:val="lowerLetter"/>
      <w:lvlText w:val="%1."/>
      <w:lvlJc w:val="left"/>
      <w:pPr>
        <w:ind w:left="360" w:hanging="360"/>
      </w:pPr>
    </w:lvl>
    <w:lvl w:ilvl="1" w:tplc="04090019">
      <w:start w:val="1"/>
      <w:numFmt w:val="lowerLetter"/>
      <w:lvlText w:val="%2."/>
      <w:lvlJc w:val="left"/>
      <w:pPr>
        <w:ind w:left="1080" w:hanging="360"/>
      </w:pPr>
    </w:lvl>
    <w:lvl w:ilvl="2" w:tplc="5D086C3A">
      <w:start w:val="1"/>
      <w:numFmt w:val="decimal"/>
      <w:lvlText w:val="%3."/>
      <w:lvlJc w:val="left"/>
      <w:pPr>
        <w:ind w:left="2340" w:hanging="720"/>
      </w:pPr>
      <w:rPr>
        <w:rFont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8">
    <w:nsid w:val="7F757091"/>
    <w:multiLevelType w:val="hybridMultilevel"/>
    <w:tmpl w:val="542447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9">
    <w:nsid w:val="7FA0628E"/>
    <w:multiLevelType w:val="multilevel"/>
    <w:tmpl w:val="C37CED5E"/>
    <w:lvl w:ilvl="0">
      <w:start w:val="1"/>
      <w:numFmt w:val="decimal"/>
      <w:lvlText w:val="%1."/>
      <w:lvlJc w:val="left"/>
      <w:pPr>
        <w:ind w:left="1136" w:hanging="360"/>
      </w:pPr>
    </w:lvl>
    <w:lvl w:ilvl="1">
      <w:start w:val="1"/>
      <w:numFmt w:val="decimal"/>
      <w:isLgl/>
      <w:lvlText w:val="%1.%2"/>
      <w:lvlJc w:val="left"/>
      <w:pPr>
        <w:ind w:left="1316" w:hanging="54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496" w:hanging="720"/>
      </w:pPr>
      <w:rPr>
        <w:rFonts w:hint="default"/>
      </w:rPr>
    </w:lvl>
    <w:lvl w:ilvl="4">
      <w:start w:val="1"/>
      <w:numFmt w:val="decimal"/>
      <w:isLgl/>
      <w:lvlText w:val="%1.%2.%3.%4.%5"/>
      <w:lvlJc w:val="left"/>
      <w:pPr>
        <w:ind w:left="1856" w:hanging="1080"/>
      </w:pPr>
      <w:rPr>
        <w:rFonts w:hint="default"/>
      </w:rPr>
    </w:lvl>
    <w:lvl w:ilvl="5">
      <w:start w:val="1"/>
      <w:numFmt w:val="decimal"/>
      <w:isLgl/>
      <w:lvlText w:val="%1.%2.%3.%4.%5.%6"/>
      <w:lvlJc w:val="left"/>
      <w:pPr>
        <w:ind w:left="1856" w:hanging="1080"/>
      </w:pPr>
      <w:rPr>
        <w:rFonts w:hint="default"/>
      </w:rPr>
    </w:lvl>
    <w:lvl w:ilvl="6">
      <w:start w:val="1"/>
      <w:numFmt w:val="decimal"/>
      <w:isLgl/>
      <w:lvlText w:val="%1.%2.%3.%4.%5.%6.%7"/>
      <w:lvlJc w:val="left"/>
      <w:pPr>
        <w:ind w:left="2216" w:hanging="1440"/>
      </w:pPr>
      <w:rPr>
        <w:rFonts w:hint="default"/>
      </w:rPr>
    </w:lvl>
    <w:lvl w:ilvl="7">
      <w:start w:val="1"/>
      <w:numFmt w:val="decimal"/>
      <w:isLgl/>
      <w:lvlText w:val="%1.%2.%3.%4.%5.%6.%7.%8"/>
      <w:lvlJc w:val="left"/>
      <w:pPr>
        <w:ind w:left="2216" w:hanging="1440"/>
      </w:pPr>
      <w:rPr>
        <w:rFonts w:hint="default"/>
      </w:rPr>
    </w:lvl>
    <w:lvl w:ilvl="8">
      <w:start w:val="1"/>
      <w:numFmt w:val="decimal"/>
      <w:isLgl/>
      <w:lvlText w:val="%1.%2.%3.%4.%5.%6.%7.%8.%9"/>
      <w:lvlJc w:val="left"/>
      <w:pPr>
        <w:ind w:left="2576" w:hanging="1800"/>
      </w:pPr>
      <w:rPr>
        <w:rFonts w:hint="default"/>
      </w:rPr>
    </w:lvl>
  </w:abstractNum>
  <w:abstractNum w:abstractNumId="100">
    <w:nsid w:val="7FE000F2"/>
    <w:multiLevelType w:val="hybridMultilevel"/>
    <w:tmpl w:val="F82C619E"/>
    <w:lvl w:ilvl="0" w:tplc="0409000F">
      <w:start w:val="1"/>
      <w:numFmt w:val="decimal"/>
      <w:lvlText w:val="%1."/>
      <w:lvlJc w:val="left"/>
      <w:pPr>
        <w:ind w:left="1136" w:hanging="360"/>
      </w:pPr>
    </w:lvl>
    <w:lvl w:ilvl="1" w:tplc="04090019">
      <w:start w:val="1"/>
      <w:numFmt w:val="lowerLetter"/>
      <w:lvlText w:val="%2."/>
      <w:lvlJc w:val="left"/>
      <w:pPr>
        <w:ind w:left="1856" w:hanging="360"/>
      </w:pPr>
    </w:lvl>
    <w:lvl w:ilvl="2" w:tplc="0409001B" w:tentative="1">
      <w:start w:val="1"/>
      <w:numFmt w:val="lowerRoman"/>
      <w:lvlText w:val="%3."/>
      <w:lvlJc w:val="right"/>
      <w:pPr>
        <w:ind w:left="2576" w:hanging="180"/>
      </w:pPr>
    </w:lvl>
    <w:lvl w:ilvl="3" w:tplc="0409000F" w:tentative="1">
      <w:start w:val="1"/>
      <w:numFmt w:val="decimal"/>
      <w:lvlText w:val="%4."/>
      <w:lvlJc w:val="left"/>
      <w:pPr>
        <w:ind w:left="3296" w:hanging="360"/>
      </w:pPr>
    </w:lvl>
    <w:lvl w:ilvl="4" w:tplc="04090019" w:tentative="1">
      <w:start w:val="1"/>
      <w:numFmt w:val="lowerLetter"/>
      <w:lvlText w:val="%5."/>
      <w:lvlJc w:val="left"/>
      <w:pPr>
        <w:ind w:left="4016" w:hanging="360"/>
      </w:pPr>
    </w:lvl>
    <w:lvl w:ilvl="5" w:tplc="0409001B" w:tentative="1">
      <w:start w:val="1"/>
      <w:numFmt w:val="lowerRoman"/>
      <w:lvlText w:val="%6."/>
      <w:lvlJc w:val="right"/>
      <w:pPr>
        <w:ind w:left="4736" w:hanging="180"/>
      </w:pPr>
    </w:lvl>
    <w:lvl w:ilvl="6" w:tplc="0409000F" w:tentative="1">
      <w:start w:val="1"/>
      <w:numFmt w:val="decimal"/>
      <w:lvlText w:val="%7."/>
      <w:lvlJc w:val="left"/>
      <w:pPr>
        <w:ind w:left="5456" w:hanging="360"/>
      </w:pPr>
    </w:lvl>
    <w:lvl w:ilvl="7" w:tplc="04090019" w:tentative="1">
      <w:start w:val="1"/>
      <w:numFmt w:val="lowerLetter"/>
      <w:lvlText w:val="%8."/>
      <w:lvlJc w:val="left"/>
      <w:pPr>
        <w:ind w:left="6176" w:hanging="360"/>
      </w:pPr>
    </w:lvl>
    <w:lvl w:ilvl="8" w:tplc="0409001B" w:tentative="1">
      <w:start w:val="1"/>
      <w:numFmt w:val="lowerRoman"/>
      <w:lvlText w:val="%9."/>
      <w:lvlJc w:val="right"/>
      <w:pPr>
        <w:ind w:left="6896" w:hanging="180"/>
      </w:pPr>
    </w:lvl>
  </w:abstractNum>
  <w:abstractNum w:abstractNumId="101">
    <w:nsid w:val="7FE37C8B"/>
    <w:multiLevelType w:val="multilevel"/>
    <w:tmpl w:val="98FA1F76"/>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69"/>
  </w:num>
  <w:num w:numId="2">
    <w:abstractNumId w:val="49"/>
  </w:num>
  <w:num w:numId="3">
    <w:abstractNumId w:val="58"/>
  </w:num>
  <w:num w:numId="4">
    <w:abstractNumId w:val="15"/>
  </w:num>
  <w:num w:numId="5">
    <w:abstractNumId w:val="10"/>
  </w:num>
  <w:num w:numId="6">
    <w:abstractNumId w:val="67"/>
  </w:num>
  <w:num w:numId="7">
    <w:abstractNumId w:val="75"/>
  </w:num>
  <w:num w:numId="8">
    <w:abstractNumId w:val="71"/>
  </w:num>
  <w:num w:numId="9">
    <w:abstractNumId w:val="74"/>
  </w:num>
  <w:num w:numId="10">
    <w:abstractNumId w:val="45"/>
  </w:num>
  <w:num w:numId="11">
    <w:abstractNumId w:val="99"/>
  </w:num>
  <w:num w:numId="12">
    <w:abstractNumId w:val="39"/>
  </w:num>
  <w:num w:numId="13">
    <w:abstractNumId w:val="17"/>
  </w:num>
  <w:num w:numId="14">
    <w:abstractNumId w:val="88"/>
  </w:num>
  <w:num w:numId="15">
    <w:abstractNumId w:val="89"/>
  </w:num>
  <w:num w:numId="16">
    <w:abstractNumId w:val="93"/>
  </w:num>
  <w:num w:numId="17">
    <w:abstractNumId w:val="64"/>
  </w:num>
  <w:num w:numId="18">
    <w:abstractNumId w:val="50"/>
  </w:num>
  <w:num w:numId="19">
    <w:abstractNumId w:val="41"/>
  </w:num>
  <w:num w:numId="20">
    <w:abstractNumId w:val="27"/>
  </w:num>
  <w:num w:numId="21">
    <w:abstractNumId w:val="18"/>
  </w:num>
  <w:num w:numId="22">
    <w:abstractNumId w:val="26"/>
  </w:num>
  <w:num w:numId="23">
    <w:abstractNumId w:val="44"/>
  </w:num>
  <w:num w:numId="24">
    <w:abstractNumId w:val="76"/>
  </w:num>
  <w:num w:numId="25">
    <w:abstractNumId w:val="42"/>
  </w:num>
  <w:num w:numId="26">
    <w:abstractNumId w:val="48"/>
  </w:num>
  <w:num w:numId="27">
    <w:abstractNumId w:val="54"/>
  </w:num>
  <w:num w:numId="28">
    <w:abstractNumId w:val="38"/>
  </w:num>
  <w:num w:numId="29">
    <w:abstractNumId w:val="83"/>
  </w:num>
  <w:num w:numId="30">
    <w:abstractNumId w:val="4"/>
  </w:num>
  <w:num w:numId="31">
    <w:abstractNumId w:val="9"/>
  </w:num>
  <w:num w:numId="32">
    <w:abstractNumId w:val="14"/>
  </w:num>
  <w:num w:numId="33">
    <w:abstractNumId w:val="24"/>
  </w:num>
  <w:num w:numId="34">
    <w:abstractNumId w:val="28"/>
  </w:num>
  <w:num w:numId="35">
    <w:abstractNumId w:val="56"/>
  </w:num>
  <w:num w:numId="36">
    <w:abstractNumId w:val="100"/>
  </w:num>
  <w:num w:numId="37">
    <w:abstractNumId w:val="32"/>
  </w:num>
  <w:num w:numId="38">
    <w:abstractNumId w:val="33"/>
  </w:num>
  <w:num w:numId="39">
    <w:abstractNumId w:val="94"/>
  </w:num>
  <w:num w:numId="40">
    <w:abstractNumId w:val="63"/>
  </w:num>
  <w:num w:numId="41">
    <w:abstractNumId w:val="21"/>
  </w:num>
  <w:num w:numId="42">
    <w:abstractNumId w:val="46"/>
  </w:num>
  <w:num w:numId="43">
    <w:abstractNumId w:val="72"/>
  </w:num>
  <w:num w:numId="44">
    <w:abstractNumId w:val="79"/>
  </w:num>
  <w:num w:numId="45">
    <w:abstractNumId w:val="13"/>
  </w:num>
  <w:num w:numId="46">
    <w:abstractNumId w:val="30"/>
  </w:num>
  <w:num w:numId="47">
    <w:abstractNumId w:val="59"/>
  </w:num>
  <w:num w:numId="48">
    <w:abstractNumId w:val="84"/>
  </w:num>
  <w:num w:numId="49">
    <w:abstractNumId w:val="70"/>
  </w:num>
  <w:num w:numId="50">
    <w:abstractNumId w:val="61"/>
  </w:num>
  <w:num w:numId="51">
    <w:abstractNumId w:val="11"/>
  </w:num>
  <w:num w:numId="52">
    <w:abstractNumId w:val="43"/>
  </w:num>
  <w:num w:numId="53">
    <w:abstractNumId w:val="66"/>
  </w:num>
  <w:num w:numId="54">
    <w:abstractNumId w:val="23"/>
  </w:num>
  <w:num w:numId="55">
    <w:abstractNumId w:val="34"/>
  </w:num>
  <w:num w:numId="56">
    <w:abstractNumId w:val="31"/>
  </w:num>
  <w:num w:numId="57">
    <w:abstractNumId w:val="55"/>
  </w:num>
  <w:num w:numId="58">
    <w:abstractNumId w:val="51"/>
  </w:num>
  <w:num w:numId="59">
    <w:abstractNumId w:val="62"/>
  </w:num>
  <w:num w:numId="60">
    <w:abstractNumId w:val="60"/>
  </w:num>
  <w:num w:numId="61">
    <w:abstractNumId w:val="81"/>
  </w:num>
  <w:num w:numId="62">
    <w:abstractNumId w:val="101"/>
  </w:num>
  <w:num w:numId="63">
    <w:abstractNumId w:val="80"/>
  </w:num>
  <w:num w:numId="64">
    <w:abstractNumId w:val="73"/>
  </w:num>
  <w:num w:numId="65">
    <w:abstractNumId w:val="86"/>
  </w:num>
  <w:num w:numId="66">
    <w:abstractNumId w:val="25"/>
  </w:num>
  <w:num w:numId="67">
    <w:abstractNumId w:val="29"/>
  </w:num>
  <w:num w:numId="68">
    <w:abstractNumId w:val="19"/>
  </w:num>
  <w:num w:numId="69">
    <w:abstractNumId w:val="36"/>
  </w:num>
  <w:num w:numId="70">
    <w:abstractNumId w:val="65"/>
  </w:num>
  <w:num w:numId="71">
    <w:abstractNumId w:val="3"/>
  </w:num>
  <w:num w:numId="72">
    <w:abstractNumId w:val="85"/>
  </w:num>
  <w:num w:numId="73">
    <w:abstractNumId w:val="37"/>
  </w:num>
  <w:num w:numId="74">
    <w:abstractNumId w:val="91"/>
  </w:num>
  <w:num w:numId="75">
    <w:abstractNumId w:val="8"/>
  </w:num>
  <w:num w:numId="76">
    <w:abstractNumId w:val="6"/>
  </w:num>
  <w:num w:numId="77">
    <w:abstractNumId w:val="40"/>
  </w:num>
  <w:num w:numId="78">
    <w:abstractNumId w:val="53"/>
  </w:num>
  <w:num w:numId="79">
    <w:abstractNumId w:val="1"/>
  </w:num>
  <w:num w:numId="80">
    <w:abstractNumId w:val="87"/>
  </w:num>
  <w:num w:numId="81">
    <w:abstractNumId w:val="92"/>
  </w:num>
  <w:num w:numId="82">
    <w:abstractNumId w:val="82"/>
  </w:num>
  <w:num w:numId="83">
    <w:abstractNumId w:val="95"/>
  </w:num>
  <w:num w:numId="84">
    <w:abstractNumId w:val="97"/>
  </w:num>
  <w:num w:numId="85">
    <w:abstractNumId w:val="47"/>
  </w:num>
  <w:num w:numId="86">
    <w:abstractNumId w:val="57"/>
  </w:num>
  <w:num w:numId="87">
    <w:abstractNumId w:val="78"/>
  </w:num>
  <w:num w:numId="88">
    <w:abstractNumId w:val="2"/>
  </w:num>
  <w:num w:numId="89">
    <w:abstractNumId w:val="96"/>
  </w:num>
  <w:num w:numId="90">
    <w:abstractNumId w:val="12"/>
  </w:num>
  <w:num w:numId="91">
    <w:abstractNumId w:val="35"/>
  </w:num>
  <w:num w:numId="92">
    <w:abstractNumId w:val="16"/>
  </w:num>
  <w:num w:numId="93">
    <w:abstractNumId w:val="52"/>
  </w:num>
  <w:num w:numId="94">
    <w:abstractNumId w:val="0"/>
  </w:num>
  <w:num w:numId="95">
    <w:abstractNumId w:val="90"/>
  </w:num>
  <w:num w:numId="96">
    <w:abstractNumId w:val="22"/>
  </w:num>
  <w:num w:numId="97">
    <w:abstractNumId w:val="98"/>
  </w:num>
  <w:num w:numId="98">
    <w:abstractNumId w:val="5"/>
  </w:num>
  <w:num w:numId="99">
    <w:abstractNumId w:val="68"/>
  </w:num>
  <w:num w:numId="100">
    <w:abstractNumId w:val="20"/>
  </w:num>
  <w:num w:numId="101">
    <w:abstractNumId w:val="7"/>
  </w:num>
  <w:num w:numId="102">
    <w:abstractNumId w:val="77"/>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hideGrammaticalErrors/>
  <w:proofState w:spelling="clean" w:grammar="clean"/>
  <w:defaultTabStop w:val="720"/>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40C"/>
    <w:rsid w:val="000047E9"/>
    <w:rsid w:val="00004C0C"/>
    <w:rsid w:val="000121D9"/>
    <w:rsid w:val="00031215"/>
    <w:rsid w:val="00032736"/>
    <w:rsid w:val="00033D2F"/>
    <w:rsid w:val="0005013E"/>
    <w:rsid w:val="00052FE2"/>
    <w:rsid w:val="000604E4"/>
    <w:rsid w:val="00066AB5"/>
    <w:rsid w:val="0007668B"/>
    <w:rsid w:val="00084511"/>
    <w:rsid w:val="00086FFD"/>
    <w:rsid w:val="00087DF9"/>
    <w:rsid w:val="00087F00"/>
    <w:rsid w:val="00093279"/>
    <w:rsid w:val="000A2283"/>
    <w:rsid w:val="000A4388"/>
    <w:rsid w:val="000A76B5"/>
    <w:rsid w:val="000B35C4"/>
    <w:rsid w:val="000E499C"/>
    <w:rsid w:val="00105A58"/>
    <w:rsid w:val="00106253"/>
    <w:rsid w:val="0011030B"/>
    <w:rsid w:val="001205CA"/>
    <w:rsid w:val="0013032D"/>
    <w:rsid w:val="00132325"/>
    <w:rsid w:val="00132CCE"/>
    <w:rsid w:val="00133BB7"/>
    <w:rsid w:val="00142D9E"/>
    <w:rsid w:val="00144F94"/>
    <w:rsid w:val="00146F92"/>
    <w:rsid w:val="00153A7A"/>
    <w:rsid w:val="00154004"/>
    <w:rsid w:val="00162B5F"/>
    <w:rsid w:val="00163136"/>
    <w:rsid w:val="0016350F"/>
    <w:rsid w:val="001814EC"/>
    <w:rsid w:val="001900CE"/>
    <w:rsid w:val="00196E83"/>
    <w:rsid w:val="001A1EE1"/>
    <w:rsid w:val="001A25D7"/>
    <w:rsid w:val="001B73B9"/>
    <w:rsid w:val="001C5BB1"/>
    <w:rsid w:val="001E62AF"/>
    <w:rsid w:val="00204587"/>
    <w:rsid w:val="00215E14"/>
    <w:rsid w:val="00241046"/>
    <w:rsid w:val="00241B76"/>
    <w:rsid w:val="00243D3E"/>
    <w:rsid w:val="002541F8"/>
    <w:rsid w:val="00264A4D"/>
    <w:rsid w:val="002A637C"/>
    <w:rsid w:val="002B03FA"/>
    <w:rsid w:val="002B1477"/>
    <w:rsid w:val="002D1D88"/>
    <w:rsid w:val="002D74E1"/>
    <w:rsid w:val="002E0007"/>
    <w:rsid w:val="002E18E1"/>
    <w:rsid w:val="002E39C8"/>
    <w:rsid w:val="00315AB8"/>
    <w:rsid w:val="0032693E"/>
    <w:rsid w:val="00330AF9"/>
    <w:rsid w:val="00331603"/>
    <w:rsid w:val="00336000"/>
    <w:rsid w:val="00340D4E"/>
    <w:rsid w:val="003418FA"/>
    <w:rsid w:val="003642A1"/>
    <w:rsid w:val="003643BA"/>
    <w:rsid w:val="00370F67"/>
    <w:rsid w:val="003759D6"/>
    <w:rsid w:val="00383E1D"/>
    <w:rsid w:val="0039219A"/>
    <w:rsid w:val="0039296C"/>
    <w:rsid w:val="00397A84"/>
    <w:rsid w:val="003A0660"/>
    <w:rsid w:val="003A562C"/>
    <w:rsid w:val="003B0CDA"/>
    <w:rsid w:val="003B68AF"/>
    <w:rsid w:val="003C466B"/>
    <w:rsid w:val="003C6371"/>
    <w:rsid w:val="003D63D4"/>
    <w:rsid w:val="003D7143"/>
    <w:rsid w:val="003E1937"/>
    <w:rsid w:val="003F3871"/>
    <w:rsid w:val="003F6FBA"/>
    <w:rsid w:val="004075CC"/>
    <w:rsid w:val="004216B0"/>
    <w:rsid w:val="00424BCE"/>
    <w:rsid w:val="0044288E"/>
    <w:rsid w:val="00447415"/>
    <w:rsid w:val="00454C6F"/>
    <w:rsid w:val="00473734"/>
    <w:rsid w:val="00495B6D"/>
    <w:rsid w:val="00497A91"/>
    <w:rsid w:val="004A12D8"/>
    <w:rsid w:val="004A7C0D"/>
    <w:rsid w:val="004B186E"/>
    <w:rsid w:val="004B3258"/>
    <w:rsid w:val="004C0905"/>
    <w:rsid w:val="004D0024"/>
    <w:rsid w:val="004D1B20"/>
    <w:rsid w:val="005033B9"/>
    <w:rsid w:val="0050651E"/>
    <w:rsid w:val="00526BB3"/>
    <w:rsid w:val="00531F80"/>
    <w:rsid w:val="00534063"/>
    <w:rsid w:val="00547901"/>
    <w:rsid w:val="005530EB"/>
    <w:rsid w:val="00557EDF"/>
    <w:rsid w:val="00560497"/>
    <w:rsid w:val="00562478"/>
    <w:rsid w:val="00566482"/>
    <w:rsid w:val="00580125"/>
    <w:rsid w:val="0058780A"/>
    <w:rsid w:val="005955A2"/>
    <w:rsid w:val="00596F80"/>
    <w:rsid w:val="005A7B1B"/>
    <w:rsid w:val="005D1498"/>
    <w:rsid w:val="005D26A8"/>
    <w:rsid w:val="005E0FBB"/>
    <w:rsid w:val="005F76BF"/>
    <w:rsid w:val="00605132"/>
    <w:rsid w:val="006156D8"/>
    <w:rsid w:val="00635938"/>
    <w:rsid w:val="006377DD"/>
    <w:rsid w:val="00642EBB"/>
    <w:rsid w:val="00656CB4"/>
    <w:rsid w:val="00672C1F"/>
    <w:rsid w:val="006933F1"/>
    <w:rsid w:val="00693788"/>
    <w:rsid w:val="00694473"/>
    <w:rsid w:val="006D0F20"/>
    <w:rsid w:val="006E7211"/>
    <w:rsid w:val="00701DAF"/>
    <w:rsid w:val="00720F69"/>
    <w:rsid w:val="007220FA"/>
    <w:rsid w:val="00724E99"/>
    <w:rsid w:val="00745365"/>
    <w:rsid w:val="00746F50"/>
    <w:rsid w:val="00747436"/>
    <w:rsid w:val="007651E1"/>
    <w:rsid w:val="00773FB3"/>
    <w:rsid w:val="00777289"/>
    <w:rsid w:val="00786877"/>
    <w:rsid w:val="00793E16"/>
    <w:rsid w:val="007A6A76"/>
    <w:rsid w:val="007C0513"/>
    <w:rsid w:val="007C3F48"/>
    <w:rsid w:val="007C4443"/>
    <w:rsid w:val="007D47D0"/>
    <w:rsid w:val="007E2A07"/>
    <w:rsid w:val="007E351A"/>
    <w:rsid w:val="00802E9B"/>
    <w:rsid w:val="00803318"/>
    <w:rsid w:val="00811E2B"/>
    <w:rsid w:val="00846A6C"/>
    <w:rsid w:val="008557C5"/>
    <w:rsid w:val="00855C04"/>
    <w:rsid w:val="0086740C"/>
    <w:rsid w:val="00874B4F"/>
    <w:rsid w:val="0088575D"/>
    <w:rsid w:val="00885D6C"/>
    <w:rsid w:val="0089070C"/>
    <w:rsid w:val="00891008"/>
    <w:rsid w:val="008A6C5B"/>
    <w:rsid w:val="008C04D5"/>
    <w:rsid w:val="008C5B19"/>
    <w:rsid w:val="008C5FE4"/>
    <w:rsid w:val="008D2B82"/>
    <w:rsid w:val="008D3180"/>
    <w:rsid w:val="008D62C1"/>
    <w:rsid w:val="008E3DAF"/>
    <w:rsid w:val="008E4F7D"/>
    <w:rsid w:val="008F2B81"/>
    <w:rsid w:val="009004C4"/>
    <w:rsid w:val="009012D8"/>
    <w:rsid w:val="0090762D"/>
    <w:rsid w:val="009143B2"/>
    <w:rsid w:val="00930EE5"/>
    <w:rsid w:val="00934E48"/>
    <w:rsid w:val="00936F3E"/>
    <w:rsid w:val="0095653F"/>
    <w:rsid w:val="009651ED"/>
    <w:rsid w:val="00966BB5"/>
    <w:rsid w:val="00981646"/>
    <w:rsid w:val="009823A7"/>
    <w:rsid w:val="00985D0C"/>
    <w:rsid w:val="0098739F"/>
    <w:rsid w:val="0098785F"/>
    <w:rsid w:val="009A01C1"/>
    <w:rsid w:val="009A0D39"/>
    <w:rsid w:val="009A5517"/>
    <w:rsid w:val="009B4268"/>
    <w:rsid w:val="009B604F"/>
    <w:rsid w:val="009B66AE"/>
    <w:rsid w:val="009D536F"/>
    <w:rsid w:val="009E45B5"/>
    <w:rsid w:val="009F6834"/>
    <w:rsid w:val="00A20668"/>
    <w:rsid w:val="00A360E6"/>
    <w:rsid w:val="00A46BD1"/>
    <w:rsid w:val="00A513B7"/>
    <w:rsid w:val="00A53BB0"/>
    <w:rsid w:val="00A72BC9"/>
    <w:rsid w:val="00A7763B"/>
    <w:rsid w:val="00A92999"/>
    <w:rsid w:val="00A93BAE"/>
    <w:rsid w:val="00A94C82"/>
    <w:rsid w:val="00AA32A2"/>
    <w:rsid w:val="00AA3857"/>
    <w:rsid w:val="00AA5D2E"/>
    <w:rsid w:val="00AB37DF"/>
    <w:rsid w:val="00AB6B56"/>
    <w:rsid w:val="00AB791B"/>
    <w:rsid w:val="00AC1515"/>
    <w:rsid w:val="00AC37C0"/>
    <w:rsid w:val="00AD47DF"/>
    <w:rsid w:val="00AE561C"/>
    <w:rsid w:val="00AF112F"/>
    <w:rsid w:val="00AF5841"/>
    <w:rsid w:val="00B07745"/>
    <w:rsid w:val="00B14D25"/>
    <w:rsid w:val="00B42410"/>
    <w:rsid w:val="00B442B0"/>
    <w:rsid w:val="00B50030"/>
    <w:rsid w:val="00B57EA9"/>
    <w:rsid w:val="00B63608"/>
    <w:rsid w:val="00B7106E"/>
    <w:rsid w:val="00B7441A"/>
    <w:rsid w:val="00B75194"/>
    <w:rsid w:val="00B75C9C"/>
    <w:rsid w:val="00B90F25"/>
    <w:rsid w:val="00BA0E2E"/>
    <w:rsid w:val="00BA2A7C"/>
    <w:rsid w:val="00BA7856"/>
    <w:rsid w:val="00BB5C0C"/>
    <w:rsid w:val="00BD6EE7"/>
    <w:rsid w:val="00BF4E78"/>
    <w:rsid w:val="00C05853"/>
    <w:rsid w:val="00C1167A"/>
    <w:rsid w:val="00C14BB0"/>
    <w:rsid w:val="00C16124"/>
    <w:rsid w:val="00C2054C"/>
    <w:rsid w:val="00C2133E"/>
    <w:rsid w:val="00C24C09"/>
    <w:rsid w:val="00C371A0"/>
    <w:rsid w:val="00C427E5"/>
    <w:rsid w:val="00C64626"/>
    <w:rsid w:val="00C67A2C"/>
    <w:rsid w:val="00C72244"/>
    <w:rsid w:val="00C760AE"/>
    <w:rsid w:val="00C7714F"/>
    <w:rsid w:val="00C837D6"/>
    <w:rsid w:val="00CA2CE5"/>
    <w:rsid w:val="00CA59F9"/>
    <w:rsid w:val="00CA7A57"/>
    <w:rsid w:val="00CC37F4"/>
    <w:rsid w:val="00CC49EB"/>
    <w:rsid w:val="00D0171F"/>
    <w:rsid w:val="00D0796F"/>
    <w:rsid w:val="00D11B9E"/>
    <w:rsid w:val="00D34C65"/>
    <w:rsid w:val="00D5149B"/>
    <w:rsid w:val="00D63008"/>
    <w:rsid w:val="00D84482"/>
    <w:rsid w:val="00D95977"/>
    <w:rsid w:val="00D977CD"/>
    <w:rsid w:val="00DA1F61"/>
    <w:rsid w:val="00DB4BA0"/>
    <w:rsid w:val="00DC1AAA"/>
    <w:rsid w:val="00DF1DE2"/>
    <w:rsid w:val="00DF7AA2"/>
    <w:rsid w:val="00E42C8B"/>
    <w:rsid w:val="00E44667"/>
    <w:rsid w:val="00E47549"/>
    <w:rsid w:val="00E50720"/>
    <w:rsid w:val="00EA1DE0"/>
    <w:rsid w:val="00EA62EF"/>
    <w:rsid w:val="00EA6630"/>
    <w:rsid w:val="00EB329B"/>
    <w:rsid w:val="00EE573F"/>
    <w:rsid w:val="00EE6326"/>
    <w:rsid w:val="00F05287"/>
    <w:rsid w:val="00F10CE4"/>
    <w:rsid w:val="00F10D10"/>
    <w:rsid w:val="00F11871"/>
    <w:rsid w:val="00F41705"/>
    <w:rsid w:val="00F521E9"/>
    <w:rsid w:val="00F6030F"/>
    <w:rsid w:val="00F775C3"/>
    <w:rsid w:val="00F77B98"/>
    <w:rsid w:val="00F86E9E"/>
    <w:rsid w:val="00F94DC0"/>
    <w:rsid w:val="00F966E2"/>
    <w:rsid w:val="00FA03C1"/>
    <w:rsid w:val="00FA7189"/>
    <w:rsid w:val="00FB1231"/>
    <w:rsid w:val="00FB2A82"/>
    <w:rsid w:val="00FB7B54"/>
    <w:rsid w:val="00FC1C01"/>
    <w:rsid w:val="00FC47AD"/>
    <w:rsid w:val="00FC53A7"/>
    <w:rsid w:val="00FD5319"/>
    <w:rsid w:val="00FF0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27BB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366" w:lineRule="auto"/>
      <w:ind w:left="776" w:hanging="10"/>
    </w:pPr>
    <w:rPr>
      <w:rFonts w:ascii="Garamond" w:eastAsia="Garamond" w:hAnsi="Garamond" w:cs="Garamond"/>
      <w:color w:val="000000"/>
      <w:sz w:val="24"/>
      <w:lang w:val="es-ES_tradnl"/>
    </w:rPr>
  </w:style>
  <w:style w:type="paragraph" w:styleId="Ttulo1">
    <w:name w:val="heading 1"/>
    <w:next w:val="Normal"/>
    <w:link w:val="Ttulo1Car"/>
    <w:unhideWhenUsed/>
    <w:qFormat/>
    <w:pPr>
      <w:keepNext/>
      <w:keepLines/>
      <w:spacing w:after="0"/>
      <w:ind w:left="56" w:hanging="10"/>
      <w:outlineLvl w:val="0"/>
    </w:pPr>
    <w:rPr>
      <w:rFonts w:ascii="Cambria" w:eastAsia="Cambria" w:hAnsi="Cambria" w:cs="Cambria"/>
      <w:b/>
      <w:color w:val="365F91"/>
      <w:sz w:val="28"/>
    </w:rPr>
  </w:style>
  <w:style w:type="paragraph" w:styleId="Ttulo2">
    <w:name w:val="heading 2"/>
    <w:next w:val="Normal"/>
    <w:link w:val="Ttulo2Car"/>
    <w:unhideWhenUsed/>
    <w:qFormat/>
    <w:pPr>
      <w:keepNext/>
      <w:keepLines/>
      <w:spacing w:after="0"/>
      <w:ind w:left="56" w:hanging="10"/>
      <w:outlineLvl w:val="1"/>
    </w:pPr>
    <w:rPr>
      <w:rFonts w:ascii="Cambria" w:eastAsia="Cambria" w:hAnsi="Cambria" w:cs="Cambria"/>
      <w:b/>
      <w:color w:val="365F91"/>
      <w:sz w:val="28"/>
    </w:rPr>
  </w:style>
  <w:style w:type="paragraph" w:styleId="Ttulo3">
    <w:name w:val="heading 3"/>
    <w:next w:val="Normal"/>
    <w:link w:val="Ttulo3Car"/>
    <w:unhideWhenUsed/>
    <w:qFormat/>
    <w:pPr>
      <w:keepNext/>
      <w:keepLines/>
      <w:spacing w:after="0"/>
      <w:ind w:left="56" w:hanging="10"/>
      <w:outlineLvl w:val="2"/>
    </w:pPr>
    <w:rPr>
      <w:rFonts w:ascii="Cambria" w:eastAsia="Cambria" w:hAnsi="Cambria" w:cs="Cambria"/>
      <w:b/>
      <w:color w:val="365F91"/>
      <w:sz w:val="26"/>
    </w:rPr>
  </w:style>
  <w:style w:type="paragraph" w:styleId="Ttulo4">
    <w:name w:val="heading 4"/>
    <w:next w:val="Normal"/>
    <w:link w:val="Ttulo4Car"/>
    <w:unhideWhenUsed/>
    <w:qFormat/>
    <w:pPr>
      <w:keepNext/>
      <w:keepLines/>
      <w:spacing w:after="0"/>
      <w:ind w:left="56" w:hanging="10"/>
      <w:outlineLvl w:val="3"/>
    </w:pPr>
    <w:rPr>
      <w:rFonts w:ascii="Cambria" w:eastAsia="Cambria" w:hAnsi="Cambria" w:cs="Cambria"/>
      <w:b/>
      <w:color w:val="365F91"/>
      <w:sz w:val="26"/>
    </w:rPr>
  </w:style>
  <w:style w:type="paragraph" w:styleId="Ttulo5">
    <w:name w:val="heading 5"/>
    <w:basedOn w:val="Normal"/>
    <w:next w:val="Normal"/>
    <w:link w:val="Ttulo5Car"/>
    <w:unhideWhenUsed/>
    <w:qFormat/>
    <w:rsid w:val="002E39C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mbria" w:eastAsia="Cambria" w:hAnsi="Cambria" w:cs="Cambria"/>
      <w:b/>
      <w:color w:val="365F91"/>
      <w:sz w:val="28"/>
    </w:rPr>
  </w:style>
  <w:style w:type="character" w:customStyle="1" w:styleId="Ttulo3Car">
    <w:name w:val="Título 3 Car"/>
    <w:link w:val="Ttulo3"/>
    <w:rPr>
      <w:rFonts w:ascii="Cambria" w:eastAsia="Cambria" w:hAnsi="Cambria" w:cs="Cambria"/>
      <w:b/>
      <w:color w:val="365F91"/>
      <w:sz w:val="26"/>
    </w:rPr>
  </w:style>
  <w:style w:type="character" w:customStyle="1" w:styleId="Ttulo4Car">
    <w:name w:val="Título 4 Car"/>
    <w:link w:val="Ttulo4"/>
    <w:rPr>
      <w:rFonts w:ascii="Cambria" w:eastAsia="Cambria" w:hAnsi="Cambria" w:cs="Cambria"/>
      <w:b/>
      <w:color w:val="365F91"/>
      <w:sz w:val="26"/>
    </w:rPr>
  </w:style>
  <w:style w:type="character" w:customStyle="1" w:styleId="Ttulo2Car">
    <w:name w:val="Título 2 Car"/>
    <w:link w:val="Ttulo2"/>
    <w:rPr>
      <w:rFonts w:ascii="Cambria" w:eastAsia="Cambria" w:hAnsi="Cambria" w:cs="Cambria"/>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FD53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FA7189"/>
    <w:rPr>
      <w:b/>
      <w:bCs/>
    </w:rPr>
  </w:style>
  <w:style w:type="paragraph" w:styleId="NormalWeb">
    <w:name w:val="Normal (Web)"/>
    <w:basedOn w:val="Normal"/>
    <w:unhideWhenUsed/>
    <w:rsid w:val="00FA7189"/>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Prrafodelista">
    <w:name w:val="List Paragraph"/>
    <w:basedOn w:val="Normal"/>
    <w:uiPriority w:val="34"/>
    <w:qFormat/>
    <w:rsid w:val="00066AB5"/>
    <w:pPr>
      <w:ind w:left="720"/>
      <w:contextualSpacing/>
    </w:pPr>
  </w:style>
  <w:style w:type="character" w:styleId="Refdecomentario">
    <w:name w:val="annotation reference"/>
    <w:basedOn w:val="Fuentedeprrafopredeter"/>
    <w:uiPriority w:val="99"/>
    <w:semiHidden/>
    <w:unhideWhenUsed/>
    <w:rsid w:val="00C24C09"/>
    <w:rPr>
      <w:sz w:val="16"/>
      <w:szCs w:val="16"/>
    </w:rPr>
  </w:style>
  <w:style w:type="paragraph" w:styleId="Textocomentario">
    <w:name w:val="annotation text"/>
    <w:basedOn w:val="Normal"/>
    <w:link w:val="TextocomentarioCar"/>
    <w:uiPriority w:val="99"/>
    <w:semiHidden/>
    <w:unhideWhenUsed/>
    <w:rsid w:val="00C24C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24C09"/>
    <w:rPr>
      <w:rFonts w:ascii="Garamond" w:eastAsia="Garamond" w:hAnsi="Garamond" w:cs="Garamond"/>
      <w:color w:val="000000"/>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C24C09"/>
    <w:rPr>
      <w:b/>
      <w:bCs/>
    </w:rPr>
  </w:style>
  <w:style w:type="character" w:customStyle="1" w:styleId="AsuntodelcomentarioCar">
    <w:name w:val="Asunto del comentario Car"/>
    <w:basedOn w:val="TextocomentarioCar"/>
    <w:link w:val="Asuntodelcomentario"/>
    <w:uiPriority w:val="99"/>
    <w:semiHidden/>
    <w:rsid w:val="00C24C09"/>
    <w:rPr>
      <w:rFonts w:ascii="Garamond" w:eastAsia="Garamond" w:hAnsi="Garamond" w:cs="Garamond"/>
      <w:b/>
      <w:bCs/>
      <w:color w:val="000000"/>
      <w:sz w:val="20"/>
      <w:szCs w:val="20"/>
      <w:lang w:val="es-ES_tradnl"/>
    </w:rPr>
  </w:style>
  <w:style w:type="paragraph" w:styleId="Textodeglobo">
    <w:name w:val="Balloon Text"/>
    <w:basedOn w:val="Normal"/>
    <w:link w:val="TextodegloboCar"/>
    <w:uiPriority w:val="99"/>
    <w:unhideWhenUsed/>
    <w:rsid w:val="00C24C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C24C09"/>
    <w:rPr>
      <w:rFonts w:ascii="Segoe UI" w:eastAsia="Garamond" w:hAnsi="Segoe UI" w:cs="Segoe UI"/>
      <w:color w:val="000000"/>
      <w:sz w:val="18"/>
      <w:szCs w:val="18"/>
      <w:lang w:val="es-ES_tradnl"/>
    </w:rPr>
  </w:style>
  <w:style w:type="paragraph" w:styleId="Textoindependiente">
    <w:name w:val="Body Text"/>
    <w:basedOn w:val="Normal"/>
    <w:link w:val="TextoindependienteCar"/>
    <w:rsid w:val="003A562C"/>
    <w:pPr>
      <w:spacing w:after="0" w:line="240" w:lineRule="auto"/>
      <w:ind w:left="0" w:firstLine="0"/>
      <w:jc w:val="both"/>
    </w:pPr>
    <w:rPr>
      <w:rFonts w:eastAsia="Times New Roman" w:cs="Arial"/>
      <w:color w:val="auto"/>
      <w:sz w:val="20"/>
      <w:szCs w:val="24"/>
      <w:lang w:val="es-ES" w:eastAsia="es-ES"/>
    </w:rPr>
  </w:style>
  <w:style w:type="character" w:customStyle="1" w:styleId="TextoindependienteCar">
    <w:name w:val="Texto independiente Car"/>
    <w:basedOn w:val="Fuentedeprrafopredeter"/>
    <w:link w:val="Textoindependiente"/>
    <w:rsid w:val="003A562C"/>
    <w:rPr>
      <w:rFonts w:ascii="Garamond" w:eastAsia="Times New Roman" w:hAnsi="Garamond" w:cs="Arial"/>
      <w:sz w:val="20"/>
      <w:szCs w:val="24"/>
      <w:lang w:val="es-ES" w:eastAsia="es-ES"/>
    </w:rPr>
  </w:style>
  <w:style w:type="character" w:customStyle="1" w:styleId="Ttulo5Car">
    <w:name w:val="Título 5 Car"/>
    <w:basedOn w:val="Fuentedeprrafopredeter"/>
    <w:link w:val="Ttulo5"/>
    <w:rsid w:val="002E39C8"/>
    <w:rPr>
      <w:rFonts w:asciiTheme="majorHAnsi" w:eastAsiaTheme="majorEastAsia" w:hAnsiTheme="majorHAnsi" w:cstheme="majorBidi"/>
      <w:color w:val="2E74B5" w:themeColor="accent1" w:themeShade="BF"/>
      <w:sz w:val="24"/>
      <w:lang w:val="es-ES_tradnl"/>
    </w:rPr>
  </w:style>
  <w:style w:type="paragraph" w:customStyle="1" w:styleId="Default">
    <w:name w:val="Default"/>
    <w:rsid w:val="00D0171F"/>
    <w:pPr>
      <w:autoSpaceDE w:val="0"/>
      <w:autoSpaceDN w:val="0"/>
      <w:adjustRightInd w:val="0"/>
      <w:spacing w:after="0" w:line="240" w:lineRule="auto"/>
    </w:pPr>
    <w:rPr>
      <w:rFonts w:ascii="Arial" w:eastAsia="Times New Roman" w:hAnsi="Arial" w:cs="Arial"/>
      <w:color w:val="000000"/>
      <w:sz w:val="24"/>
      <w:szCs w:val="24"/>
      <w:lang w:val="es-CO" w:eastAsia="es-CO"/>
    </w:rPr>
  </w:style>
  <w:style w:type="character" w:styleId="Hipervnculo">
    <w:name w:val="Hyperlink"/>
    <w:uiPriority w:val="99"/>
    <w:unhideWhenUsed/>
    <w:rsid w:val="00AC1515"/>
    <w:rPr>
      <w:color w:val="0000FF"/>
      <w:u w:val="single"/>
    </w:rPr>
  </w:style>
  <w:style w:type="paragraph" w:styleId="Sinespaciado">
    <w:name w:val="No Spacing"/>
    <w:link w:val="SinespaciadoCar"/>
    <w:qFormat/>
    <w:rsid w:val="0039296C"/>
    <w:pPr>
      <w:spacing w:after="0" w:line="240" w:lineRule="auto"/>
      <w:ind w:left="776" w:hanging="10"/>
    </w:pPr>
    <w:rPr>
      <w:rFonts w:ascii="Garamond" w:eastAsia="Garamond" w:hAnsi="Garamond" w:cs="Garamond"/>
      <w:color w:val="000000"/>
      <w:sz w:val="24"/>
      <w:lang w:val="es-ES_tradnl"/>
    </w:rPr>
  </w:style>
  <w:style w:type="paragraph" w:styleId="Encabezado">
    <w:name w:val="header"/>
    <w:aliases w:val="h,h8,h9,h10,h18"/>
    <w:basedOn w:val="Normal"/>
    <w:link w:val="EncabezadoCar"/>
    <w:uiPriority w:val="99"/>
    <w:rsid w:val="00F6030F"/>
    <w:pPr>
      <w:tabs>
        <w:tab w:val="center" w:pos="4252"/>
        <w:tab w:val="right" w:pos="8504"/>
      </w:tabs>
      <w:spacing w:after="0" w:line="240" w:lineRule="auto"/>
      <w:ind w:left="0" w:firstLine="0"/>
    </w:pPr>
    <w:rPr>
      <w:rFonts w:ascii="Times New Roman" w:eastAsia="Times New Roman" w:hAnsi="Times New Roman" w:cs="Times New Roman"/>
      <w:color w:val="auto"/>
      <w:szCs w:val="24"/>
      <w:lang w:val="es-ES" w:eastAsia="es-ES"/>
    </w:rPr>
  </w:style>
  <w:style w:type="character" w:customStyle="1" w:styleId="EncabezadoCar">
    <w:name w:val="Encabezado Car"/>
    <w:aliases w:val="h Car,h8 Car,h9 Car,h10 Car,h18 Car"/>
    <w:basedOn w:val="Fuentedeprrafopredeter"/>
    <w:link w:val="Encabezado"/>
    <w:uiPriority w:val="99"/>
    <w:rsid w:val="00F6030F"/>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F6030F"/>
    <w:pPr>
      <w:tabs>
        <w:tab w:val="center" w:pos="4252"/>
        <w:tab w:val="right" w:pos="8504"/>
      </w:tabs>
      <w:spacing w:after="0" w:line="240" w:lineRule="auto"/>
      <w:ind w:left="0" w:firstLine="0"/>
    </w:pPr>
    <w:rPr>
      <w:rFonts w:ascii="Times New Roman" w:eastAsia="Times New Roman" w:hAnsi="Times New Roman" w:cs="Times New Roman"/>
      <w:color w:val="auto"/>
      <w:szCs w:val="24"/>
      <w:lang w:val="es-ES" w:eastAsia="es-ES"/>
    </w:rPr>
  </w:style>
  <w:style w:type="character" w:customStyle="1" w:styleId="PiedepginaCar">
    <w:name w:val="Pie de página Car"/>
    <w:basedOn w:val="Fuentedeprrafopredeter"/>
    <w:link w:val="Piedepgina"/>
    <w:uiPriority w:val="99"/>
    <w:rsid w:val="00F6030F"/>
    <w:rPr>
      <w:rFonts w:ascii="Times New Roman" w:eastAsia="Times New Roman" w:hAnsi="Times New Roman" w:cs="Times New Roman"/>
      <w:sz w:val="24"/>
      <w:szCs w:val="24"/>
      <w:lang w:val="es-ES" w:eastAsia="es-ES"/>
    </w:rPr>
  </w:style>
  <w:style w:type="paragraph" w:customStyle="1" w:styleId="Sinespaciado1">
    <w:name w:val="Sin espaciado1"/>
    <w:uiPriority w:val="99"/>
    <w:rsid w:val="00F6030F"/>
    <w:pPr>
      <w:spacing w:after="0" w:line="240" w:lineRule="auto"/>
    </w:pPr>
    <w:rPr>
      <w:rFonts w:ascii="Calibri" w:eastAsia="Times New Roman" w:hAnsi="Calibri" w:cs="Times New Roman"/>
      <w:lang w:val="es-CO"/>
    </w:rPr>
  </w:style>
  <w:style w:type="paragraph" w:customStyle="1" w:styleId="Prrafodelista1">
    <w:name w:val="Párrafo de lista1"/>
    <w:basedOn w:val="Normal"/>
    <w:uiPriority w:val="99"/>
    <w:qFormat/>
    <w:rsid w:val="00F6030F"/>
    <w:pPr>
      <w:suppressAutoHyphens/>
      <w:spacing w:after="200" w:line="276" w:lineRule="auto"/>
      <w:ind w:left="0" w:firstLine="0"/>
    </w:pPr>
    <w:rPr>
      <w:rFonts w:ascii="Calibri" w:eastAsia="Times New Roman" w:hAnsi="Calibri" w:cs="Times New Roman"/>
      <w:color w:val="auto"/>
      <w:sz w:val="22"/>
      <w:szCs w:val="20"/>
      <w:lang w:val="es-CO" w:eastAsia="ar-SA"/>
    </w:rPr>
  </w:style>
  <w:style w:type="paragraph" w:customStyle="1" w:styleId="Contenidodelatabla">
    <w:name w:val="Contenido de la tabla"/>
    <w:basedOn w:val="Normal"/>
    <w:rsid w:val="00F6030F"/>
    <w:pPr>
      <w:suppressLineNumbers/>
      <w:suppressAutoHyphens/>
      <w:spacing w:after="0" w:line="240" w:lineRule="auto"/>
      <w:ind w:left="0" w:firstLine="0"/>
    </w:pPr>
    <w:rPr>
      <w:rFonts w:ascii="Calibri" w:eastAsia="Times New Roman" w:hAnsi="Calibri" w:cs="Times New Roman"/>
      <w:color w:val="auto"/>
      <w:sz w:val="20"/>
      <w:szCs w:val="20"/>
      <w:lang w:val="es-CO" w:eastAsia="ar-SA"/>
    </w:rPr>
  </w:style>
  <w:style w:type="character" w:customStyle="1" w:styleId="CarCar2">
    <w:name w:val="Car Car2"/>
    <w:uiPriority w:val="99"/>
    <w:rsid w:val="00F6030F"/>
    <w:rPr>
      <w:rFonts w:cs="Times New Roman"/>
    </w:rPr>
  </w:style>
  <w:style w:type="character" w:customStyle="1" w:styleId="WW8Num1z0">
    <w:name w:val="WW8Num1z0"/>
    <w:rsid w:val="00F6030F"/>
    <w:rPr>
      <w:rFonts w:ascii="Times New Roman" w:hAnsi="Times New Roman" w:cs="Times New Roman"/>
    </w:rPr>
  </w:style>
  <w:style w:type="character" w:customStyle="1" w:styleId="SinespaciadoCar">
    <w:name w:val="Sin espaciado Car"/>
    <w:link w:val="Sinespaciado"/>
    <w:rsid w:val="00F6030F"/>
    <w:rPr>
      <w:rFonts w:ascii="Garamond" w:eastAsia="Garamond" w:hAnsi="Garamond" w:cs="Garamond"/>
      <w:color w:val="000000"/>
      <w:sz w:val="24"/>
      <w:lang w:val="es-ES_tradnl"/>
    </w:rPr>
  </w:style>
  <w:style w:type="paragraph" w:customStyle="1" w:styleId="a">
    <w:basedOn w:val="Normal"/>
    <w:next w:val="Normal"/>
    <w:qFormat/>
    <w:rsid w:val="00F6030F"/>
    <w:pPr>
      <w:spacing w:after="0" w:line="240" w:lineRule="auto"/>
      <w:ind w:left="0" w:firstLine="0"/>
    </w:pPr>
    <w:rPr>
      <w:rFonts w:ascii="Times New Roman" w:eastAsia="Times New Roman" w:hAnsi="Times New Roman" w:cs="Times New Roman"/>
      <w:b/>
      <w:bCs/>
      <w:color w:val="auto"/>
      <w:sz w:val="20"/>
      <w:szCs w:val="20"/>
      <w:lang w:val="es-ES" w:eastAsia="es-ES"/>
    </w:rPr>
  </w:style>
  <w:style w:type="paragraph" w:styleId="TDC1">
    <w:name w:val="toc 1"/>
    <w:basedOn w:val="Normal"/>
    <w:next w:val="Normal"/>
    <w:autoRedefine/>
    <w:uiPriority w:val="39"/>
    <w:unhideWhenUsed/>
    <w:qFormat/>
    <w:rsid w:val="00F6030F"/>
    <w:pPr>
      <w:spacing w:after="100" w:line="240" w:lineRule="auto"/>
      <w:ind w:left="0" w:firstLine="0"/>
    </w:pPr>
    <w:rPr>
      <w:rFonts w:ascii="Times New Roman" w:eastAsia="Times New Roman" w:hAnsi="Times New Roman" w:cs="Times New Roman"/>
      <w:color w:val="auto"/>
      <w:szCs w:val="24"/>
      <w:lang w:val="es-ES" w:eastAsia="es-ES"/>
    </w:rPr>
  </w:style>
  <w:style w:type="paragraph" w:styleId="TDC2">
    <w:name w:val="toc 2"/>
    <w:basedOn w:val="Normal"/>
    <w:next w:val="Normal"/>
    <w:autoRedefine/>
    <w:uiPriority w:val="39"/>
    <w:unhideWhenUsed/>
    <w:qFormat/>
    <w:rsid w:val="00F6030F"/>
    <w:pPr>
      <w:spacing w:after="100" w:line="240" w:lineRule="auto"/>
      <w:ind w:left="240" w:firstLine="0"/>
    </w:pPr>
    <w:rPr>
      <w:rFonts w:ascii="Times New Roman" w:eastAsia="Times New Roman" w:hAnsi="Times New Roman" w:cs="Times New Roman"/>
      <w:color w:val="auto"/>
      <w:szCs w:val="24"/>
      <w:lang w:val="es-ES" w:eastAsia="es-ES"/>
    </w:rPr>
  </w:style>
  <w:style w:type="paragraph" w:styleId="Sangradetextonormal">
    <w:name w:val="Body Text Indent"/>
    <w:basedOn w:val="Normal"/>
    <w:link w:val="SangradetextonormalCar"/>
    <w:rsid w:val="00F6030F"/>
    <w:pPr>
      <w:spacing w:after="0" w:line="240" w:lineRule="auto"/>
      <w:ind w:left="360" w:firstLine="0"/>
      <w:jc w:val="both"/>
    </w:pPr>
    <w:rPr>
      <w:rFonts w:ascii="Arial" w:eastAsia="Times New Roman" w:hAnsi="Arial" w:cs="Arial"/>
      <w:color w:val="auto"/>
      <w:szCs w:val="24"/>
      <w:lang w:val="es-CO" w:eastAsia="es-ES"/>
    </w:rPr>
  </w:style>
  <w:style w:type="character" w:customStyle="1" w:styleId="SangradetextonormalCar">
    <w:name w:val="Sangría de texto normal Car"/>
    <w:basedOn w:val="Fuentedeprrafopredeter"/>
    <w:link w:val="Sangradetextonormal"/>
    <w:rsid w:val="00F6030F"/>
    <w:rPr>
      <w:rFonts w:ascii="Arial" w:eastAsia="Times New Roman" w:hAnsi="Arial" w:cs="Arial"/>
      <w:sz w:val="24"/>
      <w:szCs w:val="24"/>
      <w:lang w:val="es-CO" w:eastAsia="es-ES"/>
    </w:rPr>
  </w:style>
  <w:style w:type="paragraph" w:styleId="Textoindependiente3">
    <w:name w:val="Body Text 3"/>
    <w:basedOn w:val="Normal"/>
    <w:link w:val="Textoindependiente3Car"/>
    <w:uiPriority w:val="99"/>
    <w:unhideWhenUsed/>
    <w:rsid w:val="00F6030F"/>
    <w:pPr>
      <w:spacing w:after="120" w:line="240" w:lineRule="auto"/>
      <w:ind w:left="0" w:firstLine="0"/>
    </w:pPr>
    <w:rPr>
      <w:rFonts w:ascii="Times New Roman" w:eastAsia="Times New Roman" w:hAnsi="Times New Roman" w:cs="Times New Roman"/>
      <w:color w:val="auto"/>
      <w:sz w:val="16"/>
      <w:szCs w:val="16"/>
      <w:lang w:val="es-ES" w:eastAsia="es-ES"/>
    </w:rPr>
  </w:style>
  <w:style w:type="character" w:customStyle="1" w:styleId="Textoindependiente3Car">
    <w:name w:val="Texto independiente 3 Car"/>
    <w:basedOn w:val="Fuentedeprrafopredeter"/>
    <w:link w:val="Textoindependiente3"/>
    <w:uiPriority w:val="99"/>
    <w:rsid w:val="00F6030F"/>
    <w:rPr>
      <w:rFonts w:ascii="Times New Roman" w:eastAsia="Times New Roman" w:hAnsi="Times New Roman" w:cs="Times New Roman"/>
      <w:sz w:val="16"/>
      <w:szCs w:val="16"/>
      <w:lang w:val="es-ES" w:eastAsia="es-ES"/>
    </w:rPr>
  </w:style>
  <w:style w:type="paragraph" w:styleId="Textoindependiente2">
    <w:name w:val="Body Text 2"/>
    <w:basedOn w:val="Normal"/>
    <w:link w:val="Textoindependiente2Car"/>
    <w:unhideWhenUsed/>
    <w:rsid w:val="00F6030F"/>
    <w:pPr>
      <w:spacing w:after="120" w:line="480" w:lineRule="auto"/>
      <w:ind w:left="0" w:firstLine="0"/>
    </w:pPr>
    <w:rPr>
      <w:rFonts w:ascii="Times New Roman" w:eastAsia="Times New Roman" w:hAnsi="Times New Roman" w:cs="Times New Roman"/>
      <w:color w:val="auto"/>
      <w:szCs w:val="24"/>
      <w:lang w:val="es-ES" w:eastAsia="es-ES"/>
    </w:rPr>
  </w:style>
  <w:style w:type="character" w:customStyle="1" w:styleId="Textoindependiente2Car">
    <w:name w:val="Texto independiente 2 Car"/>
    <w:basedOn w:val="Fuentedeprrafopredeter"/>
    <w:link w:val="Textoindependiente2"/>
    <w:rsid w:val="00F6030F"/>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nhideWhenUsed/>
    <w:rsid w:val="00F6030F"/>
    <w:pPr>
      <w:spacing w:after="120" w:line="240" w:lineRule="auto"/>
      <w:ind w:left="283" w:firstLine="0"/>
    </w:pPr>
    <w:rPr>
      <w:rFonts w:ascii="Times New Roman" w:eastAsia="Times New Roman" w:hAnsi="Times New Roman" w:cs="Times New Roman"/>
      <w:color w:val="auto"/>
      <w:sz w:val="16"/>
      <w:szCs w:val="16"/>
      <w:lang w:val="es-ES" w:eastAsia="es-ES"/>
    </w:rPr>
  </w:style>
  <w:style w:type="character" w:customStyle="1" w:styleId="Sangra3detindependienteCar">
    <w:name w:val="Sangría 3 de t. independiente Car"/>
    <w:basedOn w:val="Fuentedeprrafopredeter"/>
    <w:link w:val="Sangra3detindependiente"/>
    <w:rsid w:val="00F6030F"/>
    <w:rPr>
      <w:rFonts w:ascii="Times New Roman" w:eastAsia="Times New Roman" w:hAnsi="Times New Roman" w:cs="Times New Roman"/>
      <w:sz w:val="16"/>
      <w:szCs w:val="16"/>
      <w:lang w:val="es-ES" w:eastAsia="es-ES"/>
    </w:rPr>
  </w:style>
  <w:style w:type="paragraph" w:styleId="Textonotapie">
    <w:name w:val="footnote text"/>
    <w:basedOn w:val="Normal"/>
    <w:link w:val="TextonotapieCar"/>
    <w:uiPriority w:val="99"/>
    <w:rsid w:val="00F6030F"/>
    <w:pPr>
      <w:spacing w:after="0" w:line="240" w:lineRule="auto"/>
      <w:ind w:left="0" w:firstLine="0"/>
    </w:pPr>
    <w:rPr>
      <w:rFonts w:ascii="Times New Roman" w:eastAsia="Times New Roman" w:hAnsi="Times New Roman" w:cs="Times New Roman"/>
      <w:color w:val="auto"/>
      <w:sz w:val="20"/>
      <w:szCs w:val="20"/>
      <w:lang w:val="es-ES" w:eastAsia="es-ES"/>
    </w:rPr>
  </w:style>
  <w:style w:type="character" w:customStyle="1" w:styleId="TextonotapieCar">
    <w:name w:val="Texto nota pie Car"/>
    <w:basedOn w:val="Fuentedeprrafopredeter"/>
    <w:link w:val="Textonotapie"/>
    <w:uiPriority w:val="99"/>
    <w:rsid w:val="00F6030F"/>
    <w:rPr>
      <w:rFonts w:ascii="Times New Roman" w:eastAsia="Times New Roman" w:hAnsi="Times New Roman" w:cs="Times New Roman"/>
      <w:sz w:val="20"/>
      <w:szCs w:val="20"/>
      <w:lang w:val="es-ES" w:eastAsia="es-ES"/>
    </w:rPr>
  </w:style>
  <w:style w:type="character" w:styleId="Refdenotaalpie">
    <w:name w:val="footnote reference"/>
    <w:uiPriority w:val="99"/>
    <w:rsid w:val="00F6030F"/>
    <w:rPr>
      <w:vertAlign w:val="superscript"/>
    </w:rPr>
  </w:style>
  <w:style w:type="character" w:styleId="Hipervnculovisitado">
    <w:name w:val="FollowedHyperlink"/>
    <w:uiPriority w:val="99"/>
    <w:rsid w:val="00F6030F"/>
    <w:rPr>
      <w:color w:val="800080"/>
      <w:u w:val="single"/>
    </w:rPr>
  </w:style>
  <w:style w:type="paragraph" w:customStyle="1" w:styleId="Prrafodelista2">
    <w:name w:val="Párrafo de lista2"/>
    <w:basedOn w:val="Normal"/>
    <w:rsid w:val="00F6030F"/>
    <w:pPr>
      <w:spacing w:after="200" w:line="276" w:lineRule="auto"/>
      <w:ind w:left="720" w:firstLine="0"/>
      <w:contextualSpacing/>
    </w:pPr>
    <w:rPr>
      <w:rFonts w:ascii="Calibri" w:eastAsia="Times New Roman" w:hAnsi="Calibri" w:cs="Times New Roman"/>
      <w:color w:val="auto"/>
      <w:sz w:val="22"/>
      <w:lang w:val="es-CO"/>
    </w:rPr>
  </w:style>
  <w:style w:type="character" w:styleId="Nmerodepgina">
    <w:name w:val="page number"/>
    <w:rsid w:val="00F6030F"/>
  </w:style>
  <w:style w:type="paragraph" w:customStyle="1" w:styleId="Textoindependiente31">
    <w:name w:val="Texto independiente 31"/>
    <w:basedOn w:val="Normal"/>
    <w:rsid w:val="00F6030F"/>
    <w:pPr>
      <w:spacing w:after="0" w:line="240" w:lineRule="auto"/>
      <w:ind w:left="0" w:firstLine="0"/>
      <w:jc w:val="both"/>
    </w:pPr>
    <w:rPr>
      <w:rFonts w:ascii="Palatino" w:eastAsia="Times New Roman" w:hAnsi="Palatino" w:cs="Times New Roman"/>
      <w:color w:val="auto"/>
      <w:szCs w:val="20"/>
      <w:lang w:eastAsia="es-ES"/>
    </w:rPr>
  </w:style>
  <w:style w:type="paragraph" w:customStyle="1" w:styleId="1">
    <w:name w:val="1"/>
    <w:rsid w:val="00F6030F"/>
    <w:pPr>
      <w:spacing w:after="0" w:line="240" w:lineRule="auto"/>
    </w:pPr>
    <w:rPr>
      <w:rFonts w:ascii="Times New Roman" w:eastAsia="Times New Roman" w:hAnsi="Times New Roman" w:cs="Times New Roman"/>
      <w:sz w:val="20"/>
      <w:szCs w:val="20"/>
      <w:lang w:val="es-CO" w:eastAsia="es-CO"/>
    </w:rPr>
  </w:style>
  <w:style w:type="character" w:customStyle="1" w:styleId="CarCar3">
    <w:name w:val="Car Car3"/>
    <w:rsid w:val="00F6030F"/>
    <w:rPr>
      <w:rFonts w:ascii="Arial" w:hAnsi="Arial" w:cs="Arial"/>
      <w:color w:val="FF0000"/>
    </w:rPr>
  </w:style>
  <w:style w:type="character" w:customStyle="1" w:styleId="apple-style-span">
    <w:name w:val="apple-style-span"/>
    <w:rsid w:val="00F6030F"/>
  </w:style>
  <w:style w:type="paragraph" w:customStyle="1" w:styleId="ecmsobodytext">
    <w:name w:val="ec_msobodytext"/>
    <w:basedOn w:val="Normal"/>
    <w:rsid w:val="00F6030F"/>
    <w:pPr>
      <w:spacing w:after="324" w:line="240" w:lineRule="auto"/>
      <w:ind w:left="0" w:firstLine="0"/>
    </w:pPr>
    <w:rPr>
      <w:rFonts w:ascii="Times New Roman" w:eastAsia="Times New Roman" w:hAnsi="Times New Roman" w:cs="Times New Roman"/>
      <w:color w:val="auto"/>
      <w:szCs w:val="24"/>
      <w:lang w:val="es-ES" w:eastAsia="es-ES"/>
    </w:rPr>
  </w:style>
  <w:style w:type="paragraph" w:customStyle="1" w:styleId="Tablaweb31">
    <w:name w:val="Tabla web 31"/>
    <w:basedOn w:val="Normal"/>
    <w:rsid w:val="00F6030F"/>
    <w:pPr>
      <w:spacing w:after="0" w:line="240" w:lineRule="auto"/>
      <w:ind w:left="0" w:firstLine="0"/>
    </w:pPr>
    <w:rPr>
      <w:rFonts w:ascii="Times New Roman" w:eastAsia="Times New Roman" w:hAnsi="Times New Roman" w:cs="Times New Roman"/>
      <w:color w:val="auto"/>
      <w:szCs w:val="24"/>
      <w:lang w:val="es-ES" w:eastAsia="es-ES"/>
    </w:rPr>
  </w:style>
  <w:style w:type="table" w:styleId="Tablaweb3">
    <w:name w:val="Table Web 3"/>
    <w:basedOn w:val="Tablanormal"/>
    <w:uiPriority w:val="99"/>
    <w:semiHidden/>
    <w:unhideWhenUsed/>
    <w:rsid w:val="00F6030F"/>
    <w:pPr>
      <w:spacing w:after="0" w:line="240" w:lineRule="auto"/>
    </w:pPr>
    <w:rPr>
      <w:rFonts w:ascii="Times New Roman" w:eastAsia="Times New Roman" w:hAnsi="Times New Roman" w:cs="Times New Roman"/>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Cuadrculavistosa-nfasis6">
    <w:name w:val="Colorful Grid Accent 6"/>
    <w:basedOn w:val="Tablanormal"/>
    <w:uiPriority w:val="73"/>
    <w:rsid w:val="00F6030F"/>
    <w:pPr>
      <w:spacing w:after="0" w:line="240" w:lineRule="auto"/>
    </w:pPr>
    <w:rPr>
      <w:rFonts w:ascii="Calibri" w:eastAsia="Calibri" w:hAnsi="Calibri"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extodenotaalfinal">
    <w:name w:val="Texto de nota al final"/>
    <w:basedOn w:val="Normal"/>
    <w:rsid w:val="00F6030F"/>
    <w:pPr>
      <w:widowControl w:val="0"/>
      <w:suppressAutoHyphens/>
      <w:spacing w:after="0" w:line="240" w:lineRule="auto"/>
      <w:ind w:left="0" w:firstLine="0"/>
    </w:pPr>
    <w:rPr>
      <w:rFonts w:ascii="Courier New" w:eastAsia="Times New Roman" w:hAnsi="Courier New" w:cs="Times New Roman"/>
      <w:color w:val="auto"/>
      <w:szCs w:val="20"/>
      <w:lang w:val="es-ES" w:eastAsia="es-CO"/>
    </w:rPr>
  </w:style>
  <w:style w:type="character" w:styleId="nfasis">
    <w:name w:val="Emphasis"/>
    <w:qFormat/>
    <w:rsid w:val="00F6030F"/>
    <w:rPr>
      <w:i/>
      <w:iCs/>
    </w:rPr>
  </w:style>
  <w:style w:type="character" w:customStyle="1" w:styleId="FontStyle36">
    <w:name w:val="Font Style36"/>
    <w:rsid w:val="00F6030F"/>
    <w:rPr>
      <w:rFonts w:ascii="Arial" w:hAnsi="Arial" w:cs="Arial"/>
      <w:sz w:val="20"/>
      <w:szCs w:val="20"/>
    </w:rPr>
  </w:style>
  <w:style w:type="character" w:customStyle="1" w:styleId="apple-converted-space">
    <w:name w:val="apple-converted-space"/>
    <w:rsid w:val="00F6030F"/>
  </w:style>
  <w:style w:type="paragraph" w:customStyle="1" w:styleId="WW-Textoindependiente3">
    <w:name w:val="WW-Texto independiente 3"/>
    <w:basedOn w:val="Normal"/>
    <w:rsid w:val="00F6030F"/>
    <w:pPr>
      <w:suppressAutoHyphens/>
      <w:spacing w:after="0" w:line="240" w:lineRule="auto"/>
      <w:ind w:left="0" w:firstLine="0"/>
      <w:jc w:val="both"/>
    </w:pPr>
    <w:rPr>
      <w:rFonts w:ascii="Arial" w:eastAsia="Times New Roman" w:hAnsi="Arial" w:cs="Times New Roman"/>
      <w:spacing w:val="20"/>
      <w:sz w:val="22"/>
      <w:szCs w:val="20"/>
      <w:lang w:val="es-CO" w:eastAsia="es-ES"/>
    </w:rPr>
  </w:style>
  <w:style w:type="character" w:customStyle="1" w:styleId="TextoindependienteCar1">
    <w:name w:val="Texto independiente Car1"/>
    <w:uiPriority w:val="99"/>
    <w:semiHidden/>
    <w:rsid w:val="00F6030F"/>
    <w:rPr>
      <w:rFonts w:ascii="Times New Roman" w:eastAsia="Times New Roman" w:hAnsi="Times New Roman" w:cs="Times New Roman"/>
      <w:sz w:val="24"/>
      <w:szCs w:val="24"/>
      <w:lang w:eastAsia="es-ES"/>
    </w:rPr>
  </w:style>
  <w:style w:type="character" w:customStyle="1" w:styleId="Textoindependiente2Car1">
    <w:name w:val="Texto independiente 2 Car1"/>
    <w:uiPriority w:val="99"/>
    <w:semiHidden/>
    <w:rsid w:val="00F6030F"/>
    <w:rPr>
      <w:rFonts w:ascii="Times New Roman" w:eastAsia="Times New Roman" w:hAnsi="Times New Roman" w:cs="Times New Roman"/>
      <w:sz w:val="24"/>
      <w:szCs w:val="24"/>
      <w:lang w:eastAsia="es-ES"/>
    </w:rPr>
  </w:style>
  <w:style w:type="character" w:customStyle="1" w:styleId="Textoindependiente3Car1">
    <w:name w:val="Texto independiente 3 Car1"/>
    <w:uiPriority w:val="99"/>
    <w:semiHidden/>
    <w:rsid w:val="00F6030F"/>
    <w:rPr>
      <w:rFonts w:ascii="Times New Roman" w:eastAsia="Times New Roman" w:hAnsi="Times New Roman" w:cs="Times New Roman"/>
      <w:sz w:val="16"/>
      <w:szCs w:val="16"/>
      <w:lang w:eastAsia="es-ES"/>
    </w:rPr>
  </w:style>
  <w:style w:type="character" w:customStyle="1" w:styleId="EncabezadoCar1">
    <w:name w:val="Encabezado Car1"/>
    <w:uiPriority w:val="99"/>
    <w:semiHidden/>
    <w:rsid w:val="00F6030F"/>
    <w:rPr>
      <w:rFonts w:ascii="Times New Roman" w:eastAsia="Times New Roman" w:hAnsi="Times New Roman" w:cs="Times New Roman"/>
      <w:sz w:val="24"/>
      <w:szCs w:val="24"/>
      <w:lang w:eastAsia="es-ES"/>
    </w:rPr>
  </w:style>
  <w:style w:type="character" w:customStyle="1" w:styleId="PiedepginaCar1">
    <w:name w:val="Pie de página Car1"/>
    <w:uiPriority w:val="99"/>
    <w:semiHidden/>
    <w:rsid w:val="00F6030F"/>
    <w:rPr>
      <w:rFonts w:ascii="Times New Roman" w:eastAsia="Times New Roman" w:hAnsi="Times New Roman" w:cs="Times New Roman"/>
      <w:sz w:val="24"/>
      <w:szCs w:val="24"/>
      <w:lang w:eastAsia="es-ES"/>
    </w:rPr>
  </w:style>
  <w:style w:type="paragraph" w:customStyle="1" w:styleId="font5">
    <w:name w:val="font5"/>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font6">
    <w:name w:val="font6"/>
    <w:basedOn w:val="Normal"/>
    <w:rsid w:val="00F6030F"/>
    <w:pPr>
      <w:spacing w:before="100" w:beforeAutospacing="1" w:after="100" w:afterAutospacing="1" w:line="240" w:lineRule="auto"/>
      <w:ind w:left="0" w:firstLine="0"/>
    </w:pPr>
    <w:rPr>
      <w:rFonts w:ascii="Times New Roman" w:eastAsia="Times New Roman" w:hAnsi="Times New Roman" w:cs="Times New Roman"/>
      <w:b/>
      <w:bCs/>
      <w:color w:val="FF0000"/>
      <w:sz w:val="20"/>
      <w:szCs w:val="20"/>
      <w:lang w:val="es-CO" w:eastAsia="es-CO"/>
    </w:rPr>
  </w:style>
  <w:style w:type="paragraph" w:customStyle="1" w:styleId="xl894">
    <w:name w:val="xl894"/>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895">
    <w:name w:val="xl895"/>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896">
    <w:name w:val="xl896"/>
    <w:basedOn w:val="Normal"/>
    <w:rsid w:val="00F6030F"/>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897">
    <w:name w:val="xl897"/>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898">
    <w:name w:val="xl898"/>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00CCFF"/>
      <w:sz w:val="20"/>
      <w:szCs w:val="20"/>
      <w:lang w:val="es-CO" w:eastAsia="es-CO"/>
    </w:rPr>
  </w:style>
  <w:style w:type="paragraph" w:customStyle="1" w:styleId="xl899">
    <w:name w:val="xl899"/>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00">
    <w:name w:val="xl900"/>
    <w:basedOn w:val="Normal"/>
    <w:rsid w:val="00F6030F"/>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01">
    <w:name w:val="xl901"/>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902">
    <w:name w:val="xl902"/>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03">
    <w:name w:val="xl903"/>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04">
    <w:name w:val="xl904"/>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05">
    <w:name w:val="xl905"/>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06">
    <w:name w:val="xl906"/>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07">
    <w:name w:val="xl907"/>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08">
    <w:name w:val="xl90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09">
    <w:name w:val="xl90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10">
    <w:name w:val="xl910"/>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1">
    <w:name w:val="xl91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12">
    <w:name w:val="xl912"/>
    <w:basedOn w:val="Normal"/>
    <w:rsid w:val="00F6030F"/>
    <w:pPr>
      <w:pBdr>
        <w:top w:val="single" w:sz="8" w:space="0" w:color="auto"/>
        <w:bottom w:val="single" w:sz="8"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13">
    <w:name w:val="xl91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4">
    <w:name w:val="xl914"/>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915">
    <w:name w:val="xl915"/>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6">
    <w:name w:val="xl916"/>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7">
    <w:name w:val="xl917"/>
    <w:basedOn w:val="Normal"/>
    <w:rsid w:val="00F6030F"/>
    <w:pPr>
      <w:pBdr>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8">
    <w:name w:val="xl918"/>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9">
    <w:name w:val="xl919"/>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20">
    <w:name w:val="xl920"/>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1">
    <w:name w:val="xl921"/>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2">
    <w:name w:val="xl922"/>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3">
    <w:name w:val="xl923"/>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4">
    <w:name w:val="xl924"/>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5">
    <w:name w:val="xl925"/>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6">
    <w:name w:val="xl926"/>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27">
    <w:name w:val="xl927"/>
    <w:basedOn w:val="Normal"/>
    <w:rsid w:val="00F6030F"/>
    <w:pPr>
      <w:pBdr>
        <w:top w:val="single" w:sz="4" w:space="0" w:color="auto"/>
        <w:left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8">
    <w:name w:val="xl928"/>
    <w:basedOn w:val="Normal"/>
    <w:rsid w:val="00F6030F"/>
    <w:pPr>
      <w:pBdr>
        <w:top w:val="single" w:sz="8" w:space="0" w:color="auto"/>
        <w:left w:val="single" w:sz="8" w:space="0" w:color="auto"/>
        <w:bottom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29">
    <w:name w:val="xl929"/>
    <w:basedOn w:val="Normal"/>
    <w:rsid w:val="00F6030F"/>
    <w:pPr>
      <w:pBdr>
        <w:top w:val="single" w:sz="8" w:space="0" w:color="auto"/>
        <w:bottom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30">
    <w:name w:val="xl930"/>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Cs w:val="24"/>
      <w:lang w:val="es-CO" w:eastAsia="es-CO"/>
    </w:rPr>
  </w:style>
  <w:style w:type="paragraph" w:customStyle="1" w:styleId="xl931">
    <w:name w:val="xl931"/>
    <w:basedOn w:val="Normal"/>
    <w:rsid w:val="00F6030F"/>
    <w:pPr>
      <w:pBdr>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2">
    <w:name w:val="xl932"/>
    <w:basedOn w:val="Normal"/>
    <w:rsid w:val="00F6030F"/>
    <w:pPr>
      <w:pBdr>
        <w:left w:val="single" w:sz="4" w:space="0" w:color="auto"/>
        <w:bottom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3">
    <w:name w:val="xl933"/>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4">
    <w:name w:val="xl934"/>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5">
    <w:name w:val="xl935"/>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36">
    <w:name w:val="xl936"/>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7">
    <w:name w:val="xl93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38">
    <w:name w:val="xl93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39">
    <w:name w:val="xl939"/>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40">
    <w:name w:val="xl940"/>
    <w:basedOn w:val="Normal"/>
    <w:rsid w:val="00F6030F"/>
    <w:pPr>
      <w:pBdr>
        <w:top w:val="single" w:sz="4" w:space="0" w:color="auto"/>
        <w:left w:val="single" w:sz="4"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41">
    <w:name w:val="xl941"/>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2">
    <w:name w:val="xl942"/>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3">
    <w:name w:val="xl943"/>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4">
    <w:name w:val="xl944"/>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5">
    <w:name w:val="xl945"/>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46">
    <w:name w:val="xl946"/>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47">
    <w:name w:val="xl94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48">
    <w:name w:val="xl94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9">
    <w:name w:val="xl949"/>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0">
    <w:name w:val="xl950"/>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51">
    <w:name w:val="xl951"/>
    <w:basedOn w:val="Normal"/>
    <w:rsid w:val="00F6030F"/>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2">
    <w:name w:val="xl952"/>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3">
    <w:name w:val="xl953"/>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4">
    <w:name w:val="xl954"/>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5">
    <w:name w:val="xl955"/>
    <w:basedOn w:val="Normal"/>
    <w:rsid w:val="00F6030F"/>
    <w:pPr>
      <w:pBdr>
        <w:top w:val="single" w:sz="8" w:space="0" w:color="auto"/>
        <w:bottom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56">
    <w:name w:val="xl956"/>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57">
    <w:name w:val="xl95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FF0000"/>
      <w:sz w:val="20"/>
      <w:szCs w:val="20"/>
      <w:lang w:val="es-CO" w:eastAsia="es-CO"/>
    </w:rPr>
  </w:style>
  <w:style w:type="paragraph" w:customStyle="1" w:styleId="xl958">
    <w:name w:val="xl95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59">
    <w:name w:val="xl95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60">
    <w:name w:val="xl960"/>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1">
    <w:name w:val="xl961"/>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2">
    <w:name w:val="xl962"/>
    <w:basedOn w:val="Normal"/>
    <w:rsid w:val="00F6030F"/>
    <w:pP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63">
    <w:name w:val="xl963"/>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4">
    <w:name w:val="xl964"/>
    <w:basedOn w:val="Normal"/>
    <w:rsid w:val="00F6030F"/>
    <w:pP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65">
    <w:name w:val="xl965"/>
    <w:basedOn w:val="Normal"/>
    <w:rsid w:val="00F6030F"/>
    <w:pP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66">
    <w:name w:val="xl966"/>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67">
    <w:name w:val="xl967"/>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68">
    <w:name w:val="xl96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9">
    <w:name w:val="xl96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16"/>
      <w:szCs w:val="16"/>
      <w:lang w:val="es-CO" w:eastAsia="es-CO"/>
    </w:rPr>
  </w:style>
  <w:style w:type="paragraph" w:customStyle="1" w:styleId="xl970">
    <w:name w:val="xl970"/>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1">
    <w:name w:val="xl971"/>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2">
    <w:name w:val="xl972"/>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73">
    <w:name w:val="xl97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74">
    <w:name w:val="xl974"/>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Cs w:val="24"/>
      <w:lang w:val="es-CO" w:eastAsia="es-CO"/>
    </w:rPr>
  </w:style>
  <w:style w:type="paragraph" w:customStyle="1" w:styleId="xl975">
    <w:name w:val="xl975"/>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76">
    <w:name w:val="xl976"/>
    <w:basedOn w:val="Normal"/>
    <w:rsid w:val="00F6030F"/>
    <w:pPr>
      <w:pBdr>
        <w:top w:val="single" w:sz="4" w:space="0" w:color="auto"/>
        <w:left w:val="single" w:sz="8"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77">
    <w:name w:val="xl977"/>
    <w:basedOn w:val="Normal"/>
    <w:rsid w:val="00F6030F"/>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78">
    <w:name w:val="xl978"/>
    <w:basedOn w:val="Normal"/>
    <w:rsid w:val="00F6030F"/>
    <w:pPr>
      <w:pBdr>
        <w:top w:val="single" w:sz="8"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9">
    <w:name w:val="xl979"/>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0">
    <w:name w:val="xl980"/>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1">
    <w:name w:val="xl981"/>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2">
    <w:name w:val="xl982"/>
    <w:basedOn w:val="Normal"/>
    <w:rsid w:val="00F6030F"/>
    <w:pPr>
      <w:pBdr>
        <w:top w:val="single" w:sz="8"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3">
    <w:name w:val="xl983"/>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84">
    <w:name w:val="xl984"/>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85">
    <w:name w:val="xl985"/>
    <w:basedOn w:val="Normal"/>
    <w:rsid w:val="00F6030F"/>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86">
    <w:name w:val="xl986"/>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7">
    <w:name w:val="xl987"/>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8">
    <w:name w:val="xl988"/>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9">
    <w:name w:val="xl989"/>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0">
    <w:name w:val="xl990"/>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91">
    <w:name w:val="xl991"/>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92">
    <w:name w:val="xl992"/>
    <w:basedOn w:val="Normal"/>
    <w:rsid w:val="00F6030F"/>
    <w:pPr>
      <w:pBdr>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93">
    <w:name w:val="xl993"/>
    <w:basedOn w:val="Normal"/>
    <w:rsid w:val="00F6030F"/>
    <w:pPr>
      <w:pBdr>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4">
    <w:name w:val="xl994"/>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5">
    <w:name w:val="xl995"/>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96">
    <w:name w:val="xl996"/>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7">
    <w:name w:val="xl997"/>
    <w:basedOn w:val="Normal"/>
    <w:rsid w:val="00F6030F"/>
    <w:pPr>
      <w:pBdr>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98">
    <w:name w:val="xl998"/>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99">
    <w:name w:val="xl999"/>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00">
    <w:name w:val="xl1000"/>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01">
    <w:name w:val="xl100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2">
    <w:name w:val="xl1002"/>
    <w:basedOn w:val="Normal"/>
    <w:rsid w:val="00F6030F"/>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1003">
    <w:name w:val="xl1003"/>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4">
    <w:name w:val="xl1004"/>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5">
    <w:name w:val="xl1005"/>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06">
    <w:name w:val="xl1006"/>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07">
    <w:name w:val="xl1007"/>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8">
    <w:name w:val="xl1008"/>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9">
    <w:name w:val="xl1009"/>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0">
    <w:name w:val="xl1010"/>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1">
    <w:name w:val="xl1011"/>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12">
    <w:name w:val="xl101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3">
    <w:name w:val="xl101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4">
    <w:name w:val="xl1014"/>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1015">
    <w:name w:val="xl1015"/>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6">
    <w:name w:val="xl1016"/>
    <w:basedOn w:val="Normal"/>
    <w:rsid w:val="00F6030F"/>
    <w:pPr>
      <w:pBdr>
        <w:top w:val="single" w:sz="4" w:space="0" w:color="auto"/>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7">
    <w:name w:val="xl1017"/>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8">
    <w:name w:val="xl1018"/>
    <w:basedOn w:val="Normal"/>
    <w:rsid w:val="00F6030F"/>
    <w:pPr>
      <w:pBdr>
        <w:top w:val="single" w:sz="8" w:space="0" w:color="auto"/>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9">
    <w:name w:val="xl1019"/>
    <w:basedOn w:val="Normal"/>
    <w:rsid w:val="00F6030F"/>
    <w:pPr>
      <w:pBdr>
        <w:top w:val="single" w:sz="4" w:space="0" w:color="auto"/>
        <w:left w:val="single" w:sz="4" w:space="0" w:color="auto"/>
        <w:bottom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20">
    <w:name w:val="xl1020"/>
    <w:basedOn w:val="Normal"/>
    <w:rsid w:val="00F6030F"/>
    <w:pPr>
      <w:pBdr>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21">
    <w:name w:val="xl102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1022">
    <w:name w:val="xl102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3">
    <w:name w:val="xl102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4">
    <w:name w:val="xl1024"/>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25">
    <w:name w:val="xl1025"/>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26">
    <w:name w:val="xl1026"/>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7">
    <w:name w:val="xl1027"/>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1028">
    <w:name w:val="xl1028"/>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29">
    <w:name w:val="xl1029"/>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0">
    <w:name w:val="xl1030"/>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31">
    <w:name w:val="xl1031"/>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32">
    <w:name w:val="xl1032"/>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33">
    <w:name w:val="xl103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34">
    <w:name w:val="xl1034"/>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5">
    <w:name w:val="xl1035"/>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Cs w:val="24"/>
      <w:lang w:val="es-CO" w:eastAsia="es-CO"/>
    </w:rPr>
  </w:style>
  <w:style w:type="paragraph" w:customStyle="1" w:styleId="xl1036">
    <w:name w:val="xl1036"/>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7">
    <w:name w:val="xl1037"/>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38">
    <w:name w:val="xl1038"/>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39">
    <w:name w:val="xl1039"/>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0">
    <w:name w:val="xl1040"/>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41">
    <w:name w:val="xl1041"/>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42">
    <w:name w:val="xl1042"/>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3">
    <w:name w:val="xl1043"/>
    <w:basedOn w:val="Normal"/>
    <w:rsid w:val="00F6030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4">
    <w:name w:val="xl1044"/>
    <w:basedOn w:val="Normal"/>
    <w:rsid w:val="00F6030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5">
    <w:name w:val="xl1045"/>
    <w:basedOn w:val="Normal"/>
    <w:rsid w:val="00F6030F"/>
    <w:pPr>
      <w:pBdr>
        <w:top w:val="single" w:sz="4" w:space="0" w:color="auto"/>
        <w:left w:val="single" w:sz="8" w:space="0" w:color="auto"/>
        <w:bottom w:val="single" w:sz="4" w:space="0" w:color="auto"/>
        <w:right w:val="single" w:sz="4" w:space="0" w:color="auto"/>
      </w:pBdr>
      <w:shd w:val="clear" w:color="000000" w:fill="16365C"/>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46">
    <w:name w:val="xl1046"/>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7">
    <w:name w:val="xl1047"/>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48">
    <w:name w:val="xl1048"/>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9">
    <w:name w:val="xl1049"/>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50">
    <w:name w:val="xl1050"/>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51">
    <w:name w:val="xl1051"/>
    <w:basedOn w:val="Normal"/>
    <w:rsid w:val="00F6030F"/>
    <w:pPr>
      <w:pBdr>
        <w:top w:val="single" w:sz="4" w:space="0" w:color="auto"/>
        <w:left w:val="single" w:sz="4" w:space="0" w:color="auto"/>
        <w:bottom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52">
    <w:name w:val="xl1052"/>
    <w:basedOn w:val="Normal"/>
    <w:rsid w:val="00F6030F"/>
    <w:pPr>
      <w:pBdr>
        <w:top w:val="single" w:sz="4" w:space="0" w:color="auto"/>
        <w:left w:val="single" w:sz="4" w:space="0" w:color="auto"/>
        <w:right w:val="single" w:sz="8" w:space="0" w:color="auto"/>
      </w:pBdr>
      <w:shd w:val="clear" w:color="000000" w:fill="16365C"/>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53">
    <w:name w:val="xl105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54">
    <w:name w:val="xl1054"/>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32"/>
      <w:szCs w:val="32"/>
      <w:lang w:val="es-CO" w:eastAsia="es-CO"/>
    </w:rPr>
  </w:style>
  <w:style w:type="paragraph" w:customStyle="1" w:styleId="xl1055">
    <w:name w:val="xl1055"/>
    <w:basedOn w:val="Normal"/>
    <w:rsid w:val="00F6030F"/>
    <w:pPr>
      <w:pBdr>
        <w:top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6">
    <w:name w:val="xl1056"/>
    <w:basedOn w:val="Normal"/>
    <w:rsid w:val="00F6030F"/>
    <w:pPr>
      <w:pBdr>
        <w:top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7">
    <w:name w:val="xl1057"/>
    <w:basedOn w:val="Normal"/>
    <w:rsid w:val="00F6030F"/>
    <w:pPr>
      <w:pBdr>
        <w:left w:val="single" w:sz="4" w:space="0" w:color="auto"/>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8">
    <w:name w:val="xl1058"/>
    <w:basedOn w:val="Normal"/>
    <w:rsid w:val="00F6030F"/>
    <w:pPr>
      <w:pBdr>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9">
    <w:name w:val="xl1059"/>
    <w:basedOn w:val="Normal"/>
    <w:rsid w:val="00F6030F"/>
    <w:pPr>
      <w:pBdr>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60">
    <w:name w:val="xl1060"/>
    <w:basedOn w:val="Normal"/>
    <w:rsid w:val="00F6030F"/>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1">
    <w:name w:val="xl1061"/>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2">
    <w:name w:val="xl1062"/>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3">
    <w:name w:val="xl1063"/>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4">
    <w:name w:val="xl1064"/>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5">
    <w:name w:val="xl1065"/>
    <w:basedOn w:val="Normal"/>
    <w:rsid w:val="00F6030F"/>
    <w:pPr>
      <w:pBdr>
        <w:top w:val="single" w:sz="4" w:space="0" w:color="auto"/>
        <w:lef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6">
    <w:name w:val="xl1066"/>
    <w:basedOn w:val="Normal"/>
    <w:rsid w:val="00F6030F"/>
    <w:pPr>
      <w:pBdr>
        <w:top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7">
    <w:name w:val="xl1067"/>
    <w:basedOn w:val="Normal"/>
    <w:rsid w:val="00F6030F"/>
    <w:pPr>
      <w:pBdr>
        <w:top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8">
    <w:name w:val="xl106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9">
    <w:name w:val="xl1069"/>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0">
    <w:name w:val="xl1070"/>
    <w:basedOn w:val="Normal"/>
    <w:rsid w:val="00F6030F"/>
    <w:pPr>
      <w:pBdr>
        <w:top w:val="single" w:sz="4" w:space="0" w:color="auto"/>
        <w:left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1">
    <w:name w:val="xl107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2">
    <w:name w:val="xl107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073">
    <w:name w:val="xl107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074">
    <w:name w:val="xl1074"/>
    <w:basedOn w:val="Normal"/>
    <w:rsid w:val="00F6030F"/>
    <w:pPr>
      <w:pBdr>
        <w:top w:val="single" w:sz="4" w:space="0" w:color="auto"/>
        <w:left w:val="single" w:sz="8"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5">
    <w:name w:val="xl1075"/>
    <w:basedOn w:val="Normal"/>
    <w:rsid w:val="00F6030F"/>
    <w:pPr>
      <w:pBdr>
        <w:top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6">
    <w:name w:val="xl1076"/>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7">
    <w:name w:val="xl1077"/>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8">
    <w:name w:val="xl1078"/>
    <w:basedOn w:val="Normal"/>
    <w:rsid w:val="00F6030F"/>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9">
    <w:name w:val="xl1079"/>
    <w:basedOn w:val="Normal"/>
    <w:rsid w:val="00F6030F"/>
    <w:pPr>
      <w:pBdr>
        <w:top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0">
    <w:name w:val="xl1080"/>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1">
    <w:name w:val="xl1081"/>
    <w:basedOn w:val="Normal"/>
    <w:rsid w:val="00F6030F"/>
    <w:pPr>
      <w:pBdr>
        <w:top w:val="single" w:sz="4" w:space="0" w:color="auto"/>
        <w:left w:val="single" w:sz="4" w:space="0" w:color="auto"/>
        <w:bottom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2">
    <w:name w:val="xl1082"/>
    <w:basedOn w:val="Normal"/>
    <w:rsid w:val="00F6030F"/>
    <w:pPr>
      <w:pBdr>
        <w:top w:val="single" w:sz="4" w:space="0" w:color="auto"/>
        <w:left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3">
    <w:name w:val="xl1083"/>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084">
    <w:name w:val="xl1084"/>
    <w:basedOn w:val="Normal"/>
    <w:rsid w:val="00F6030F"/>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085">
    <w:name w:val="xl1085"/>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6">
    <w:name w:val="xl1086"/>
    <w:basedOn w:val="Normal"/>
    <w:rsid w:val="00F6030F"/>
    <w:pPr>
      <w:pBdr>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7">
    <w:name w:val="xl1087"/>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8">
    <w:name w:val="xl1088"/>
    <w:basedOn w:val="Normal"/>
    <w:rsid w:val="00F6030F"/>
    <w:pPr>
      <w:pBdr>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9">
    <w:name w:val="xl1089"/>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90">
    <w:name w:val="xl1090"/>
    <w:basedOn w:val="Normal"/>
    <w:rsid w:val="00F6030F"/>
    <w:pPr>
      <w:pBdr>
        <w:left w:val="single" w:sz="4" w:space="0" w:color="auto"/>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91">
    <w:name w:val="xl1091"/>
    <w:basedOn w:val="Normal"/>
    <w:rsid w:val="00F6030F"/>
    <w:pPr>
      <w:pBdr>
        <w:lef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092">
    <w:name w:val="xl1092"/>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093">
    <w:name w:val="xl1093"/>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auto"/>
      <w:szCs w:val="24"/>
      <w:lang w:val="es-CO" w:eastAsia="es-CO"/>
    </w:rPr>
  </w:style>
  <w:style w:type="paragraph" w:customStyle="1" w:styleId="xl1094">
    <w:name w:val="xl1094"/>
    <w:basedOn w:val="Normal"/>
    <w:rsid w:val="00F6030F"/>
    <w:pPr>
      <w:spacing w:before="100" w:beforeAutospacing="1" w:after="100" w:afterAutospacing="1" w:line="240" w:lineRule="auto"/>
      <w:ind w:left="0" w:firstLine="0"/>
      <w:jc w:val="center"/>
      <w:textAlignment w:val="top"/>
    </w:pPr>
    <w:rPr>
      <w:rFonts w:ascii="Times New Roman" w:eastAsia="Times New Roman" w:hAnsi="Times New Roman" w:cs="Times New Roman"/>
      <w:b/>
      <w:bCs/>
      <w:szCs w:val="24"/>
      <w:lang w:val="es-CO" w:eastAsia="es-CO"/>
    </w:rPr>
  </w:style>
  <w:style w:type="paragraph" w:customStyle="1" w:styleId="xl1095">
    <w:name w:val="xl1095"/>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96">
    <w:name w:val="xl1096"/>
    <w:basedOn w:val="Normal"/>
    <w:rsid w:val="00F6030F"/>
    <w:pPr>
      <w:pBdr>
        <w:top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97">
    <w:name w:val="xl1097"/>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98">
    <w:name w:val="xl1098"/>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099">
    <w:name w:val="xl1099"/>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100">
    <w:name w:val="xl1100"/>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101">
    <w:name w:val="xl1101"/>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2">
    <w:name w:val="xl1102"/>
    <w:basedOn w:val="Normal"/>
    <w:rsid w:val="00F6030F"/>
    <w:pPr>
      <w:pBdr>
        <w:top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3">
    <w:name w:val="xl1103"/>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4">
    <w:name w:val="xl1104"/>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7030A0"/>
      <w:sz w:val="36"/>
      <w:szCs w:val="36"/>
      <w:lang w:val="es-CO" w:eastAsia="es-CO"/>
    </w:rPr>
  </w:style>
  <w:style w:type="paragraph" w:customStyle="1" w:styleId="xl1105">
    <w:name w:val="xl1105"/>
    <w:basedOn w:val="Normal"/>
    <w:rsid w:val="00F6030F"/>
    <w:pPr>
      <w:pBdr>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06">
    <w:name w:val="xl1106"/>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07">
    <w:name w:val="xl1107"/>
    <w:basedOn w:val="Normal"/>
    <w:rsid w:val="00F6030F"/>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08">
    <w:name w:val="xl1108"/>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109">
    <w:name w:val="xl1109"/>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110">
    <w:name w:val="xl1110"/>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11">
    <w:name w:val="xl1111"/>
    <w:basedOn w:val="Normal"/>
    <w:rsid w:val="00F6030F"/>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12">
    <w:name w:val="xl1112"/>
    <w:basedOn w:val="Normal"/>
    <w:rsid w:val="00F6030F"/>
    <w:pPr>
      <w:pBdr>
        <w:top w:val="single" w:sz="8" w:space="0" w:color="auto"/>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3">
    <w:name w:val="xl1113"/>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4">
    <w:name w:val="xl1114"/>
    <w:basedOn w:val="Normal"/>
    <w:rsid w:val="00F6030F"/>
    <w:pPr>
      <w:pBdr>
        <w:top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5">
    <w:name w:val="xl1115"/>
    <w:basedOn w:val="Normal"/>
    <w:rsid w:val="00F6030F"/>
    <w:pPr>
      <w:pBdr>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116">
    <w:name w:val="xl1116"/>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7">
    <w:name w:val="xl1117"/>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8">
    <w:name w:val="xl1118"/>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9">
    <w:name w:val="xl1119"/>
    <w:basedOn w:val="Normal"/>
    <w:rsid w:val="00F6030F"/>
    <w:pPr>
      <w:pBdr>
        <w:right w:val="single" w:sz="8" w:space="0" w:color="auto"/>
      </w:pBdr>
      <w:spacing w:before="100" w:beforeAutospacing="1" w:after="100" w:afterAutospacing="1" w:line="240" w:lineRule="auto"/>
      <w:ind w:left="0" w:firstLine="0"/>
      <w:jc w:val="center"/>
      <w:textAlignment w:val="top"/>
    </w:pPr>
    <w:rPr>
      <w:rFonts w:ascii="Times New Roman" w:eastAsia="Times New Roman" w:hAnsi="Times New Roman" w:cs="Times New Roman"/>
      <w:b/>
      <w:bCs/>
      <w:szCs w:val="24"/>
      <w:lang w:val="es-CO" w:eastAsia="es-CO"/>
    </w:rPr>
  </w:style>
  <w:style w:type="paragraph" w:customStyle="1" w:styleId="xl1120">
    <w:name w:val="xl1120"/>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1">
    <w:name w:val="xl1121"/>
    <w:basedOn w:val="Normal"/>
    <w:rsid w:val="00F6030F"/>
    <w:pPr>
      <w:pBdr>
        <w:top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2">
    <w:name w:val="xl1122"/>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3">
    <w:name w:val="xl1123"/>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28"/>
      <w:szCs w:val="28"/>
      <w:lang w:val="es-CO" w:eastAsia="es-CO"/>
    </w:rPr>
  </w:style>
  <w:style w:type="paragraph" w:customStyle="1" w:styleId="xl1124">
    <w:name w:val="xl1124"/>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28"/>
      <w:szCs w:val="28"/>
      <w:lang w:val="es-CO" w:eastAsia="es-CO"/>
    </w:rPr>
  </w:style>
  <w:style w:type="paragraph" w:customStyle="1" w:styleId="xl1125">
    <w:name w:val="xl1125"/>
    <w:basedOn w:val="Normal"/>
    <w:rsid w:val="00F6030F"/>
    <w:pPr>
      <w:pBdr>
        <w:top w:val="single" w:sz="8" w:space="0" w:color="auto"/>
        <w:left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126">
    <w:name w:val="xl1126"/>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7">
    <w:name w:val="xl1127"/>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8">
    <w:name w:val="xl1128"/>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32"/>
      <w:szCs w:val="32"/>
      <w:lang w:val="es-CO" w:eastAsia="es-CO"/>
    </w:rPr>
  </w:style>
  <w:style w:type="paragraph" w:customStyle="1" w:styleId="xl1129">
    <w:name w:val="xl1129"/>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32"/>
      <w:szCs w:val="32"/>
      <w:lang w:val="es-CO" w:eastAsia="es-CO"/>
    </w:rPr>
  </w:style>
  <w:style w:type="paragraph" w:customStyle="1" w:styleId="xl1130">
    <w:name w:val="xl1130"/>
    <w:basedOn w:val="Normal"/>
    <w:rsid w:val="00F6030F"/>
    <w:pPr>
      <w:pBdr>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31">
    <w:name w:val="xl1131"/>
    <w:basedOn w:val="Normal"/>
    <w:rsid w:val="00F6030F"/>
    <w:pPr>
      <w:pBdr>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32">
    <w:name w:val="xl1132"/>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Cs w:val="24"/>
      <w:lang w:val="es-CO" w:eastAsia="es-CO"/>
    </w:rPr>
  </w:style>
  <w:style w:type="paragraph" w:customStyle="1" w:styleId="xl1133">
    <w:name w:val="xl1133"/>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Cs w:val="24"/>
      <w:lang w:val="es-CO" w:eastAsia="es-CO"/>
    </w:rPr>
  </w:style>
  <w:style w:type="paragraph" w:customStyle="1" w:styleId="xl1134">
    <w:name w:val="xl1134"/>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FF0000"/>
      <w:sz w:val="36"/>
      <w:szCs w:val="36"/>
      <w:lang w:val="es-CO" w:eastAsia="es-CO"/>
    </w:rPr>
  </w:style>
  <w:style w:type="paragraph" w:customStyle="1" w:styleId="xl1135">
    <w:name w:val="xl1135"/>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FF0000"/>
      <w:sz w:val="36"/>
      <w:szCs w:val="36"/>
      <w:lang w:val="es-CO" w:eastAsia="es-CO"/>
    </w:rPr>
  </w:style>
  <w:style w:type="paragraph" w:customStyle="1" w:styleId="xl1136">
    <w:name w:val="xl1136"/>
    <w:basedOn w:val="Normal"/>
    <w:rsid w:val="00F6030F"/>
    <w:pPr>
      <w:pBdr>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Encabezadodelatabla">
    <w:name w:val="Encabezado de la tabla"/>
    <w:basedOn w:val="Contenidodelatabla"/>
    <w:rsid w:val="00F6030F"/>
    <w:pPr>
      <w:widowControl w:val="0"/>
      <w:spacing w:after="120"/>
      <w:jc w:val="center"/>
    </w:pPr>
    <w:rPr>
      <w:rFonts w:ascii="Times New Roman" w:eastAsia="Lucida Sans Unicode" w:hAnsi="Times New Roman" w:cs="Tahoma"/>
      <w:b/>
      <w:bCs/>
      <w:i/>
      <w:iCs/>
      <w:sz w:val="24"/>
      <w:lang w:val="es-ES_tradnl"/>
    </w:rPr>
  </w:style>
  <w:style w:type="paragraph" w:styleId="Ttulo">
    <w:name w:val="Title"/>
    <w:basedOn w:val="Normal"/>
    <w:link w:val="TtuloCar"/>
    <w:uiPriority w:val="10"/>
    <w:qFormat/>
    <w:rsid w:val="00F6030F"/>
    <w:pPr>
      <w:spacing w:after="0" w:line="240" w:lineRule="auto"/>
      <w:ind w:left="0" w:firstLine="0"/>
      <w:jc w:val="center"/>
    </w:pPr>
    <w:rPr>
      <w:rFonts w:ascii="Tahoma" w:eastAsia="Times New Roman" w:hAnsi="Tahoma" w:cs="Tahoma"/>
      <w:b/>
      <w:bCs/>
      <w:color w:val="auto"/>
      <w:sz w:val="32"/>
      <w:szCs w:val="24"/>
      <w:lang w:eastAsia="es-ES"/>
    </w:rPr>
  </w:style>
  <w:style w:type="character" w:customStyle="1" w:styleId="TtuloCar">
    <w:name w:val="Título Car"/>
    <w:basedOn w:val="Fuentedeprrafopredeter"/>
    <w:link w:val="Ttulo"/>
    <w:uiPriority w:val="10"/>
    <w:rsid w:val="00F6030F"/>
    <w:rPr>
      <w:rFonts w:ascii="Tahoma" w:eastAsia="Times New Roman" w:hAnsi="Tahoma" w:cs="Tahoma"/>
      <w:b/>
      <w:bCs/>
      <w:sz w:val="32"/>
      <w:szCs w:val="24"/>
      <w:lang w:val="es-ES_tradnl" w:eastAsia="es-ES"/>
    </w:rPr>
  </w:style>
  <w:style w:type="table" w:styleId="Cuadrculamedia3-nfasis5">
    <w:name w:val="Medium Grid 3 Accent 5"/>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Cuadrculamedia3-nfasis4">
    <w:name w:val="Medium Grid 3 Accent 4"/>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2">
    <w:name w:val="Medium Grid 3 Accent 2"/>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TDC3">
    <w:name w:val="toc 3"/>
    <w:basedOn w:val="Normal"/>
    <w:next w:val="Normal"/>
    <w:autoRedefine/>
    <w:uiPriority w:val="39"/>
    <w:unhideWhenUsed/>
    <w:qFormat/>
    <w:rsid w:val="00F6030F"/>
    <w:pPr>
      <w:spacing w:after="100" w:line="276" w:lineRule="auto"/>
      <w:ind w:left="440" w:firstLine="0"/>
    </w:pPr>
    <w:rPr>
      <w:rFonts w:ascii="Calibri" w:eastAsia="Times New Roman" w:hAnsi="Calibri" w:cs="Times New Roman"/>
      <w:color w:val="auto"/>
      <w:sz w:val="22"/>
      <w:lang w:val="es-ES"/>
    </w:rPr>
  </w:style>
  <w:style w:type="paragraph" w:styleId="Subttulo">
    <w:name w:val="Subtitle"/>
    <w:basedOn w:val="Normal"/>
    <w:next w:val="Normal"/>
    <w:link w:val="SubttuloCar"/>
    <w:uiPriority w:val="11"/>
    <w:qFormat/>
    <w:rsid w:val="00745365"/>
    <w:pPr>
      <w:numPr>
        <w:ilvl w:val="1"/>
      </w:numPr>
      <w:spacing w:after="160" w:line="259" w:lineRule="auto"/>
      <w:ind w:left="776" w:hanging="10"/>
    </w:pPr>
    <w:rPr>
      <w:rFonts w:asciiTheme="minorHAnsi" w:eastAsiaTheme="minorEastAsia" w:hAnsiTheme="minorHAnsi" w:cs="Times New Roman"/>
      <w:color w:val="5A5A5A" w:themeColor="text1" w:themeTint="A5"/>
      <w:spacing w:val="15"/>
      <w:sz w:val="22"/>
      <w:lang w:val="en-US"/>
    </w:rPr>
  </w:style>
  <w:style w:type="character" w:customStyle="1" w:styleId="SubttuloCar">
    <w:name w:val="Subtítulo Car"/>
    <w:basedOn w:val="Fuentedeprrafopredeter"/>
    <w:link w:val="Subttulo"/>
    <w:uiPriority w:val="11"/>
    <w:rsid w:val="00745365"/>
    <w:rPr>
      <w:rFonts w:cs="Times New Roman"/>
      <w:color w:val="5A5A5A" w:themeColor="text1" w:themeTint="A5"/>
      <w:spacing w:val="15"/>
    </w:rPr>
  </w:style>
  <w:style w:type="table" w:customStyle="1" w:styleId="Tablaconcuadrcula1">
    <w:name w:val="Tabla con cuadrícula1"/>
    <w:basedOn w:val="Tablanormal"/>
    <w:next w:val="Tablaconcuadrcula"/>
    <w:uiPriority w:val="39"/>
    <w:rsid w:val="00B7106E"/>
    <w:pPr>
      <w:spacing w:after="0" w:line="240" w:lineRule="auto"/>
    </w:pPr>
    <w:rPr>
      <w:rFonts w:eastAsia="Calibri"/>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unhideWhenUsed/>
    <w:qFormat/>
    <w:rsid w:val="00E50720"/>
    <w:pPr>
      <w:spacing w:before="240"/>
      <w:ind w:left="0" w:firstLine="0"/>
      <w:outlineLvl w:val="9"/>
    </w:pPr>
    <w:rPr>
      <w:rFonts w:asciiTheme="majorHAnsi" w:eastAsiaTheme="majorEastAsia" w:hAnsiTheme="majorHAnsi" w:cstheme="majorBidi"/>
      <w:b w:val="0"/>
      <w:color w:val="2E74B5" w:themeColor="accent1" w:themeShade="BF"/>
      <w:sz w:val="32"/>
      <w:szCs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Indent 3" w:uiPriority="0"/>
    <w:lsdException w:name="Strong" w:semiHidden="0" w:uiPriority="22" w:unhideWhenUsed="0" w:qFormat="1"/>
    <w:lsdException w:name="Emphasis" w:semiHidden="0" w:uiPriority="0" w:unhideWhenUsed="0" w:qFormat="1"/>
    <w:lsdException w:name="Normal (Web)" w:uiPriority="0"/>
    <w:lsdException w:name="Table Grid" w:semiHidden="0" w:uiPriority="3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line="366" w:lineRule="auto"/>
      <w:ind w:left="776" w:hanging="10"/>
    </w:pPr>
    <w:rPr>
      <w:rFonts w:ascii="Garamond" w:eastAsia="Garamond" w:hAnsi="Garamond" w:cs="Garamond"/>
      <w:color w:val="000000"/>
      <w:sz w:val="24"/>
      <w:lang w:val="es-ES_tradnl"/>
    </w:rPr>
  </w:style>
  <w:style w:type="paragraph" w:styleId="Ttulo1">
    <w:name w:val="heading 1"/>
    <w:next w:val="Normal"/>
    <w:link w:val="Ttulo1Car"/>
    <w:unhideWhenUsed/>
    <w:qFormat/>
    <w:pPr>
      <w:keepNext/>
      <w:keepLines/>
      <w:spacing w:after="0"/>
      <w:ind w:left="56" w:hanging="10"/>
      <w:outlineLvl w:val="0"/>
    </w:pPr>
    <w:rPr>
      <w:rFonts w:ascii="Cambria" w:eastAsia="Cambria" w:hAnsi="Cambria" w:cs="Cambria"/>
      <w:b/>
      <w:color w:val="365F91"/>
      <w:sz w:val="28"/>
    </w:rPr>
  </w:style>
  <w:style w:type="paragraph" w:styleId="Ttulo2">
    <w:name w:val="heading 2"/>
    <w:next w:val="Normal"/>
    <w:link w:val="Ttulo2Car"/>
    <w:unhideWhenUsed/>
    <w:qFormat/>
    <w:pPr>
      <w:keepNext/>
      <w:keepLines/>
      <w:spacing w:after="0"/>
      <w:ind w:left="56" w:hanging="10"/>
      <w:outlineLvl w:val="1"/>
    </w:pPr>
    <w:rPr>
      <w:rFonts w:ascii="Cambria" w:eastAsia="Cambria" w:hAnsi="Cambria" w:cs="Cambria"/>
      <w:b/>
      <w:color w:val="365F91"/>
      <w:sz w:val="28"/>
    </w:rPr>
  </w:style>
  <w:style w:type="paragraph" w:styleId="Ttulo3">
    <w:name w:val="heading 3"/>
    <w:next w:val="Normal"/>
    <w:link w:val="Ttulo3Car"/>
    <w:unhideWhenUsed/>
    <w:qFormat/>
    <w:pPr>
      <w:keepNext/>
      <w:keepLines/>
      <w:spacing w:after="0"/>
      <w:ind w:left="56" w:hanging="10"/>
      <w:outlineLvl w:val="2"/>
    </w:pPr>
    <w:rPr>
      <w:rFonts w:ascii="Cambria" w:eastAsia="Cambria" w:hAnsi="Cambria" w:cs="Cambria"/>
      <w:b/>
      <w:color w:val="365F91"/>
      <w:sz w:val="26"/>
    </w:rPr>
  </w:style>
  <w:style w:type="paragraph" w:styleId="Ttulo4">
    <w:name w:val="heading 4"/>
    <w:next w:val="Normal"/>
    <w:link w:val="Ttulo4Car"/>
    <w:unhideWhenUsed/>
    <w:qFormat/>
    <w:pPr>
      <w:keepNext/>
      <w:keepLines/>
      <w:spacing w:after="0"/>
      <w:ind w:left="56" w:hanging="10"/>
      <w:outlineLvl w:val="3"/>
    </w:pPr>
    <w:rPr>
      <w:rFonts w:ascii="Cambria" w:eastAsia="Cambria" w:hAnsi="Cambria" w:cs="Cambria"/>
      <w:b/>
      <w:color w:val="365F91"/>
      <w:sz w:val="26"/>
    </w:rPr>
  </w:style>
  <w:style w:type="paragraph" w:styleId="Ttulo5">
    <w:name w:val="heading 5"/>
    <w:basedOn w:val="Normal"/>
    <w:next w:val="Normal"/>
    <w:link w:val="Ttulo5Car"/>
    <w:unhideWhenUsed/>
    <w:qFormat/>
    <w:rsid w:val="002E39C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mbria" w:eastAsia="Cambria" w:hAnsi="Cambria" w:cs="Cambria"/>
      <w:b/>
      <w:color w:val="365F91"/>
      <w:sz w:val="28"/>
    </w:rPr>
  </w:style>
  <w:style w:type="character" w:customStyle="1" w:styleId="Ttulo3Car">
    <w:name w:val="Título 3 Car"/>
    <w:link w:val="Ttulo3"/>
    <w:rPr>
      <w:rFonts w:ascii="Cambria" w:eastAsia="Cambria" w:hAnsi="Cambria" w:cs="Cambria"/>
      <w:b/>
      <w:color w:val="365F91"/>
      <w:sz w:val="26"/>
    </w:rPr>
  </w:style>
  <w:style w:type="character" w:customStyle="1" w:styleId="Ttulo4Car">
    <w:name w:val="Título 4 Car"/>
    <w:link w:val="Ttulo4"/>
    <w:rPr>
      <w:rFonts w:ascii="Cambria" w:eastAsia="Cambria" w:hAnsi="Cambria" w:cs="Cambria"/>
      <w:b/>
      <w:color w:val="365F91"/>
      <w:sz w:val="26"/>
    </w:rPr>
  </w:style>
  <w:style w:type="character" w:customStyle="1" w:styleId="Ttulo2Car">
    <w:name w:val="Título 2 Car"/>
    <w:link w:val="Ttulo2"/>
    <w:rPr>
      <w:rFonts w:ascii="Cambria" w:eastAsia="Cambria" w:hAnsi="Cambria" w:cs="Cambria"/>
      <w:b/>
      <w:color w:val="365F91"/>
      <w:sz w:val="28"/>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FD53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Textoennegrita">
    <w:name w:val="Strong"/>
    <w:basedOn w:val="Fuentedeprrafopredeter"/>
    <w:uiPriority w:val="22"/>
    <w:qFormat/>
    <w:rsid w:val="00FA7189"/>
    <w:rPr>
      <w:b/>
      <w:bCs/>
    </w:rPr>
  </w:style>
  <w:style w:type="paragraph" w:styleId="NormalWeb">
    <w:name w:val="Normal (Web)"/>
    <w:basedOn w:val="Normal"/>
    <w:unhideWhenUsed/>
    <w:rsid w:val="00FA7189"/>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paragraph" w:styleId="Prrafodelista">
    <w:name w:val="List Paragraph"/>
    <w:basedOn w:val="Normal"/>
    <w:uiPriority w:val="34"/>
    <w:qFormat/>
    <w:rsid w:val="00066AB5"/>
    <w:pPr>
      <w:ind w:left="720"/>
      <w:contextualSpacing/>
    </w:pPr>
  </w:style>
  <w:style w:type="character" w:styleId="Refdecomentario">
    <w:name w:val="annotation reference"/>
    <w:basedOn w:val="Fuentedeprrafopredeter"/>
    <w:uiPriority w:val="99"/>
    <w:semiHidden/>
    <w:unhideWhenUsed/>
    <w:rsid w:val="00C24C09"/>
    <w:rPr>
      <w:sz w:val="16"/>
      <w:szCs w:val="16"/>
    </w:rPr>
  </w:style>
  <w:style w:type="paragraph" w:styleId="Textocomentario">
    <w:name w:val="annotation text"/>
    <w:basedOn w:val="Normal"/>
    <w:link w:val="TextocomentarioCar"/>
    <w:uiPriority w:val="99"/>
    <w:semiHidden/>
    <w:unhideWhenUsed/>
    <w:rsid w:val="00C24C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24C09"/>
    <w:rPr>
      <w:rFonts w:ascii="Garamond" w:eastAsia="Garamond" w:hAnsi="Garamond" w:cs="Garamond"/>
      <w:color w:val="000000"/>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C24C09"/>
    <w:rPr>
      <w:b/>
      <w:bCs/>
    </w:rPr>
  </w:style>
  <w:style w:type="character" w:customStyle="1" w:styleId="AsuntodelcomentarioCar">
    <w:name w:val="Asunto del comentario Car"/>
    <w:basedOn w:val="TextocomentarioCar"/>
    <w:link w:val="Asuntodelcomentario"/>
    <w:uiPriority w:val="99"/>
    <w:semiHidden/>
    <w:rsid w:val="00C24C09"/>
    <w:rPr>
      <w:rFonts w:ascii="Garamond" w:eastAsia="Garamond" w:hAnsi="Garamond" w:cs="Garamond"/>
      <w:b/>
      <w:bCs/>
      <w:color w:val="000000"/>
      <w:sz w:val="20"/>
      <w:szCs w:val="20"/>
      <w:lang w:val="es-ES_tradnl"/>
    </w:rPr>
  </w:style>
  <w:style w:type="paragraph" w:styleId="Textodeglobo">
    <w:name w:val="Balloon Text"/>
    <w:basedOn w:val="Normal"/>
    <w:link w:val="TextodegloboCar"/>
    <w:uiPriority w:val="99"/>
    <w:unhideWhenUsed/>
    <w:rsid w:val="00C24C0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C24C09"/>
    <w:rPr>
      <w:rFonts w:ascii="Segoe UI" w:eastAsia="Garamond" w:hAnsi="Segoe UI" w:cs="Segoe UI"/>
      <w:color w:val="000000"/>
      <w:sz w:val="18"/>
      <w:szCs w:val="18"/>
      <w:lang w:val="es-ES_tradnl"/>
    </w:rPr>
  </w:style>
  <w:style w:type="paragraph" w:styleId="Textoindependiente">
    <w:name w:val="Body Text"/>
    <w:basedOn w:val="Normal"/>
    <w:link w:val="TextoindependienteCar"/>
    <w:rsid w:val="003A562C"/>
    <w:pPr>
      <w:spacing w:after="0" w:line="240" w:lineRule="auto"/>
      <w:ind w:left="0" w:firstLine="0"/>
      <w:jc w:val="both"/>
    </w:pPr>
    <w:rPr>
      <w:rFonts w:eastAsia="Times New Roman" w:cs="Arial"/>
      <w:color w:val="auto"/>
      <w:sz w:val="20"/>
      <w:szCs w:val="24"/>
      <w:lang w:val="es-ES" w:eastAsia="es-ES"/>
    </w:rPr>
  </w:style>
  <w:style w:type="character" w:customStyle="1" w:styleId="TextoindependienteCar">
    <w:name w:val="Texto independiente Car"/>
    <w:basedOn w:val="Fuentedeprrafopredeter"/>
    <w:link w:val="Textoindependiente"/>
    <w:rsid w:val="003A562C"/>
    <w:rPr>
      <w:rFonts w:ascii="Garamond" w:eastAsia="Times New Roman" w:hAnsi="Garamond" w:cs="Arial"/>
      <w:sz w:val="20"/>
      <w:szCs w:val="24"/>
      <w:lang w:val="es-ES" w:eastAsia="es-ES"/>
    </w:rPr>
  </w:style>
  <w:style w:type="character" w:customStyle="1" w:styleId="Ttulo5Car">
    <w:name w:val="Título 5 Car"/>
    <w:basedOn w:val="Fuentedeprrafopredeter"/>
    <w:link w:val="Ttulo5"/>
    <w:rsid w:val="002E39C8"/>
    <w:rPr>
      <w:rFonts w:asciiTheme="majorHAnsi" w:eastAsiaTheme="majorEastAsia" w:hAnsiTheme="majorHAnsi" w:cstheme="majorBidi"/>
      <w:color w:val="2E74B5" w:themeColor="accent1" w:themeShade="BF"/>
      <w:sz w:val="24"/>
      <w:lang w:val="es-ES_tradnl"/>
    </w:rPr>
  </w:style>
  <w:style w:type="paragraph" w:customStyle="1" w:styleId="Default">
    <w:name w:val="Default"/>
    <w:rsid w:val="00D0171F"/>
    <w:pPr>
      <w:autoSpaceDE w:val="0"/>
      <w:autoSpaceDN w:val="0"/>
      <w:adjustRightInd w:val="0"/>
      <w:spacing w:after="0" w:line="240" w:lineRule="auto"/>
    </w:pPr>
    <w:rPr>
      <w:rFonts w:ascii="Arial" w:eastAsia="Times New Roman" w:hAnsi="Arial" w:cs="Arial"/>
      <w:color w:val="000000"/>
      <w:sz w:val="24"/>
      <w:szCs w:val="24"/>
      <w:lang w:val="es-CO" w:eastAsia="es-CO"/>
    </w:rPr>
  </w:style>
  <w:style w:type="character" w:styleId="Hipervnculo">
    <w:name w:val="Hyperlink"/>
    <w:uiPriority w:val="99"/>
    <w:unhideWhenUsed/>
    <w:rsid w:val="00AC1515"/>
    <w:rPr>
      <w:color w:val="0000FF"/>
      <w:u w:val="single"/>
    </w:rPr>
  </w:style>
  <w:style w:type="paragraph" w:styleId="Sinespaciado">
    <w:name w:val="No Spacing"/>
    <w:link w:val="SinespaciadoCar"/>
    <w:qFormat/>
    <w:rsid w:val="0039296C"/>
    <w:pPr>
      <w:spacing w:after="0" w:line="240" w:lineRule="auto"/>
      <w:ind w:left="776" w:hanging="10"/>
    </w:pPr>
    <w:rPr>
      <w:rFonts w:ascii="Garamond" w:eastAsia="Garamond" w:hAnsi="Garamond" w:cs="Garamond"/>
      <w:color w:val="000000"/>
      <w:sz w:val="24"/>
      <w:lang w:val="es-ES_tradnl"/>
    </w:rPr>
  </w:style>
  <w:style w:type="paragraph" w:styleId="Encabezado">
    <w:name w:val="header"/>
    <w:aliases w:val="h,h8,h9,h10,h18"/>
    <w:basedOn w:val="Normal"/>
    <w:link w:val="EncabezadoCar"/>
    <w:uiPriority w:val="99"/>
    <w:rsid w:val="00F6030F"/>
    <w:pPr>
      <w:tabs>
        <w:tab w:val="center" w:pos="4252"/>
        <w:tab w:val="right" w:pos="8504"/>
      </w:tabs>
      <w:spacing w:after="0" w:line="240" w:lineRule="auto"/>
      <w:ind w:left="0" w:firstLine="0"/>
    </w:pPr>
    <w:rPr>
      <w:rFonts w:ascii="Times New Roman" w:eastAsia="Times New Roman" w:hAnsi="Times New Roman" w:cs="Times New Roman"/>
      <w:color w:val="auto"/>
      <w:szCs w:val="24"/>
      <w:lang w:val="es-ES" w:eastAsia="es-ES"/>
    </w:rPr>
  </w:style>
  <w:style w:type="character" w:customStyle="1" w:styleId="EncabezadoCar">
    <w:name w:val="Encabezado Car"/>
    <w:aliases w:val="h Car,h8 Car,h9 Car,h10 Car,h18 Car"/>
    <w:basedOn w:val="Fuentedeprrafopredeter"/>
    <w:link w:val="Encabezado"/>
    <w:uiPriority w:val="99"/>
    <w:rsid w:val="00F6030F"/>
    <w:rPr>
      <w:rFonts w:ascii="Times New Roman" w:eastAsia="Times New Roman" w:hAnsi="Times New Roman" w:cs="Times New Roman"/>
      <w:sz w:val="24"/>
      <w:szCs w:val="24"/>
      <w:lang w:val="es-ES" w:eastAsia="es-ES"/>
    </w:rPr>
  </w:style>
  <w:style w:type="paragraph" w:styleId="Piedepgina">
    <w:name w:val="footer"/>
    <w:basedOn w:val="Normal"/>
    <w:link w:val="PiedepginaCar"/>
    <w:rsid w:val="00F6030F"/>
    <w:pPr>
      <w:tabs>
        <w:tab w:val="center" w:pos="4252"/>
        <w:tab w:val="right" w:pos="8504"/>
      </w:tabs>
      <w:spacing w:after="0" w:line="240" w:lineRule="auto"/>
      <w:ind w:left="0" w:firstLine="0"/>
    </w:pPr>
    <w:rPr>
      <w:rFonts w:ascii="Times New Roman" w:eastAsia="Times New Roman" w:hAnsi="Times New Roman" w:cs="Times New Roman"/>
      <w:color w:val="auto"/>
      <w:szCs w:val="24"/>
      <w:lang w:val="es-ES" w:eastAsia="es-ES"/>
    </w:rPr>
  </w:style>
  <w:style w:type="character" w:customStyle="1" w:styleId="PiedepginaCar">
    <w:name w:val="Pie de página Car"/>
    <w:basedOn w:val="Fuentedeprrafopredeter"/>
    <w:link w:val="Piedepgina"/>
    <w:uiPriority w:val="99"/>
    <w:rsid w:val="00F6030F"/>
    <w:rPr>
      <w:rFonts w:ascii="Times New Roman" w:eastAsia="Times New Roman" w:hAnsi="Times New Roman" w:cs="Times New Roman"/>
      <w:sz w:val="24"/>
      <w:szCs w:val="24"/>
      <w:lang w:val="es-ES" w:eastAsia="es-ES"/>
    </w:rPr>
  </w:style>
  <w:style w:type="paragraph" w:customStyle="1" w:styleId="Sinespaciado1">
    <w:name w:val="Sin espaciado1"/>
    <w:uiPriority w:val="99"/>
    <w:rsid w:val="00F6030F"/>
    <w:pPr>
      <w:spacing w:after="0" w:line="240" w:lineRule="auto"/>
    </w:pPr>
    <w:rPr>
      <w:rFonts w:ascii="Calibri" w:eastAsia="Times New Roman" w:hAnsi="Calibri" w:cs="Times New Roman"/>
      <w:lang w:val="es-CO"/>
    </w:rPr>
  </w:style>
  <w:style w:type="paragraph" w:customStyle="1" w:styleId="Prrafodelista1">
    <w:name w:val="Párrafo de lista1"/>
    <w:basedOn w:val="Normal"/>
    <w:uiPriority w:val="99"/>
    <w:qFormat/>
    <w:rsid w:val="00F6030F"/>
    <w:pPr>
      <w:suppressAutoHyphens/>
      <w:spacing w:after="200" w:line="276" w:lineRule="auto"/>
      <w:ind w:left="0" w:firstLine="0"/>
    </w:pPr>
    <w:rPr>
      <w:rFonts w:ascii="Calibri" w:eastAsia="Times New Roman" w:hAnsi="Calibri" w:cs="Times New Roman"/>
      <w:color w:val="auto"/>
      <w:sz w:val="22"/>
      <w:szCs w:val="20"/>
      <w:lang w:val="es-CO" w:eastAsia="ar-SA"/>
    </w:rPr>
  </w:style>
  <w:style w:type="paragraph" w:customStyle="1" w:styleId="Contenidodelatabla">
    <w:name w:val="Contenido de la tabla"/>
    <w:basedOn w:val="Normal"/>
    <w:rsid w:val="00F6030F"/>
    <w:pPr>
      <w:suppressLineNumbers/>
      <w:suppressAutoHyphens/>
      <w:spacing w:after="0" w:line="240" w:lineRule="auto"/>
      <w:ind w:left="0" w:firstLine="0"/>
    </w:pPr>
    <w:rPr>
      <w:rFonts w:ascii="Calibri" w:eastAsia="Times New Roman" w:hAnsi="Calibri" w:cs="Times New Roman"/>
      <w:color w:val="auto"/>
      <w:sz w:val="20"/>
      <w:szCs w:val="20"/>
      <w:lang w:val="es-CO" w:eastAsia="ar-SA"/>
    </w:rPr>
  </w:style>
  <w:style w:type="character" w:customStyle="1" w:styleId="CarCar2">
    <w:name w:val="Car Car2"/>
    <w:uiPriority w:val="99"/>
    <w:rsid w:val="00F6030F"/>
    <w:rPr>
      <w:rFonts w:cs="Times New Roman"/>
    </w:rPr>
  </w:style>
  <w:style w:type="character" w:customStyle="1" w:styleId="WW8Num1z0">
    <w:name w:val="WW8Num1z0"/>
    <w:rsid w:val="00F6030F"/>
    <w:rPr>
      <w:rFonts w:ascii="Times New Roman" w:hAnsi="Times New Roman" w:cs="Times New Roman"/>
    </w:rPr>
  </w:style>
  <w:style w:type="character" w:customStyle="1" w:styleId="SinespaciadoCar">
    <w:name w:val="Sin espaciado Car"/>
    <w:link w:val="Sinespaciado"/>
    <w:rsid w:val="00F6030F"/>
    <w:rPr>
      <w:rFonts w:ascii="Garamond" w:eastAsia="Garamond" w:hAnsi="Garamond" w:cs="Garamond"/>
      <w:color w:val="000000"/>
      <w:sz w:val="24"/>
      <w:lang w:val="es-ES_tradnl"/>
    </w:rPr>
  </w:style>
  <w:style w:type="paragraph" w:customStyle="1" w:styleId="a">
    <w:basedOn w:val="Normal"/>
    <w:next w:val="Normal"/>
    <w:qFormat/>
    <w:rsid w:val="00F6030F"/>
    <w:pPr>
      <w:spacing w:after="0" w:line="240" w:lineRule="auto"/>
      <w:ind w:left="0" w:firstLine="0"/>
    </w:pPr>
    <w:rPr>
      <w:rFonts w:ascii="Times New Roman" w:eastAsia="Times New Roman" w:hAnsi="Times New Roman" w:cs="Times New Roman"/>
      <w:b/>
      <w:bCs/>
      <w:color w:val="auto"/>
      <w:sz w:val="20"/>
      <w:szCs w:val="20"/>
      <w:lang w:val="es-ES" w:eastAsia="es-ES"/>
    </w:rPr>
  </w:style>
  <w:style w:type="paragraph" w:styleId="TDC1">
    <w:name w:val="toc 1"/>
    <w:basedOn w:val="Normal"/>
    <w:next w:val="Normal"/>
    <w:autoRedefine/>
    <w:uiPriority w:val="39"/>
    <w:unhideWhenUsed/>
    <w:qFormat/>
    <w:rsid w:val="00F6030F"/>
    <w:pPr>
      <w:spacing w:after="100" w:line="240" w:lineRule="auto"/>
      <w:ind w:left="0" w:firstLine="0"/>
    </w:pPr>
    <w:rPr>
      <w:rFonts w:ascii="Times New Roman" w:eastAsia="Times New Roman" w:hAnsi="Times New Roman" w:cs="Times New Roman"/>
      <w:color w:val="auto"/>
      <w:szCs w:val="24"/>
      <w:lang w:val="es-ES" w:eastAsia="es-ES"/>
    </w:rPr>
  </w:style>
  <w:style w:type="paragraph" w:styleId="TDC2">
    <w:name w:val="toc 2"/>
    <w:basedOn w:val="Normal"/>
    <w:next w:val="Normal"/>
    <w:autoRedefine/>
    <w:uiPriority w:val="39"/>
    <w:unhideWhenUsed/>
    <w:qFormat/>
    <w:rsid w:val="00F6030F"/>
    <w:pPr>
      <w:spacing w:after="100" w:line="240" w:lineRule="auto"/>
      <w:ind w:left="240" w:firstLine="0"/>
    </w:pPr>
    <w:rPr>
      <w:rFonts w:ascii="Times New Roman" w:eastAsia="Times New Roman" w:hAnsi="Times New Roman" w:cs="Times New Roman"/>
      <w:color w:val="auto"/>
      <w:szCs w:val="24"/>
      <w:lang w:val="es-ES" w:eastAsia="es-ES"/>
    </w:rPr>
  </w:style>
  <w:style w:type="paragraph" w:styleId="Sangradetextonormal">
    <w:name w:val="Body Text Indent"/>
    <w:basedOn w:val="Normal"/>
    <w:link w:val="SangradetextonormalCar"/>
    <w:rsid w:val="00F6030F"/>
    <w:pPr>
      <w:spacing w:after="0" w:line="240" w:lineRule="auto"/>
      <w:ind w:left="360" w:firstLine="0"/>
      <w:jc w:val="both"/>
    </w:pPr>
    <w:rPr>
      <w:rFonts w:ascii="Arial" w:eastAsia="Times New Roman" w:hAnsi="Arial" w:cs="Arial"/>
      <w:color w:val="auto"/>
      <w:szCs w:val="24"/>
      <w:lang w:val="es-CO" w:eastAsia="es-ES"/>
    </w:rPr>
  </w:style>
  <w:style w:type="character" w:customStyle="1" w:styleId="SangradetextonormalCar">
    <w:name w:val="Sangría de texto normal Car"/>
    <w:basedOn w:val="Fuentedeprrafopredeter"/>
    <w:link w:val="Sangradetextonormal"/>
    <w:rsid w:val="00F6030F"/>
    <w:rPr>
      <w:rFonts w:ascii="Arial" w:eastAsia="Times New Roman" w:hAnsi="Arial" w:cs="Arial"/>
      <w:sz w:val="24"/>
      <w:szCs w:val="24"/>
      <w:lang w:val="es-CO" w:eastAsia="es-ES"/>
    </w:rPr>
  </w:style>
  <w:style w:type="paragraph" w:styleId="Textoindependiente3">
    <w:name w:val="Body Text 3"/>
    <w:basedOn w:val="Normal"/>
    <w:link w:val="Textoindependiente3Car"/>
    <w:uiPriority w:val="99"/>
    <w:unhideWhenUsed/>
    <w:rsid w:val="00F6030F"/>
    <w:pPr>
      <w:spacing w:after="120" w:line="240" w:lineRule="auto"/>
      <w:ind w:left="0" w:firstLine="0"/>
    </w:pPr>
    <w:rPr>
      <w:rFonts w:ascii="Times New Roman" w:eastAsia="Times New Roman" w:hAnsi="Times New Roman" w:cs="Times New Roman"/>
      <w:color w:val="auto"/>
      <w:sz w:val="16"/>
      <w:szCs w:val="16"/>
      <w:lang w:val="es-ES" w:eastAsia="es-ES"/>
    </w:rPr>
  </w:style>
  <w:style w:type="character" w:customStyle="1" w:styleId="Textoindependiente3Car">
    <w:name w:val="Texto independiente 3 Car"/>
    <w:basedOn w:val="Fuentedeprrafopredeter"/>
    <w:link w:val="Textoindependiente3"/>
    <w:uiPriority w:val="99"/>
    <w:rsid w:val="00F6030F"/>
    <w:rPr>
      <w:rFonts w:ascii="Times New Roman" w:eastAsia="Times New Roman" w:hAnsi="Times New Roman" w:cs="Times New Roman"/>
      <w:sz w:val="16"/>
      <w:szCs w:val="16"/>
      <w:lang w:val="es-ES" w:eastAsia="es-ES"/>
    </w:rPr>
  </w:style>
  <w:style w:type="paragraph" w:styleId="Textoindependiente2">
    <w:name w:val="Body Text 2"/>
    <w:basedOn w:val="Normal"/>
    <w:link w:val="Textoindependiente2Car"/>
    <w:unhideWhenUsed/>
    <w:rsid w:val="00F6030F"/>
    <w:pPr>
      <w:spacing w:after="120" w:line="480" w:lineRule="auto"/>
      <w:ind w:left="0" w:firstLine="0"/>
    </w:pPr>
    <w:rPr>
      <w:rFonts w:ascii="Times New Roman" w:eastAsia="Times New Roman" w:hAnsi="Times New Roman" w:cs="Times New Roman"/>
      <w:color w:val="auto"/>
      <w:szCs w:val="24"/>
      <w:lang w:val="es-ES" w:eastAsia="es-ES"/>
    </w:rPr>
  </w:style>
  <w:style w:type="character" w:customStyle="1" w:styleId="Textoindependiente2Car">
    <w:name w:val="Texto independiente 2 Car"/>
    <w:basedOn w:val="Fuentedeprrafopredeter"/>
    <w:link w:val="Textoindependiente2"/>
    <w:rsid w:val="00F6030F"/>
    <w:rPr>
      <w:rFonts w:ascii="Times New Roman" w:eastAsia="Times New Roman" w:hAnsi="Times New Roman" w:cs="Times New Roman"/>
      <w:sz w:val="24"/>
      <w:szCs w:val="24"/>
      <w:lang w:val="es-ES" w:eastAsia="es-ES"/>
    </w:rPr>
  </w:style>
  <w:style w:type="paragraph" w:styleId="Sangra3detindependiente">
    <w:name w:val="Body Text Indent 3"/>
    <w:basedOn w:val="Normal"/>
    <w:link w:val="Sangra3detindependienteCar"/>
    <w:unhideWhenUsed/>
    <w:rsid w:val="00F6030F"/>
    <w:pPr>
      <w:spacing w:after="120" w:line="240" w:lineRule="auto"/>
      <w:ind w:left="283" w:firstLine="0"/>
    </w:pPr>
    <w:rPr>
      <w:rFonts w:ascii="Times New Roman" w:eastAsia="Times New Roman" w:hAnsi="Times New Roman" w:cs="Times New Roman"/>
      <w:color w:val="auto"/>
      <w:sz w:val="16"/>
      <w:szCs w:val="16"/>
      <w:lang w:val="es-ES" w:eastAsia="es-ES"/>
    </w:rPr>
  </w:style>
  <w:style w:type="character" w:customStyle="1" w:styleId="Sangra3detindependienteCar">
    <w:name w:val="Sangría 3 de t. independiente Car"/>
    <w:basedOn w:val="Fuentedeprrafopredeter"/>
    <w:link w:val="Sangra3detindependiente"/>
    <w:rsid w:val="00F6030F"/>
    <w:rPr>
      <w:rFonts w:ascii="Times New Roman" w:eastAsia="Times New Roman" w:hAnsi="Times New Roman" w:cs="Times New Roman"/>
      <w:sz w:val="16"/>
      <w:szCs w:val="16"/>
      <w:lang w:val="es-ES" w:eastAsia="es-ES"/>
    </w:rPr>
  </w:style>
  <w:style w:type="paragraph" w:styleId="Textonotapie">
    <w:name w:val="footnote text"/>
    <w:basedOn w:val="Normal"/>
    <w:link w:val="TextonotapieCar"/>
    <w:uiPriority w:val="99"/>
    <w:rsid w:val="00F6030F"/>
    <w:pPr>
      <w:spacing w:after="0" w:line="240" w:lineRule="auto"/>
      <w:ind w:left="0" w:firstLine="0"/>
    </w:pPr>
    <w:rPr>
      <w:rFonts w:ascii="Times New Roman" w:eastAsia="Times New Roman" w:hAnsi="Times New Roman" w:cs="Times New Roman"/>
      <w:color w:val="auto"/>
      <w:sz w:val="20"/>
      <w:szCs w:val="20"/>
      <w:lang w:val="es-ES" w:eastAsia="es-ES"/>
    </w:rPr>
  </w:style>
  <w:style w:type="character" w:customStyle="1" w:styleId="TextonotapieCar">
    <w:name w:val="Texto nota pie Car"/>
    <w:basedOn w:val="Fuentedeprrafopredeter"/>
    <w:link w:val="Textonotapie"/>
    <w:uiPriority w:val="99"/>
    <w:rsid w:val="00F6030F"/>
    <w:rPr>
      <w:rFonts w:ascii="Times New Roman" w:eastAsia="Times New Roman" w:hAnsi="Times New Roman" w:cs="Times New Roman"/>
      <w:sz w:val="20"/>
      <w:szCs w:val="20"/>
      <w:lang w:val="es-ES" w:eastAsia="es-ES"/>
    </w:rPr>
  </w:style>
  <w:style w:type="character" w:styleId="Refdenotaalpie">
    <w:name w:val="footnote reference"/>
    <w:uiPriority w:val="99"/>
    <w:rsid w:val="00F6030F"/>
    <w:rPr>
      <w:vertAlign w:val="superscript"/>
    </w:rPr>
  </w:style>
  <w:style w:type="character" w:styleId="Hipervnculovisitado">
    <w:name w:val="FollowedHyperlink"/>
    <w:uiPriority w:val="99"/>
    <w:rsid w:val="00F6030F"/>
    <w:rPr>
      <w:color w:val="800080"/>
      <w:u w:val="single"/>
    </w:rPr>
  </w:style>
  <w:style w:type="paragraph" w:customStyle="1" w:styleId="Prrafodelista2">
    <w:name w:val="Párrafo de lista2"/>
    <w:basedOn w:val="Normal"/>
    <w:rsid w:val="00F6030F"/>
    <w:pPr>
      <w:spacing w:after="200" w:line="276" w:lineRule="auto"/>
      <w:ind w:left="720" w:firstLine="0"/>
      <w:contextualSpacing/>
    </w:pPr>
    <w:rPr>
      <w:rFonts w:ascii="Calibri" w:eastAsia="Times New Roman" w:hAnsi="Calibri" w:cs="Times New Roman"/>
      <w:color w:val="auto"/>
      <w:sz w:val="22"/>
      <w:lang w:val="es-CO"/>
    </w:rPr>
  </w:style>
  <w:style w:type="character" w:styleId="Nmerodepgina">
    <w:name w:val="page number"/>
    <w:rsid w:val="00F6030F"/>
  </w:style>
  <w:style w:type="paragraph" w:customStyle="1" w:styleId="Textoindependiente31">
    <w:name w:val="Texto independiente 31"/>
    <w:basedOn w:val="Normal"/>
    <w:rsid w:val="00F6030F"/>
    <w:pPr>
      <w:spacing w:after="0" w:line="240" w:lineRule="auto"/>
      <w:ind w:left="0" w:firstLine="0"/>
      <w:jc w:val="both"/>
    </w:pPr>
    <w:rPr>
      <w:rFonts w:ascii="Palatino" w:eastAsia="Times New Roman" w:hAnsi="Palatino" w:cs="Times New Roman"/>
      <w:color w:val="auto"/>
      <w:szCs w:val="20"/>
      <w:lang w:eastAsia="es-ES"/>
    </w:rPr>
  </w:style>
  <w:style w:type="paragraph" w:customStyle="1" w:styleId="1">
    <w:name w:val="1"/>
    <w:rsid w:val="00F6030F"/>
    <w:pPr>
      <w:spacing w:after="0" w:line="240" w:lineRule="auto"/>
    </w:pPr>
    <w:rPr>
      <w:rFonts w:ascii="Times New Roman" w:eastAsia="Times New Roman" w:hAnsi="Times New Roman" w:cs="Times New Roman"/>
      <w:sz w:val="20"/>
      <w:szCs w:val="20"/>
      <w:lang w:val="es-CO" w:eastAsia="es-CO"/>
    </w:rPr>
  </w:style>
  <w:style w:type="character" w:customStyle="1" w:styleId="CarCar3">
    <w:name w:val="Car Car3"/>
    <w:rsid w:val="00F6030F"/>
    <w:rPr>
      <w:rFonts w:ascii="Arial" w:hAnsi="Arial" w:cs="Arial"/>
      <w:color w:val="FF0000"/>
    </w:rPr>
  </w:style>
  <w:style w:type="character" w:customStyle="1" w:styleId="apple-style-span">
    <w:name w:val="apple-style-span"/>
    <w:rsid w:val="00F6030F"/>
  </w:style>
  <w:style w:type="paragraph" w:customStyle="1" w:styleId="ecmsobodytext">
    <w:name w:val="ec_msobodytext"/>
    <w:basedOn w:val="Normal"/>
    <w:rsid w:val="00F6030F"/>
    <w:pPr>
      <w:spacing w:after="324" w:line="240" w:lineRule="auto"/>
      <w:ind w:left="0" w:firstLine="0"/>
    </w:pPr>
    <w:rPr>
      <w:rFonts w:ascii="Times New Roman" w:eastAsia="Times New Roman" w:hAnsi="Times New Roman" w:cs="Times New Roman"/>
      <w:color w:val="auto"/>
      <w:szCs w:val="24"/>
      <w:lang w:val="es-ES" w:eastAsia="es-ES"/>
    </w:rPr>
  </w:style>
  <w:style w:type="paragraph" w:customStyle="1" w:styleId="Tablaweb31">
    <w:name w:val="Tabla web 31"/>
    <w:basedOn w:val="Normal"/>
    <w:rsid w:val="00F6030F"/>
    <w:pPr>
      <w:spacing w:after="0" w:line="240" w:lineRule="auto"/>
      <w:ind w:left="0" w:firstLine="0"/>
    </w:pPr>
    <w:rPr>
      <w:rFonts w:ascii="Times New Roman" w:eastAsia="Times New Roman" w:hAnsi="Times New Roman" w:cs="Times New Roman"/>
      <w:color w:val="auto"/>
      <w:szCs w:val="24"/>
      <w:lang w:val="es-ES" w:eastAsia="es-ES"/>
    </w:rPr>
  </w:style>
  <w:style w:type="table" w:styleId="Tablaweb3">
    <w:name w:val="Table Web 3"/>
    <w:basedOn w:val="Tablanormal"/>
    <w:uiPriority w:val="99"/>
    <w:semiHidden/>
    <w:unhideWhenUsed/>
    <w:rsid w:val="00F6030F"/>
    <w:pPr>
      <w:spacing w:after="0" w:line="240" w:lineRule="auto"/>
    </w:pPr>
    <w:rPr>
      <w:rFonts w:ascii="Times New Roman" w:eastAsia="Times New Roman" w:hAnsi="Times New Roman" w:cs="Times New Roman"/>
      <w:sz w:val="20"/>
      <w:szCs w:val="20"/>
    </w:r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Cuadrculavistosa-nfasis6">
    <w:name w:val="Colorful Grid Accent 6"/>
    <w:basedOn w:val="Tablanormal"/>
    <w:uiPriority w:val="73"/>
    <w:rsid w:val="00F6030F"/>
    <w:pPr>
      <w:spacing w:after="0" w:line="240" w:lineRule="auto"/>
    </w:pPr>
    <w:rPr>
      <w:rFonts w:ascii="Calibri" w:eastAsia="Calibri" w:hAnsi="Calibri" w:cs="Times New Roman"/>
      <w:color w:val="000000"/>
    </w:rPr>
    <w:tblPr>
      <w:tblStyleRowBandSize w:val="1"/>
      <w:tblStyleColBandSize w:val="1"/>
      <w:tblInd w:w="0" w:type="dxa"/>
      <w:tblBorders>
        <w:insideH w:val="single" w:sz="4" w:space="0" w:color="FFFFFF"/>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Textodenotaalfinal">
    <w:name w:val="Texto de nota al final"/>
    <w:basedOn w:val="Normal"/>
    <w:rsid w:val="00F6030F"/>
    <w:pPr>
      <w:widowControl w:val="0"/>
      <w:suppressAutoHyphens/>
      <w:spacing w:after="0" w:line="240" w:lineRule="auto"/>
      <w:ind w:left="0" w:firstLine="0"/>
    </w:pPr>
    <w:rPr>
      <w:rFonts w:ascii="Courier New" w:eastAsia="Times New Roman" w:hAnsi="Courier New" w:cs="Times New Roman"/>
      <w:color w:val="auto"/>
      <w:szCs w:val="20"/>
      <w:lang w:val="es-ES" w:eastAsia="es-CO"/>
    </w:rPr>
  </w:style>
  <w:style w:type="character" w:styleId="nfasis">
    <w:name w:val="Emphasis"/>
    <w:qFormat/>
    <w:rsid w:val="00F6030F"/>
    <w:rPr>
      <w:i/>
      <w:iCs/>
    </w:rPr>
  </w:style>
  <w:style w:type="character" w:customStyle="1" w:styleId="FontStyle36">
    <w:name w:val="Font Style36"/>
    <w:rsid w:val="00F6030F"/>
    <w:rPr>
      <w:rFonts w:ascii="Arial" w:hAnsi="Arial" w:cs="Arial"/>
      <w:sz w:val="20"/>
      <w:szCs w:val="20"/>
    </w:rPr>
  </w:style>
  <w:style w:type="character" w:customStyle="1" w:styleId="apple-converted-space">
    <w:name w:val="apple-converted-space"/>
    <w:rsid w:val="00F6030F"/>
  </w:style>
  <w:style w:type="paragraph" w:customStyle="1" w:styleId="WW-Textoindependiente3">
    <w:name w:val="WW-Texto independiente 3"/>
    <w:basedOn w:val="Normal"/>
    <w:rsid w:val="00F6030F"/>
    <w:pPr>
      <w:suppressAutoHyphens/>
      <w:spacing w:after="0" w:line="240" w:lineRule="auto"/>
      <w:ind w:left="0" w:firstLine="0"/>
      <w:jc w:val="both"/>
    </w:pPr>
    <w:rPr>
      <w:rFonts w:ascii="Arial" w:eastAsia="Times New Roman" w:hAnsi="Arial" w:cs="Times New Roman"/>
      <w:spacing w:val="20"/>
      <w:sz w:val="22"/>
      <w:szCs w:val="20"/>
      <w:lang w:val="es-CO" w:eastAsia="es-ES"/>
    </w:rPr>
  </w:style>
  <w:style w:type="character" w:customStyle="1" w:styleId="TextoindependienteCar1">
    <w:name w:val="Texto independiente Car1"/>
    <w:uiPriority w:val="99"/>
    <w:semiHidden/>
    <w:rsid w:val="00F6030F"/>
    <w:rPr>
      <w:rFonts w:ascii="Times New Roman" w:eastAsia="Times New Roman" w:hAnsi="Times New Roman" w:cs="Times New Roman"/>
      <w:sz w:val="24"/>
      <w:szCs w:val="24"/>
      <w:lang w:eastAsia="es-ES"/>
    </w:rPr>
  </w:style>
  <w:style w:type="character" w:customStyle="1" w:styleId="Textoindependiente2Car1">
    <w:name w:val="Texto independiente 2 Car1"/>
    <w:uiPriority w:val="99"/>
    <w:semiHidden/>
    <w:rsid w:val="00F6030F"/>
    <w:rPr>
      <w:rFonts w:ascii="Times New Roman" w:eastAsia="Times New Roman" w:hAnsi="Times New Roman" w:cs="Times New Roman"/>
      <w:sz w:val="24"/>
      <w:szCs w:val="24"/>
      <w:lang w:eastAsia="es-ES"/>
    </w:rPr>
  </w:style>
  <w:style w:type="character" w:customStyle="1" w:styleId="Textoindependiente3Car1">
    <w:name w:val="Texto independiente 3 Car1"/>
    <w:uiPriority w:val="99"/>
    <w:semiHidden/>
    <w:rsid w:val="00F6030F"/>
    <w:rPr>
      <w:rFonts w:ascii="Times New Roman" w:eastAsia="Times New Roman" w:hAnsi="Times New Roman" w:cs="Times New Roman"/>
      <w:sz w:val="16"/>
      <w:szCs w:val="16"/>
      <w:lang w:eastAsia="es-ES"/>
    </w:rPr>
  </w:style>
  <w:style w:type="character" w:customStyle="1" w:styleId="EncabezadoCar1">
    <w:name w:val="Encabezado Car1"/>
    <w:uiPriority w:val="99"/>
    <w:semiHidden/>
    <w:rsid w:val="00F6030F"/>
    <w:rPr>
      <w:rFonts w:ascii="Times New Roman" w:eastAsia="Times New Roman" w:hAnsi="Times New Roman" w:cs="Times New Roman"/>
      <w:sz w:val="24"/>
      <w:szCs w:val="24"/>
      <w:lang w:eastAsia="es-ES"/>
    </w:rPr>
  </w:style>
  <w:style w:type="character" w:customStyle="1" w:styleId="PiedepginaCar1">
    <w:name w:val="Pie de página Car1"/>
    <w:uiPriority w:val="99"/>
    <w:semiHidden/>
    <w:rsid w:val="00F6030F"/>
    <w:rPr>
      <w:rFonts w:ascii="Times New Roman" w:eastAsia="Times New Roman" w:hAnsi="Times New Roman" w:cs="Times New Roman"/>
      <w:sz w:val="24"/>
      <w:szCs w:val="24"/>
      <w:lang w:eastAsia="es-ES"/>
    </w:rPr>
  </w:style>
  <w:style w:type="paragraph" w:customStyle="1" w:styleId="font5">
    <w:name w:val="font5"/>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font6">
    <w:name w:val="font6"/>
    <w:basedOn w:val="Normal"/>
    <w:rsid w:val="00F6030F"/>
    <w:pPr>
      <w:spacing w:before="100" w:beforeAutospacing="1" w:after="100" w:afterAutospacing="1" w:line="240" w:lineRule="auto"/>
      <w:ind w:left="0" w:firstLine="0"/>
    </w:pPr>
    <w:rPr>
      <w:rFonts w:ascii="Times New Roman" w:eastAsia="Times New Roman" w:hAnsi="Times New Roman" w:cs="Times New Roman"/>
      <w:b/>
      <w:bCs/>
      <w:color w:val="FF0000"/>
      <w:sz w:val="20"/>
      <w:szCs w:val="20"/>
      <w:lang w:val="es-CO" w:eastAsia="es-CO"/>
    </w:rPr>
  </w:style>
  <w:style w:type="paragraph" w:customStyle="1" w:styleId="xl894">
    <w:name w:val="xl894"/>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895">
    <w:name w:val="xl895"/>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896">
    <w:name w:val="xl896"/>
    <w:basedOn w:val="Normal"/>
    <w:rsid w:val="00F6030F"/>
    <w:pPr>
      <w:pBdr>
        <w:top w:val="single" w:sz="4" w:space="0" w:color="auto"/>
        <w:left w:val="single" w:sz="4" w:space="0" w:color="auto"/>
        <w:bottom w:val="single" w:sz="4"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897">
    <w:name w:val="xl897"/>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898">
    <w:name w:val="xl898"/>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00CCFF"/>
      <w:sz w:val="20"/>
      <w:szCs w:val="20"/>
      <w:lang w:val="es-CO" w:eastAsia="es-CO"/>
    </w:rPr>
  </w:style>
  <w:style w:type="paragraph" w:customStyle="1" w:styleId="xl899">
    <w:name w:val="xl899"/>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00">
    <w:name w:val="xl900"/>
    <w:basedOn w:val="Normal"/>
    <w:rsid w:val="00F6030F"/>
    <w:pPr>
      <w:pBdr>
        <w:top w:val="single" w:sz="4" w:space="0" w:color="auto"/>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01">
    <w:name w:val="xl901"/>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902">
    <w:name w:val="xl902"/>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03">
    <w:name w:val="xl903"/>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04">
    <w:name w:val="xl904"/>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05">
    <w:name w:val="xl905"/>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06">
    <w:name w:val="xl906"/>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07">
    <w:name w:val="xl907"/>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08">
    <w:name w:val="xl90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09">
    <w:name w:val="xl90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10">
    <w:name w:val="xl910"/>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1">
    <w:name w:val="xl91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12">
    <w:name w:val="xl912"/>
    <w:basedOn w:val="Normal"/>
    <w:rsid w:val="00F6030F"/>
    <w:pPr>
      <w:pBdr>
        <w:top w:val="single" w:sz="8" w:space="0" w:color="auto"/>
        <w:bottom w:val="single" w:sz="8"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13">
    <w:name w:val="xl91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4">
    <w:name w:val="xl914"/>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915">
    <w:name w:val="xl915"/>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6">
    <w:name w:val="xl916"/>
    <w:basedOn w:val="Normal"/>
    <w:rsid w:val="00F6030F"/>
    <w:pPr>
      <w:pBdr>
        <w:left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7">
    <w:name w:val="xl917"/>
    <w:basedOn w:val="Normal"/>
    <w:rsid w:val="00F6030F"/>
    <w:pPr>
      <w:pBdr>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8">
    <w:name w:val="xl918"/>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19">
    <w:name w:val="xl919"/>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20">
    <w:name w:val="xl920"/>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1">
    <w:name w:val="xl921"/>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2">
    <w:name w:val="xl922"/>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3">
    <w:name w:val="xl923"/>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4">
    <w:name w:val="xl924"/>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5">
    <w:name w:val="xl925"/>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26">
    <w:name w:val="xl926"/>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27">
    <w:name w:val="xl927"/>
    <w:basedOn w:val="Normal"/>
    <w:rsid w:val="00F6030F"/>
    <w:pPr>
      <w:pBdr>
        <w:top w:val="single" w:sz="4" w:space="0" w:color="auto"/>
        <w:left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28">
    <w:name w:val="xl928"/>
    <w:basedOn w:val="Normal"/>
    <w:rsid w:val="00F6030F"/>
    <w:pPr>
      <w:pBdr>
        <w:top w:val="single" w:sz="8" w:space="0" w:color="auto"/>
        <w:left w:val="single" w:sz="8" w:space="0" w:color="auto"/>
        <w:bottom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29">
    <w:name w:val="xl929"/>
    <w:basedOn w:val="Normal"/>
    <w:rsid w:val="00F6030F"/>
    <w:pPr>
      <w:pBdr>
        <w:top w:val="single" w:sz="8" w:space="0" w:color="auto"/>
        <w:bottom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30">
    <w:name w:val="xl930"/>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Cs w:val="24"/>
      <w:lang w:val="es-CO" w:eastAsia="es-CO"/>
    </w:rPr>
  </w:style>
  <w:style w:type="paragraph" w:customStyle="1" w:styleId="xl931">
    <w:name w:val="xl931"/>
    <w:basedOn w:val="Normal"/>
    <w:rsid w:val="00F6030F"/>
    <w:pPr>
      <w:pBdr>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2">
    <w:name w:val="xl932"/>
    <w:basedOn w:val="Normal"/>
    <w:rsid w:val="00F6030F"/>
    <w:pPr>
      <w:pBdr>
        <w:left w:val="single" w:sz="4" w:space="0" w:color="auto"/>
        <w:bottom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3">
    <w:name w:val="xl933"/>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4">
    <w:name w:val="xl934"/>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5">
    <w:name w:val="xl935"/>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36">
    <w:name w:val="xl936"/>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37">
    <w:name w:val="xl93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38">
    <w:name w:val="xl93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39">
    <w:name w:val="xl939"/>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40">
    <w:name w:val="xl940"/>
    <w:basedOn w:val="Normal"/>
    <w:rsid w:val="00F6030F"/>
    <w:pPr>
      <w:pBdr>
        <w:top w:val="single" w:sz="4" w:space="0" w:color="auto"/>
        <w:left w:val="single" w:sz="4" w:space="0" w:color="auto"/>
        <w:right w:val="single" w:sz="8"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41">
    <w:name w:val="xl941"/>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2">
    <w:name w:val="xl942"/>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3">
    <w:name w:val="xl943"/>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4">
    <w:name w:val="xl944"/>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5">
    <w:name w:val="xl945"/>
    <w:basedOn w:val="Normal"/>
    <w:rsid w:val="00F6030F"/>
    <w:pPr>
      <w:spacing w:before="100" w:beforeAutospacing="1" w:after="100" w:afterAutospacing="1" w:line="240" w:lineRule="auto"/>
      <w:ind w:left="0" w:firstLine="0"/>
    </w:pPr>
    <w:rPr>
      <w:rFonts w:ascii="Times New Roman" w:eastAsia="Times New Roman" w:hAnsi="Times New Roman" w:cs="Times New Roman"/>
      <w:color w:val="00CCFF"/>
      <w:sz w:val="20"/>
      <w:szCs w:val="20"/>
      <w:lang w:val="es-CO" w:eastAsia="es-CO"/>
    </w:rPr>
  </w:style>
  <w:style w:type="paragraph" w:customStyle="1" w:styleId="xl946">
    <w:name w:val="xl946"/>
    <w:basedOn w:val="Normal"/>
    <w:rsid w:val="00F6030F"/>
    <w:pP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47">
    <w:name w:val="xl94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48">
    <w:name w:val="xl94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49">
    <w:name w:val="xl949"/>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0">
    <w:name w:val="xl950"/>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51">
    <w:name w:val="xl951"/>
    <w:basedOn w:val="Normal"/>
    <w:rsid w:val="00F6030F"/>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2">
    <w:name w:val="xl952"/>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3">
    <w:name w:val="xl953"/>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4">
    <w:name w:val="xl954"/>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955">
    <w:name w:val="xl955"/>
    <w:basedOn w:val="Normal"/>
    <w:rsid w:val="00F6030F"/>
    <w:pPr>
      <w:pBdr>
        <w:top w:val="single" w:sz="8" w:space="0" w:color="auto"/>
        <w:bottom w:val="single" w:sz="8"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56">
    <w:name w:val="xl956"/>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57">
    <w:name w:val="xl957"/>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FF0000"/>
      <w:sz w:val="20"/>
      <w:szCs w:val="20"/>
      <w:lang w:val="es-CO" w:eastAsia="es-CO"/>
    </w:rPr>
  </w:style>
  <w:style w:type="paragraph" w:customStyle="1" w:styleId="xl958">
    <w:name w:val="xl95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959">
    <w:name w:val="xl95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60">
    <w:name w:val="xl960"/>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1">
    <w:name w:val="xl961"/>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2">
    <w:name w:val="xl962"/>
    <w:basedOn w:val="Normal"/>
    <w:rsid w:val="00F6030F"/>
    <w:pP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63">
    <w:name w:val="xl963"/>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4">
    <w:name w:val="xl964"/>
    <w:basedOn w:val="Normal"/>
    <w:rsid w:val="00F6030F"/>
    <w:pP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65">
    <w:name w:val="xl965"/>
    <w:basedOn w:val="Normal"/>
    <w:rsid w:val="00F6030F"/>
    <w:pP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66">
    <w:name w:val="xl966"/>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67">
    <w:name w:val="xl967"/>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968">
    <w:name w:val="xl968"/>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69">
    <w:name w:val="xl969"/>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16"/>
      <w:szCs w:val="16"/>
      <w:lang w:val="es-CO" w:eastAsia="es-CO"/>
    </w:rPr>
  </w:style>
  <w:style w:type="paragraph" w:customStyle="1" w:styleId="xl970">
    <w:name w:val="xl970"/>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1">
    <w:name w:val="xl971"/>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2">
    <w:name w:val="xl972"/>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both"/>
    </w:pPr>
    <w:rPr>
      <w:rFonts w:ascii="Times New Roman" w:eastAsia="Times New Roman" w:hAnsi="Times New Roman" w:cs="Times New Roman"/>
      <w:color w:val="auto"/>
      <w:sz w:val="20"/>
      <w:szCs w:val="20"/>
      <w:lang w:val="es-CO" w:eastAsia="es-CO"/>
    </w:rPr>
  </w:style>
  <w:style w:type="paragraph" w:customStyle="1" w:styleId="xl973">
    <w:name w:val="xl97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74">
    <w:name w:val="xl974"/>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Cs w:val="24"/>
      <w:lang w:val="es-CO" w:eastAsia="es-CO"/>
    </w:rPr>
  </w:style>
  <w:style w:type="paragraph" w:customStyle="1" w:styleId="xl975">
    <w:name w:val="xl975"/>
    <w:basedOn w:val="Normal"/>
    <w:rsid w:val="00F6030F"/>
    <w:pPr>
      <w:pBdr>
        <w:top w:val="single" w:sz="4" w:space="0" w:color="auto"/>
        <w:left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976">
    <w:name w:val="xl976"/>
    <w:basedOn w:val="Normal"/>
    <w:rsid w:val="00F6030F"/>
    <w:pPr>
      <w:pBdr>
        <w:top w:val="single" w:sz="4" w:space="0" w:color="auto"/>
        <w:left w:val="single" w:sz="8"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77">
    <w:name w:val="xl977"/>
    <w:basedOn w:val="Normal"/>
    <w:rsid w:val="00F6030F"/>
    <w:pPr>
      <w:pBdr>
        <w:top w:val="single" w:sz="8" w:space="0" w:color="auto"/>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78">
    <w:name w:val="xl978"/>
    <w:basedOn w:val="Normal"/>
    <w:rsid w:val="00F6030F"/>
    <w:pPr>
      <w:pBdr>
        <w:top w:val="single" w:sz="8" w:space="0" w:color="auto"/>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79">
    <w:name w:val="xl979"/>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0">
    <w:name w:val="xl980"/>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1">
    <w:name w:val="xl981"/>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2">
    <w:name w:val="xl982"/>
    <w:basedOn w:val="Normal"/>
    <w:rsid w:val="00F6030F"/>
    <w:pPr>
      <w:pBdr>
        <w:top w:val="single" w:sz="8" w:space="0" w:color="auto"/>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3">
    <w:name w:val="xl983"/>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84">
    <w:name w:val="xl984"/>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85">
    <w:name w:val="xl985"/>
    <w:basedOn w:val="Normal"/>
    <w:rsid w:val="00F6030F"/>
    <w:pPr>
      <w:pBdr>
        <w:top w:val="single" w:sz="4" w:space="0" w:color="auto"/>
        <w:left w:val="single" w:sz="8" w:space="0" w:color="auto"/>
        <w:bottom w:val="single" w:sz="8"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86">
    <w:name w:val="xl986"/>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7">
    <w:name w:val="xl987"/>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88">
    <w:name w:val="xl988"/>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89">
    <w:name w:val="xl989"/>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0">
    <w:name w:val="xl990"/>
    <w:basedOn w:val="Normal"/>
    <w:rsid w:val="00F6030F"/>
    <w:pPr>
      <w:pBdr>
        <w:top w:val="single" w:sz="4" w:space="0" w:color="auto"/>
        <w:left w:val="single" w:sz="4" w:space="0" w:color="auto"/>
        <w:bottom w:val="single" w:sz="8"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991">
    <w:name w:val="xl991"/>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92">
    <w:name w:val="xl992"/>
    <w:basedOn w:val="Normal"/>
    <w:rsid w:val="00F6030F"/>
    <w:pPr>
      <w:pBdr>
        <w:left w:val="single" w:sz="8"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993">
    <w:name w:val="xl993"/>
    <w:basedOn w:val="Normal"/>
    <w:rsid w:val="00F6030F"/>
    <w:pPr>
      <w:pBdr>
        <w:left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4">
    <w:name w:val="xl994"/>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5">
    <w:name w:val="xl995"/>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96">
    <w:name w:val="xl996"/>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997">
    <w:name w:val="xl997"/>
    <w:basedOn w:val="Normal"/>
    <w:rsid w:val="00F6030F"/>
    <w:pPr>
      <w:pBdr>
        <w:left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998">
    <w:name w:val="xl998"/>
    <w:basedOn w:val="Normal"/>
    <w:rsid w:val="00F6030F"/>
    <w:pPr>
      <w:pBdr>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999">
    <w:name w:val="xl999"/>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00">
    <w:name w:val="xl1000"/>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01">
    <w:name w:val="xl100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2">
    <w:name w:val="xl1002"/>
    <w:basedOn w:val="Normal"/>
    <w:rsid w:val="00F6030F"/>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1003">
    <w:name w:val="xl1003"/>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4">
    <w:name w:val="xl1004"/>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5">
    <w:name w:val="xl1005"/>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06">
    <w:name w:val="xl1006"/>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07">
    <w:name w:val="xl1007"/>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8">
    <w:name w:val="xl1008"/>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09">
    <w:name w:val="xl1009"/>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0">
    <w:name w:val="xl1010"/>
    <w:basedOn w:val="Normal"/>
    <w:rsid w:val="00F6030F"/>
    <w:pPr>
      <w:pBdr>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1">
    <w:name w:val="xl1011"/>
    <w:basedOn w:val="Normal"/>
    <w:rsid w:val="00F6030F"/>
    <w:pPr>
      <w:pBdr>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12">
    <w:name w:val="xl101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3">
    <w:name w:val="xl101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4">
    <w:name w:val="xl1014"/>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4F81BD"/>
      <w:sz w:val="20"/>
      <w:szCs w:val="20"/>
      <w:lang w:val="es-CO" w:eastAsia="es-CO"/>
    </w:rPr>
  </w:style>
  <w:style w:type="paragraph" w:customStyle="1" w:styleId="xl1015">
    <w:name w:val="xl1015"/>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6">
    <w:name w:val="xl1016"/>
    <w:basedOn w:val="Normal"/>
    <w:rsid w:val="00F6030F"/>
    <w:pPr>
      <w:pBdr>
        <w:top w:val="single" w:sz="4" w:space="0" w:color="auto"/>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7">
    <w:name w:val="xl1017"/>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18">
    <w:name w:val="xl1018"/>
    <w:basedOn w:val="Normal"/>
    <w:rsid w:val="00F6030F"/>
    <w:pPr>
      <w:pBdr>
        <w:top w:val="single" w:sz="8" w:space="0" w:color="auto"/>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19">
    <w:name w:val="xl1019"/>
    <w:basedOn w:val="Normal"/>
    <w:rsid w:val="00F6030F"/>
    <w:pPr>
      <w:pBdr>
        <w:top w:val="single" w:sz="4" w:space="0" w:color="auto"/>
        <w:left w:val="single" w:sz="4" w:space="0" w:color="auto"/>
        <w:bottom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20">
    <w:name w:val="xl1020"/>
    <w:basedOn w:val="Normal"/>
    <w:rsid w:val="00F6030F"/>
    <w:pPr>
      <w:pBdr>
        <w:left w:val="single" w:sz="4" w:space="0" w:color="auto"/>
      </w:pBdr>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21">
    <w:name w:val="xl102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pPr>
    <w:rPr>
      <w:rFonts w:ascii="Times New Roman" w:eastAsia="Times New Roman" w:hAnsi="Times New Roman" w:cs="Times New Roman"/>
      <w:sz w:val="20"/>
      <w:szCs w:val="20"/>
      <w:lang w:val="es-CO" w:eastAsia="es-CO"/>
    </w:rPr>
  </w:style>
  <w:style w:type="paragraph" w:customStyle="1" w:styleId="xl1022">
    <w:name w:val="xl102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3">
    <w:name w:val="xl102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4">
    <w:name w:val="xl1024"/>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25">
    <w:name w:val="xl1025"/>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26">
    <w:name w:val="xl1026"/>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27">
    <w:name w:val="xl1027"/>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right"/>
      <w:textAlignment w:val="center"/>
    </w:pPr>
    <w:rPr>
      <w:rFonts w:ascii="Times New Roman" w:eastAsia="Times New Roman" w:hAnsi="Times New Roman" w:cs="Times New Roman"/>
      <w:color w:val="auto"/>
      <w:sz w:val="20"/>
      <w:szCs w:val="20"/>
      <w:lang w:val="es-CO" w:eastAsia="es-CO"/>
    </w:rPr>
  </w:style>
  <w:style w:type="paragraph" w:customStyle="1" w:styleId="xl1028">
    <w:name w:val="xl1028"/>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29">
    <w:name w:val="xl1029"/>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0">
    <w:name w:val="xl1030"/>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31">
    <w:name w:val="xl1031"/>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32">
    <w:name w:val="xl1032"/>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33">
    <w:name w:val="xl1033"/>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34">
    <w:name w:val="xl1034"/>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5">
    <w:name w:val="xl1035"/>
    <w:basedOn w:val="Normal"/>
    <w:rsid w:val="00F6030F"/>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firstLine="0"/>
      <w:textAlignment w:val="center"/>
    </w:pPr>
    <w:rPr>
      <w:rFonts w:ascii="Times New Roman" w:eastAsia="Times New Roman" w:hAnsi="Times New Roman" w:cs="Times New Roman"/>
      <w:color w:val="auto"/>
      <w:szCs w:val="24"/>
      <w:lang w:val="es-CO" w:eastAsia="es-CO"/>
    </w:rPr>
  </w:style>
  <w:style w:type="paragraph" w:customStyle="1" w:styleId="xl1036">
    <w:name w:val="xl1036"/>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37">
    <w:name w:val="xl1037"/>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38">
    <w:name w:val="xl1038"/>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39">
    <w:name w:val="xl1039"/>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0">
    <w:name w:val="xl1040"/>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41">
    <w:name w:val="xl1041"/>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 w:val="20"/>
      <w:szCs w:val="20"/>
      <w:lang w:val="es-CO" w:eastAsia="es-CO"/>
    </w:rPr>
  </w:style>
  <w:style w:type="paragraph" w:customStyle="1" w:styleId="xl1042">
    <w:name w:val="xl1042"/>
    <w:basedOn w:val="Normal"/>
    <w:rsid w:val="00F6030F"/>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3">
    <w:name w:val="xl1043"/>
    <w:basedOn w:val="Normal"/>
    <w:rsid w:val="00F6030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4">
    <w:name w:val="xl1044"/>
    <w:basedOn w:val="Normal"/>
    <w:rsid w:val="00F6030F"/>
    <w:pPr>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line="240" w:lineRule="auto"/>
      <w:ind w:left="0" w:firstLine="0"/>
    </w:pPr>
    <w:rPr>
      <w:rFonts w:ascii="Times New Roman" w:eastAsia="Times New Roman" w:hAnsi="Times New Roman" w:cs="Times New Roman"/>
      <w:color w:val="auto"/>
      <w:szCs w:val="24"/>
      <w:lang w:val="es-CO" w:eastAsia="es-CO"/>
    </w:rPr>
  </w:style>
  <w:style w:type="paragraph" w:customStyle="1" w:styleId="xl1045">
    <w:name w:val="xl1045"/>
    <w:basedOn w:val="Normal"/>
    <w:rsid w:val="00F6030F"/>
    <w:pPr>
      <w:pBdr>
        <w:top w:val="single" w:sz="4" w:space="0" w:color="auto"/>
        <w:left w:val="single" w:sz="8" w:space="0" w:color="auto"/>
        <w:bottom w:val="single" w:sz="4" w:space="0" w:color="auto"/>
        <w:right w:val="single" w:sz="4" w:space="0" w:color="auto"/>
      </w:pBdr>
      <w:shd w:val="clear" w:color="000000" w:fill="16365C"/>
      <w:spacing w:before="100" w:beforeAutospacing="1" w:after="100" w:afterAutospacing="1" w:line="240" w:lineRule="auto"/>
      <w:ind w:left="0" w:firstLine="0"/>
      <w:jc w:val="center"/>
    </w:pPr>
    <w:rPr>
      <w:rFonts w:ascii="Times New Roman" w:eastAsia="Times New Roman" w:hAnsi="Times New Roman" w:cs="Times New Roman"/>
      <w:color w:val="auto"/>
      <w:sz w:val="20"/>
      <w:szCs w:val="20"/>
      <w:lang w:val="es-CO" w:eastAsia="es-CO"/>
    </w:rPr>
  </w:style>
  <w:style w:type="paragraph" w:customStyle="1" w:styleId="xl1046">
    <w:name w:val="xl1046"/>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7">
    <w:name w:val="xl1047"/>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48">
    <w:name w:val="xl1048"/>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49">
    <w:name w:val="xl1049"/>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auto"/>
      <w:sz w:val="20"/>
      <w:szCs w:val="20"/>
      <w:lang w:val="es-CO" w:eastAsia="es-CO"/>
    </w:rPr>
  </w:style>
  <w:style w:type="paragraph" w:customStyle="1" w:styleId="xl1050">
    <w:name w:val="xl1050"/>
    <w:basedOn w:val="Normal"/>
    <w:rsid w:val="00F6030F"/>
    <w:pPr>
      <w:pBdr>
        <w:top w:val="single" w:sz="4" w:space="0" w:color="auto"/>
        <w:left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51">
    <w:name w:val="xl1051"/>
    <w:basedOn w:val="Normal"/>
    <w:rsid w:val="00F6030F"/>
    <w:pPr>
      <w:pBdr>
        <w:top w:val="single" w:sz="4" w:space="0" w:color="auto"/>
        <w:left w:val="single" w:sz="4" w:space="0" w:color="auto"/>
        <w:bottom w:val="single" w:sz="4" w:space="0" w:color="auto"/>
        <w:right w:val="single" w:sz="4" w:space="0" w:color="auto"/>
      </w:pBdr>
      <w:shd w:val="clear" w:color="000000" w:fill="16365C"/>
      <w:spacing w:before="100" w:beforeAutospacing="1" w:after="100" w:afterAutospacing="1" w:line="240" w:lineRule="auto"/>
      <w:ind w:left="0" w:firstLine="0"/>
      <w:textAlignment w:val="center"/>
    </w:pPr>
    <w:rPr>
      <w:rFonts w:ascii="Times New Roman" w:eastAsia="Times New Roman" w:hAnsi="Times New Roman" w:cs="Times New Roman"/>
      <w:color w:val="FF0000"/>
      <w:sz w:val="20"/>
      <w:szCs w:val="20"/>
      <w:lang w:val="es-CO" w:eastAsia="es-CO"/>
    </w:rPr>
  </w:style>
  <w:style w:type="paragraph" w:customStyle="1" w:styleId="xl1052">
    <w:name w:val="xl1052"/>
    <w:basedOn w:val="Normal"/>
    <w:rsid w:val="00F6030F"/>
    <w:pPr>
      <w:pBdr>
        <w:top w:val="single" w:sz="4" w:space="0" w:color="auto"/>
        <w:left w:val="single" w:sz="4" w:space="0" w:color="auto"/>
        <w:right w:val="single" w:sz="8" w:space="0" w:color="auto"/>
      </w:pBdr>
      <w:shd w:val="clear" w:color="000000" w:fill="16365C"/>
      <w:spacing w:before="100" w:beforeAutospacing="1" w:after="100" w:afterAutospacing="1" w:line="240" w:lineRule="auto"/>
      <w:ind w:left="0" w:firstLine="0"/>
    </w:pPr>
    <w:rPr>
      <w:rFonts w:ascii="Times New Roman" w:eastAsia="Times New Roman" w:hAnsi="Times New Roman" w:cs="Times New Roman"/>
      <w:color w:val="FF0000"/>
      <w:sz w:val="20"/>
      <w:szCs w:val="20"/>
      <w:lang w:val="es-CO" w:eastAsia="es-CO"/>
    </w:rPr>
  </w:style>
  <w:style w:type="paragraph" w:customStyle="1" w:styleId="xl1053">
    <w:name w:val="xl105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54">
    <w:name w:val="xl1054"/>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32"/>
      <w:szCs w:val="32"/>
      <w:lang w:val="es-CO" w:eastAsia="es-CO"/>
    </w:rPr>
  </w:style>
  <w:style w:type="paragraph" w:customStyle="1" w:styleId="xl1055">
    <w:name w:val="xl1055"/>
    <w:basedOn w:val="Normal"/>
    <w:rsid w:val="00F6030F"/>
    <w:pPr>
      <w:pBdr>
        <w:top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6">
    <w:name w:val="xl1056"/>
    <w:basedOn w:val="Normal"/>
    <w:rsid w:val="00F6030F"/>
    <w:pPr>
      <w:pBdr>
        <w:top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7">
    <w:name w:val="xl1057"/>
    <w:basedOn w:val="Normal"/>
    <w:rsid w:val="00F6030F"/>
    <w:pPr>
      <w:pBdr>
        <w:left w:val="single" w:sz="4" w:space="0" w:color="auto"/>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8">
    <w:name w:val="xl1058"/>
    <w:basedOn w:val="Normal"/>
    <w:rsid w:val="00F6030F"/>
    <w:pPr>
      <w:pBdr>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59">
    <w:name w:val="xl1059"/>
    <w:basedOn w:val="Normal"/>
    <w:rsid w:val="00F6030F"/>
    <w:pPr>
      <w:pBdr>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32"/>
      <w:szCs w:val="32"/>
      <w:lang w:val="es-CO" w:eastAsia="es-CO"/>
    </w:rPr>
  </w:style>
  <w:style w:type="paragraph" w:customStyle="1" w:styleId="xl1060">
    <w:name w:val="xl1060"/>
    <w:basedOn w:val="Normal"/>
    <w:rsid w:val="00F6030F"/>
    <w:pPr>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1">
    <w:name w:val="xl1061"/>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2">
    <w:name w:val="xl1062"/>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63">
    <w:name w:val="xl1063"/>
    <w:basedOn w:val="Normal"/>
    <w:rsid w:val="00F6030F"/>
    <w:pPr>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4">
    <w:name w:val="xl1064"/>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5">
    <w:name w:val="xl1065"/>
    <w:basedOn w:val="Normal"/>
    <w:rsid w:val="00F6030F"/>
    <w:pPr>
      <w:pBdr>
        <w:top w:val="single" w:sz="4" w:space="0" w:color="auto"/>
        <w:lef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6">
    <w:name w:val="xl1066"/>
    <w:basedOn w:val="Normal"/>
    <w:rsid w:val="00F6030F"/>
    <w:pPr>
      <w:pBdr>
        <w:top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7">
    <w:name w:val="xl1067"/>
    <w:basedOn w:val="Normal"/>
    <w:rsid w:val="00F6030F"/>
    <w:pPr>
      <w:pBdr>
        <w:top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8">
    <w:name w:val="xl1068"/>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69">
    <w:name w:val="xl1069"/>
    <w:basedOn w:val="Normal"/>
    <w:rsid w:val="00F6030F"/>
    <w:pPr>
      <w:pBdr>
        <w:top w:val="single" w:sz="4" w:space="0" w:color="auto"/>
        <w:lef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0">
    <w:name w:val="xl1070"/>
    <w:basedOn w:val="Normal"/>
    <w:rsid w:val="00F6030F"/>
    <w:pPr>
      <w:pBdr>
        <w:top w:val="single" w:sz="4" w:space="0" w:color="auto"/>
        <w:left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1">
    <w:name w:val="xl1071"/>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2">
    <w:name w:val="xl1072"/>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073">
    <w:name w:val="xl1073"/>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074">
    <w:name w:val="xl1074"/>
    <w:basedOn w:val="Normal"/>
    <w:rsid w:val="00F6030F"/>
    <w:pPr>
      <w:pBdr>
        <w:top w:val="single" w:sz="4" w:space="0" w:color="auto"/>
        <w:left w:val="single" w:sz="8"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5">
    <w:name w:val="xl1075"/>
    <w:basedOn w:val="Normal"/>
    <w:rsid w:val="00F6030F"/>
    <w:pPr>
      <w:pBdr>
        <w:top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6">
    <w:name w:val="xl1076"/>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7">
    <w:name w:val="xl1077"/>
    <w:basedOn w:val="Normal"/>
    <w:rsid w:val="00F6030F"/>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8">
    <w:name w:val="xl1078"/>
    <w:basedOn w:val="Normal"/>
    <w:rsid w:val="00F6030F"/>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79">
    <w:name w:val="xl1079"/>
    <w:basedOn w:val="Normal"/>
    <w:rsid w:val="00F6030F"/>
    <w:pPr>
      <w:pBdr>
        <w:top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0">
    <w:name w:val="xl1080"/>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1">
    <w:name w:val="xl1081"/>
    <w:basedOn w:val="Normal"/>
    <w:rsid w:val="00F6030F"/>
    <w:pPr>
      <w:pBdr>
        <w:top w:val="single" w:sz="4" w:space="0" w:color="auto"/>
        <w:left w:val="single" w:sz="4" w:space="0" w:color="auto"/>
        <w:bottom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2">
    <w:name w:val="xl1082"/>
    <w:basedOn w:val="Normal"/>
    <w:rsid w:val="00F6030F"/>
    <w:pPr>
      <w:pBdr>
        <w:top w:val="single" w:sz="4" w:space="0" w:color="auto"/>
        <w:left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83">
    <w:name w:val="xl1083"/>
    <w:basedOn w:val="Normal"/>
    <w:rsid w:val="00F6030F"/>
    <w:pPr>
      <w:pBdr>
        <w:top w:val="single" w:sz="4" w:space="0" w:color="auto"/>
        <w:left w:val="single" w:sz="4"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084">
    <w:name w:val="xl1084"/>
    <w:basedOn w:val="Normal"/>
    <w:rsid w:val="00F6030F"/>
    <w:pPr>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085">
    <w:name w:val="xl1085"/>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6">
    <w:name w:val="xl1086"/>
    <w:basedOn w:val="Normal"/>
    <w:rsid w:val="00F6030F"/>
    <w:pPr>
      <w:pBdr>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7">
    <w:name w:val="xl1087"/>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8">
    <w:name w:val="xl1088"/>
    <w:basedOn w:val="Normal"/>
    <w:rsid w:val="00F6030F"/>
    <w:pPr>
      <w:pBdr>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89">
    <w:name w:val="xl1089"/>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90">
    <w:name w:val="xl1090"/>
    <w:basedOn w:val="Normal"/>
    <w:rsid w:val="00F6030F"/>
    <w:pPr>
      <w:pBdr>
        <w:left w:val="single" w:sz="4" w:space="0" w:color="auto"/>
        <w:bottom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091">
    <w:name w:val="xl1091"/>
    <w:basedOn w:val="Normal"/>
    <w:rsid w:val="00F6030F"/>
    <w:pPr>
      <w:pBdr>
        <w:lef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092">
    <w:name w:val="xl1092"/>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093">
    <w:name w:val="xl1093"/>
    <w:basedOn w:val="Normal"/>
    <w:rsid w:val="00F6030F"/>
    <w:pPr>
      <w:spacing w:before="100" w:beforeAutospacing="1" w:after="100" w:afterAutospacing="1" w:line="240" w:lineRule="auto"/>
      <w:ind w:left="0" w:firstLine="0"/>
      <w:jc w:val="center"/>
    </w:pPr>
    <w:rPr>
      <w:rFonts w:ascii="Times New Roman" w:eastAsia="Times New Roman" w:hAnsi="Times New Roman" w:cs="Times New Roman"/>
      <w:color w:val="auto"/>
      <w:szCs w:val="24"/>
      <w:lang w:val="es-CO" w:eastAsia="es-CO"/>
    </w:rPr>
  </w:style>
  <w:style w:type="paragraph" w:customStyle="1" w:styleId="xl1094">
    <w:name w:val="xl1094"/>
    <w:basedOn w:val="Normal"/>
    <w:rsid w:val="00F6030F"/>
    <w:pPr>
      <w:spacing w:before="100" w:beforeAutospacing="1" w:after="100" w:afterAutospacing="1" w:line="240" w:lineRule="auto"/>
      <w:ind w:left="0" w:firstLine="0"/>
      <w:jc w:val="center"/>
      <w:textAlignment w:val="top"/>
    </w:pPr>
    <w:rPr>
      <w:rFonts w:ascii="Times New Roman" w:eastAsia="Times New Roman" w:hAnsi="Times New Roman" w:cs="Times New Roman"/>
      <w:b/>
      <w:bCs/>
      <w:szCs w:val="24"/>
      <w:lang w:val="es-CO" w:eastAsia="es-CO"/>
    </w:rPr>
  </w:style>
  <w:style w:type="paragraph" w:customStyle="1" w:styleId="xl1095">
    <w:name w:val="xl1095"/>
    <w:basedOn w:val="Normal"/>
    <w:rsid w:val="00F6030F"/>
    <w:pPr>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line="240" w:lineRule="auto"/>
      <w:ind w:left="0" w:firstLine="0"/>
      <w:textAlignment w:val="top"/>
    </w:pPr>
    <w:rPr>
      <w:rFonts w:ascii="Times New Roman" w:eastAsia="Times New Roman" w:hAnsi="Times New Roman" w:cs="Times New Roman"/>
      <w:b/>
      <w:bCs/>
      <w:color w:val="auto"/>
      <w:sz w:val="20"/>
      <w:szCs w:val="20"/>
      <w:lang w:val="es-CO" w:eastAsia="es-CO"/>
    </w:rPr>
  </w:style>
  <w:style w:type="paragraph" w:customStyle="1" w:styleId="xl1096">
    <w:name w:val="xl1096"/>
    <w:basedOn w:val="Normal"/>
    <w:rsid w:val="00F6030F"/>
    <w:pPr>
      <w:pBdr>
        <w:top w:val="single" w:sz="8" w:space="0" w:color="auto"/>
        <w:bottom w:val="single" w:sz="4"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97">
    <w:name w:val="xl1097"/>
    <w:basedOn w:val="Normal"/>
    <w:rsid w:val="00F6030F"/>
    <w:pPr>
      <w:pBdr>
        <w:top w:val="single" w:sz="8"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098">
    <w:name w:val="xl1098"/>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099">
    <w:name w:val="xl1099"/>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100">
    <w:name w:val="xl1100"/>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28"/>
      <w:szCs w:val="28"/>
      <w:lang w:val="es-CO" w:eastAsia="es-CO"/>
    </w:rPr>
  </w:style>
  <w:style w:type="paragraph" w:customStyle="1" w:styleId="xl1101">
    <w:name w:val="xl1101"/>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2">
    <w:name w:val="xl1102"/>
    <w:basedOn w:val="Normal"/>
    <w:rsid w:val="00F6030F"/>
    <w:pPr>
      <w:pBdr>
        <w:top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3">
    <w:name w:val="xl1103"/>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00B050"/>
      <w:sz w:val="44"/>
      <w:szCs w:val="44"/>
      <w:lang w:val="es-CO" w:eastAsia="es-CO"/>
    </w:rPr>
  </w:style>
  <w:style w:type="paragraph" w:customStyle="1" w:styleId="xl1104">
    <w:name w:val="xl1104"/>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7030A0"/>
      <w:sz w:val="36"/>
      <w:szCs w:val="36"/>
      <w:lang w:val="es-CO" w:eastAsia="es-CO"/>
    </w:rPr>
  </w:style>
  <w:style w:type="paragraph" w:customStyle="1" w:styleId="xl1105">
    <w:name w:val="xl1105"/>
    <w:basedOn w:val="Normal"/>
    <w:rsid w:val="00F6030F"/>
    <w:pPr>
      <w:pBdr>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06">
    <w:name w:val="xl1106"/>
    <w:basedOn w:val="Normal"/>
    <w:rsid w:val="00F6030F"/>
    <w:pP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07">
    <w:name w:val="xl1107"/>
    <w:basedOn w:val="Normal"/>
    <w:rsid w:val="00F6030F"/>
    <w:pPr>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08">
    <w:name w:val="xl1108"/>
    <w:basedOn w:val="Normal"/>
    <w:rsid w:val="00F6030F"/>
    <w:pPr>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line="240" w:lineRule="auto"/>
      <w:ind w:left="0" w:firstLine="0"/>
    </w:pPr>
    <w:rPr>
      <w:rFonts w:ascii="Times New Roman" w:eastAsia="Times New Roman" w:hAnsi="Times New Roman" w:cs="Times New Roman"/>
      <w:b/>
      <w:bCs/>
      <w:color w:val="auto"/>
      <w:szCs w:val="24"/>
      <w:lang w:val="es-CO" w:eastAsia="es-CO"/>
    </w:rPr>
  </w:style>
  <w:style w:type="paragraph" w:customStyle="1" w:styleId="xl1109">
    <w:name w:val="xl1109"/>
    <w:basedOn w:val="Normal"/>
    <w:rsid w:val="00F6030F"/>
    <w:pPr>
      <w:pBdr>
        <w:top w:val="single" w:sz="8" w:space="0" w:color="auto"/>
        <w:left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110">
    <w:name w:val="xl1110"/>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11">
    <w:name w:val="xl1111"/>
    <w:basedOn w:val="Normal"/>
    <w:rsid w:val="00F6030F"/>
    <w:pPr>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line="240" w:lineRule="auto"/>
      <w:ind w:left="0" w:firstLine="0"/>
      <w:textAlignment w:val="center"/>
    </w:pPr>
    <w:rPr>
      <w:rFonts w:ascii="Times New Roman" w:eastAsia="Times New Roman" w:hAnsi="Times New Roman" w:cs="Times New Roman"/>
      <w:b/>
      <w:bCs/>
      <w:color w:val="auto"/>
      <w:sz w:val="20"/>
      <w:szCs w:val="20"/>
      <w:lang w:val="es-CO" w:eastAsia="es-CO"/>
    </w:rPr>
  </w:style>
  <w:style w:type="paragraph" w:customStyle="1" w:styleId="xl1112">
    <w:name w:val="xl1112"/>
    <w:basedOn w:val="Normal"/>
    <w:rsid w:val="00F6030F"/>
    <w:pPr>
      <w:pBdr>
        <w:top w:val="single" w:sz="8" w:space="0" w:color="auto"/>
        <w:lef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3">
    <w:name w:val="xl1113"/>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4">
    <w:name w:val="xl1114"/>
    <w:basedOn w:val="Normal"/>
    <w:rsid w:val="00F6030F"/>
    <w:pPr>
      <w:pBdr>
        <w:top w:val="single" w:sz="8"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xl1115">
    <w:name w:val="xl1115"/>
    <w:basedOn w:val="Normal"/>
    <w:rsid w:val="00F6030F"/>
    <w:pPr>
      <w:pBdr>
        <w:right w:val="single" w:sz="8" w:space="0" w:color="auto"/>
      </w:pBdr>
      <w:spacing w:before="100" w:beforeAutospacing="1" w:after="100" w:afterAutospacing="1" w:line="240" w:lineRule="auto"/>
      <w:ind w:left="0" w:firstLine="0"/>
      <w:jc w:val="center"/>
    </w:pPr>
    <w:rPr>
      <w:rFonts w:ascii="Times New Roman" w:eastAsia="Times New Roman" w:hAnsi="Times New Roman" w:cs="Times New Roman"/>
      <w:b/>
      <w:bCs/>
      <w:color w:val="auto"/>
      <w:sz w:val="20"/>
      <w:szCs w:val="20"/>
      <w:lang w:val="es-CO" w:eastAsia="es-CO"/>
    </w:rPr>
  </w:style>
  <w:style w:type="paragraph" w:customStyle="1" w:styleId="xl1116">
    <w:name w:val="xl1116"/>
    <w:basedOn w:val="Normal"/>
    <w:rsid w:val="00F6030F"/>
    <w:pPr>
      <w:pBdr>
        <w:top w:val="single" w:sz="8" w:space="0" w:color="auto"/>
        <w:lef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7">
    <w:name w:val="xl1117"/>
    <w:basedOn w:val="Normal"/>
    <w:rsid w:val="00F6030F"/>
    <w:pPr>
      <w:pBdr>
        <w:top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8">
    <w:name w:val="xl1118"/>
    <w:basedOn w:val="Normal"/>
    <w:rsid w:val="00F6030F"/>
    <w:pPr>
      <w:pBdr>
        <w:top w:val="single" w:sz="8"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4F81BD"/>
      <w:sz w:val="28"/>
      <w:szCs w:val="28"/>
      <w:lang w:val="es-CO" w:eastAsia="es-CO"/>
    </w:rPr>
  </w:style>
  <w:style w:type="paragraph" w:customStyle="1" w:styleId="xl1119">
    <w:name w:val="xl1119"/>
    <w:basedOn w:val="Normal"/>
    <w:rsid w:val="00F6030F"/>
    <w:pPr>
      <w:pBdr>
        <w:right w:val="single" w:sz="8" w:space="0" w:color="auto"/>
      </w:pBdr>
      <w:spacing w:before="100" w:beforeAutospacing="1" w:after="100" w:afterAutospacing="1" w:line="240" w:lineRule="auto"/>
      <w:ind w:left="0" w:firstLine="0"/>
      <w:jc w:val="center"/>
      <w:textAlignment w:val="top"/>
    </w:pPr>
    <w:rPr>
      <w:rFonts w:ascii="Times New Roman" w:eastAsia="Times New Roman" w:hAnsi="Times New Roman" w:cs="Times New Roman"/>
      <w:b/>
      <w:bCs/>
      <w:szCs w:val="24"/>
      <w:lang w:val="es-CO" w:eastAsia="es-CO"/>
    </w:rPr>
  </w:style>
  <w:style w:type="paragraph" w:customStyle="1" w:styleId="xl1120">
    <w:name w:val="xl1120"/>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1">
    <w:name w:val="xl1121"/>
    <w:basedOn w:val="Normal"/>
    <w:rsid w:val="00F6030F"/>
    <w:pPr>
      <w:pBdr>
        <w:top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2">
    <w:name w:val="xl1122"/>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3">
    <w:name w:val="xl1123"/>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28"/>
      <w:szCs w:val="28"/>
      <w:lang w:val="es-CO" w:eastAsia="es-CO"/>
    </w:rPr>
  </w:style>
  <w:style w:type="paragraph" w:customStyle="1" w:styleId="xl1124">
    <w:name w:val="xl1124"/>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color w:val="538DD5"/>
      <w:sz w:val="28"/>
      <w:szCs w:val="28"/>
      <w:lang w:val="es-CO" w:eastAsia="es-CO"/>
    </w:rPr>
  </w:style>
  <w:style w:type="paragraph" w:customStyle="1" w:styleId="xl1125">
    <w:name w:val="xl1125"/>
    <w:basedOn w:val="Normal"/>
    <w:rsid w:val="00F6030F"/>
    <w:pPr>
      <w:pBdr>
        <w:top w:val="single" w:sz="8" w:space="0" w:color="auto"/>
        <w:left w:val="single" w:sz="4" w:space="0" w:color="auto"/>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color w:val="auto"/>
      <w:sz w:val="20"/>
      <w:szCs w:val="20"/>
      <w:lang w:val="es-CO" w:eastAsia="es-CO"/>
    </w:rPr>
  </w:style>
  <w:style w:type="paragraph" w:customStyle="1" w:styleId="xl1126">
    <w:name w:val="xl1126"/>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7">
    <w:name w:val="xl1127"/>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28">
    <w:name w:val="xl1128"/>
    <w:basedOn w:val="Normal"/>
    <w:rsid w:val="00F6030F"/>
    <w:pPr>
      <w:pBdr>
        <w:top w:val="single" w:sz="4" w:space="0" w:color="auto"/>
        <w:left w:val="single" w:sz="4" w:space="0" w:color="auto"/>
        <w:bottom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32"/>
      <w:szCs w:val="32"/>
      <w:lang w:val="es-CO" w:eastAsia="es-CO"/>
    </w:rPr>
  </w:style>
  <w:style w:type="paragraph" w:customStyle="1" w:styleId="xl1129">
    <w:name w:val="xl1129"/>
    <w:basedOn w:val="Normal"/>
    <w:rsid w:val="00F6030F"/>
    <w:pPr>
      <w:pBdr>
        <w:top w:val="single" w:sz="4" w:space="0" w:color="auto"/>
        <w:bottom w:val="single" w:sz="4" w:space="0" w:color="auto"/>
        <w:right w:val="single" w:sz="4" w:space="0" w:color="auto"/>
      </w:pBd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32"/>
      <w:szCs w:val="32"/>
      <w:lang w:val="es-CO" w:eastAsia="es-CO"/>
    </w:rPr>
  </w:style>
  <w:style w:type="paragraph" w:customStyle="1" w:styleId="xl1130">
    <w:name w:val="xl1130"/>
    <w:basedOn w:val="Normal"/>
    <w:rsid w:val="00F6030F"/>
    <w:pPr>
      <w:pBdr>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31">
    <w:name w:val="xl1131"/>
    <w:basedOn w:val="Normal"/>
    <w:rsid w:val="00F6030F"/>
    <w:pPr>
      <w:pBdr>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 w:val="28"/>
      <w:szCs w:val="28"/>
      <w:lang w:val="es-CO" w:eastAsia="es-CO"/>
    </w:rPr>
  </w:style>
  <w:style w:type="paragraph" w:customStyle="1" w:styleId="xl1132">
    <w:name w:val="xl1132"/>
    <w:basedOn w:val="Normal"/>
    <w:rsid w:val="00F6030F"/>
    <w:pPr>
      <w:pBdr>
        <w:top w:val="single" w:sz="4" w:space="0" w:color="auto"/>
        <w:left w:val="single" w:sz="4" w:space="0" w:color="auto"/>
        <w:bottom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Cs w:val="24"/>
      <w:lang w:val="es-CO" w:eastAsia="es-CO"/>
    </w:rPr>
  </w:style>
  <w:style w:type="paragraph" w:customStyle="1" w:styleId="xl1133">
    <w:name w:val="xl1133"/>
    <w:basedOn w:val="Normal"/>
    <w:rsid w:val="00F6030F"/>
    <w:pPr>
      <w:pBdr>
        <w:top w:val="single" w:sz="4" w:space="0" w:color="auto"/>
        <w:bottom w:val="single" w:sz="4" w:space="0" w:color="auto"/>
        <w:right w:val="single" w:sz="4"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538DD5"/>
      <w:szCs w:val="24"/>
      <w:lang w:val="es-CO" w:eastAsia="es-CO"/>
    </w:rPr>
  </w:style>
  <w:style w:type="paragraph" w:customStyle="1" w:styleId="xl1134">
    <w:name w:val="xl1134"/>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FF0000"/>
      <w:sz w:val="36"/>
      <w:szCs w:val="36"/>
      <w:lang w:val="es-CO" w:eastAsia="es-CO"/>
    </w:rPr>
  </w:style>
  <w:style w:type="paragraph" w:customStyle="1" w:styleId="xl1135">
    <w:name w:val="xl1135"/>
    <w:basedOn w:val="Normal"/>
    <w:rsid w:val="00F6030F"/>
    <w:pPr>
      <w:spacing w:before="100" w:beforeAutospacing="1" w:after="100" w:afterAutospacing="1" w:line="240" w:lineRule="auto"/>
      <w:ind w:left="0" w:firstLine="0"/>
      <w:jc w:val="center"/>
      <w:textAlignment w:val="center"/>
    </w:pPr>
    <w:rPr>
      <w:rFonts w:ascii="Times New Roman" w:eastAsia="Times New Roman" w:hAnsi="Times New Roman" w:cs="Times New Roman"/>
      <w:color w:val="FF0000"/>
      <w:sz w:val="36"/>
      <w:szCs w:val="36"/>
      <w:lang w:val="es-CO" w:eastAsia="es-CO"/>
    </w:rPr>
  </w:style>
  <w:style w:type="paragraph" w:customStyle="1" w:styleId="xl1136">
    <w:name w:val="xl1136"/>
    <w:basedOn w:val="Normal"/>
    <w:rsid w:val="00F6030F"/>
    <w:pPr>
      <w:pBdr>
        <w:right w:val="single" w:sz="8" w:space="0" w:color="auto"/>
      </w:pBdr>
      <w:shd w:val="clear" w:color="000000" w:fill="FFFFFF"/>
      <w:spacing w:before="100" w:beforeAutospacing="1" w:after="100" w:afterAutospacing="1" w:line="240" w:lineRule="auto"/>
      <w:ind w:left="0" w:firstLine="0"/>
      <w:jc w:val="center"/>
      <w:textAlignment w:val="center"/>
    </w:pPr>
    <w:rPr>
      <w:rFonts w:ascii="Times New Roman" w:eastAsia="Times New Roman" w:hAnsi="Times New Roman" w:cs="Times New Roman"/>
      <w:b/>
      <w:bCs/>
      <w:color w:val="auto"/>
      <w:sz w:val="20"/>
      <w:szCs w:val="20"/>
      <w:lang w:val="es-CO" w:eastAsia="es-CO"/>
    </w:rPr>
  </w:style>
  <w:style w:type="paragraph" w:customStyle="1" w:styleId="Encabezadodelatabla">
    <w:name w:val="Encabezado de la tabla"/>
    <w:basedOn w:val="Contenidodelatabla"/>
    <w:rsid w:val="00F6030F"/>
    <w:pPr>
      <w:widowControl w:val="0"/>
      <w:spacing w:after="120"/>
      <w:jc w:val="center"/>
    </w:pPr>
    <w:rPr>
      <w:rFonts w:ascii="Times New Roman" w:eastAsia="Lucida Sans Unicode" w:hAnsi="Times New Roman" w:cs="Tahoma"/>
      <w:b/>
      <w:bCs/>
      <w:i/>
      <w:iCs/>
      <w:sz w:val="24"/>
      <w:lang w:val="es-ES_tradnl"/>
    </w:rPr>
  </w:style>
  <w:style w:type="paragraph" w:styleId="Ttulo">
    <w:name w:val="Title"/>
    <w:basedOn w:val="Normal"/>
    <w:link w:val="TtuloCar"/>
    <w:uiPriority w:val="10"/>
    <w:qFormat/>
    <w:rsid w:val="00F6030F"/>
    <w:pPr>
      <w:spacing w:after="0" w:line="240" w:lineRule="auto"/>
      <w:ind w:left="0" w:firstLine="0"/>
      <w:jc w:val="center"/>
    </w:pPr>
    <w:rPr>
      <w:rFonts w:ascii="Tahoma" w:eastAsia="Times New Roman" w:hAnsi="Tahoma" w:cs="Tahoma"/>
      <w:b/>
      <w:bCs/>
      <w:color w:val="auto"/>
      <w:sz w:val="32"/>
      <w:szCs w:val="24"/>
      <w:lang w:eastAsia="es-ES"/>
    </w:rPr>
  </w:style>
  <w:style w:type="character" w:customStyle="1" w:styleId="TtuloCar">
    <w:name w:val="Título Car"/>
    <w:basedOn w:val="Fuentedeprrafopredeter"/>
    <w:link w:val="Ttulo"/>
    <w:uiPriority w:val="10"/>
    <w:rsid w:val="00F6030F"/>
    <w:rPr>
      <w:rFonts w:ascii="Tahoma" w:eastAsia="Times New Roman" w:hAnsi="Tahoma" w:cs="Tahoma"/>
      <w:b/>
      <w:bCs/>
      <w:sz w:val="32"/>
      <w:szCs w:val="24"/>
      <w:lang w:val="es-ES_tradnl" w:eastAsia="es-ES"/>
    </w:rPr>
  </w:style>
  <w:style w:type="table" w:styleId="Cuadrculamedia3-nfasis5">
    <w:name w:val="Medium Grid 3 Accent 5"/>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Cuadrculamedia3-nfasis6">
    <w:name w:val="Medium Grid 3 Accent 6"/>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Cuadrculamedia3-nfasis4">
    <w:name w:val="Medium Grid 3 Accent 4"/>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Cuadrculamedia3-nfasis2">
    <w:name w:val="Medium Grid 3 Accent 2"/>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Cuadrculamedia3-nfasis3">
    <w:name w:val="Medium Grid 3 Accent 3"/>
    <w:basedOn w:val="Tablanormal"/>
    <w:uiPriority w:val="69"/>
    <w:rsid w:val="00F6030F"/>
    <w:pPr>
      <w:spacing w:after="0" w:line="240" w:lineRule="auto"/>
      <w:jc w:val="center"/>
    </w:pPr>
    <w:rPr>
      <w:rFonts w:ascii="Calibri" w:eastAsia="Calibri" w:hAnsi="Calibri" w:cs="Times New Roman"/>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paragraph" w:styleId="TDC3">
    <w:name w:val="toc 3"/>
    <w:basedOn w:val="Normal"/>
    <w:next w:val="Normal"/>
    <w:autoRedefine/>
    <w:uiPriority w:val="39"/>
    <w:unhideWhenUsed/>
    <w:qFormat/>
    <w:rsid w:val="00F6030F"/>
    <w:pPr>
      <w:spacing w:after="100" w:line="276" w:lineRule="auto"/>
      <w:ind w:left="440" w:firstLine="0"/>
    </w:pPr>
    <w:rPr>
      <w:rFonts w:ascii="Calibri" w:eastAsia="Times New Roman" w:hAnsi="Calibri" w:cs="Times New Roman"/>
      <w:color w:val="auto"/>
      <w:sz w:val="22"/>
      <w:lang w:val="es-ES"/>
    </w:rPr>
  </w:style>
  <w:style w:type="paragraph" w:styleId="Subttulo">
    <w:name w:val="Subtitle"/>
    <w:basedOn w:val="Normal"/>
    <w:next w:val="Normal"/>
    <w:link w:val="SubttuloCar"/>
    <w:uiPriority w:val="11"/>
    <w:qFormat/>
    <w:rsid w:val="00745365"/>
    <w:pPr>
      <w:numPr>
        <w:ilvl w:val="1"/>
      </w:numPr>
      <w:spacing w:after="160" w:line="259" w:lineRule="auto"/>
      <w:ind w:left="776" w:hanging="10"/>
    </w:pPr>
    <w:rPr>
      <w:rFonts w:asciiTheme="minorHAnsi" w:eastAsiaTheme="minorEastAsia" w:hAnsiTheme="minorHAnsi" w:cs="Times New Roman"/>
      <w:color w:val="5A5A5A" w:themeColor="text1" w:themeTint="A5"/>
      <w:spacing w:val="15"/>
      <w:sz w:val="22"/>
      <w:lang w:val="en-US"/>
    </w:rPr>
  </w:style>
  <w:style w:type="character" w:customStyle="1" w:styleId="SubttuloCar">
    <w:name w:val="Subtítulo Car"/>
    <w:basedOn w:val="Fuentedeprrafopredeter"/>
    <w:link w:val="Subttulo"/>
    <w:uiPriority w:val="11"/>
    <w:rsid w:val="00745365"/>
    <w:rPr>
      <w:rFonts w:cs="Times New Roman"/>
      <w:color w:val="5A5A5A" w:themeColor="text1" w:themeTint="A5"/>
      <w:spacing w:val="15"/>
    </w:rPr>
  </w:style>
  <w:style w:type="table" w:customStyle="1" w:styleId="Tablaconcuadrcula1">
    <w:name w:val="Tabla con cuadrícula1"/>
    <w:basedOn w:val="Tablanormal"/>
    <w:next w:val="Tablaconcuadrcula"/>
    <w:uiPriority w:val="39"/>
    <w:rsid w:val="00B7106E"/>
    <w:pPr>
      <w:spacing w:after="0" w:line="240" w:lineRule="auto"/>
    </w:pPr>
    <w:rPr>
      <w:rFonts w:eastAsia="Calibri"/>
      <w:lang w:val="es-CO"/>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tulodeTDC">
    <w:name w:val="TOC Heading"/>
    <w:basedOn w:val="Ttulo1"/>
    <w:next w:val="Normal"/>
    <w:uiPriority w:val="39"/>
    <w:unhideWhenUsed/>
    <w:qFormat/>
    <w:rsid w:val="00E50720"/>
    <w:pPr>
      <w:spacing w:before="240"/>
      <w:ind w:left="0" w:firstLine="0"/>
      <w:outlineLvl w:val="9"/>
    </w:pPr>
    <w:rPr>
      <w:rFonts w:asciiTheme="majorHAnsi" w:eastAsiaTheme="majorEastAsia" w:hAnsiTheme="majorHAnsi" w:cstheme="majorBidi"/>
      <w:b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jpeg"/><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34" Type="http://schemas.openxmlformats.org/officeDocument/2006/relationships/hyperlink" Target="http://www.cca.org.mx/dds/cursos/cep21/modulo_1/main0_35.htm" TargetMode="External"/><Relationship Id="rId42"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google.com.co/url?sa=i&amp;rct=j&amp;q=&amp;esrc=s&amp;frm=1&amp;source=images&amp;cd=&amp;cad=rja&amp;uact=8&amp;docid=7SmaYt-3jEwlsM&amp;tbnid=nMWd1kMQbU8uTM:&amp;ved=0CAcQjRw&amp;url=http://commons.wikimedia.org/wiki/File:Colombia_-_Nari%C3%B1o_-_Cumbitara.svg&amp;ei=1JE4VPPCB9CXgwSJn4Fw&amp;bvm=bv.77161500,d.eXY&amp;psig=AFQjCNGSMOwEFwLTufBr8UtZpxtcc5xFcw&amp;ust=1413079730560660" TargetMode="External"/><Relationship Id="rId17" Type="http://schemas.openxmlformats.org/officeDocument/2006/relationships/hyperlink" Target="http://www.cumbitara-nari&#241;o.gov.co" TargetMode="External"/><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jpe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footer" Target="footer1.xml"/><Relationship Id="rId40" Type="http://schemas.openxmlformats.org/officeDocument/2006/relationships/footer" Target="footer3.xml"/><Relationship Id="rId5" Type="http://schemas.microsoft.com/office/2007/relationships/stylesWithEffects" Target="stylesWithEffects.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image" Target="media/image7.jpe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wikipedia.org" TargetMode="External"/><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Recuadro">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Los integrantes de la Comunidad Educativa del IEM SIDON del Municipio de Cumbitara – Departamento de Narño, expresamos en el presente documento nuestro compromiso e identificación con el desarrollo educativo de la región mediante la excelencia en la prestación de los servicios profesionales y pedagógicos. El actual contexto social regional, nacional y mundial nos compromete a formar personas íntegras capaces de aportar valores de paz y progreso y a elevar la calidad de los servicios educativos que presta nuestra institución.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A4B6552-77A4-40DF-B9C4-A40776F3FC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556</TotalTime>
  <Pages>1</Pages>
  <Words>60850</Words>
  <Characters>334677</Characters>
  <Application>Microsoft Office Word</Application>
  <DocSecurity>0</DocSecurity>
  <Lines>2788</Lines>
  <Paragraphs>789</Paragraphs>
  <ScaleCrop>false</ScaleCrop>
  <HeadingPairs>
    <vt:vector size="2" baseType="variant">
      <vt:variant>
        <vt:lpstr>Título</vt:lpstr>
      </vt:variant>
      <vt:variant>
        <vt:i4>1</vt:i4>
      </vt:variant>
    </vt:vector>
  </HeadingPairs>
  <TitlesOfParts>
    <vt:vector size="1" baseType="lpstr">
      <vt:lpstr>PROYECTO EDUCATIVO INSTITUCIONAL IEM SIDON</vt:lpstr>
    </vt:vector>
  </TitlesOfParts>
  <Company/>
  <LinksUpToDate>false</LinksUpToDate>
  <CharactersWithSpaces>394738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EDUCATIVO INSTITUCIONAL IEM SIDON</dc:title>
  <dc:subject>“Educación Paz y Progreso, un compromiso de todos”</dc:subject>
  <dc:creator>Documentos</dc:creator>
  <cp:keywords/>
  <cp:lastModifiedBy>lrbr8</cp:lastModifiedBy>
  <cp:revision>45</cp:revision>
  <cp:lastPrinted>2020-01-10T12:59:00Z</cp:lastPrinted>
  <dcterms:created xsi:type="dcterms:W3CDTF">2020-01-10T14:57:00Z</dcterms:created>
  <dcterms:modified xsi:type="dcterms:W3CDTF">2021-10-25T22:55:00Z</dcterms:modified>
</cp:coreProperties>
</file>